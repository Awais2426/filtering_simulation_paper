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8299C" w:rsidRPr="00330D6B" w:rsidRDefault="00000000">
      <w:pPr>
        <w:spacing w:before="0" w:after="0"/>
        <w:ind w:firstLine="0"/>
        <w:rPr>
          <w:rFonts w:ascii="Arial" w:hAnsi="Arial" w:cs="Arial"/>
          <w:b/>
        </w:rPr>
      </w:pPr>
      <w:sdt>
        <w:sdtPr>
          <w:rPr>
            <w:rFonts w:ascii="Arial" w:hAnsi="Arial" w:cs="Arial"/>
          </w:rPr>
          <w:tag w:val="goog_rdk_0"/>
          <w:id w:val="-67494214"/>
        </w:sdtPr>
        <w:sdtContent/>
      </w:sdt>
      <w:sdt>
        <w:sdtPr>
          <w:rPr>
            <w:rFonts w:ascii="Arial" w:hAnsi="Arial" w:cs="Arial"/>
          </w:rPr>
          <w:tag w:val="goog_rdk_1"/>
          <w:id w:val="423232230"/>
        </w:sdtPr>
        <w:sdtContent/>
      </w:sdt>
      <w:r w:rsidRPr="00330D6B">
        <w:rPr>
          <w:rFonts w:ascii="Arial" w:hAnsi="Arial" w:cs="Arial"/>
          <w:b/>
        </w:rPr>
        <w:t xml:space="preserve">Next-generation data </w:t>
      </w:r>
      <w:sdt>
        <w:sdtPr>
          <w:rPr>
            <w:rFonts w:ascii="Arial" w:hAnsi="Arial" w:cs="Arial"/>
          </w:rPr>
          <w:tag w:val="goog_rdk_2"/>
          <w:id w:val="-784033845"/>
        </w:sdtPr>
        <w:sdtContent/>
      </w:sdt>
      <w:r w:rsidRPr="00330D6B">
        <w:rPr>
          <w:rFonts w:ascii="Arial" w:hAnsi="Arial" w:cs="Arial"/>
          <w:b/>
        </w:rPr>
        <w:t xml:space="preserve">filtering in the genomics </w:t>
      </w:r>
      <w:sdt>
        <w:sdtPr>
          <w:rPr>
            <w:rFonts w:ascii="Arial" w:hAnsi="Arial" w:cs="Arial"/>
          </w:rPr>
          <w:tag w:val="goog_rdk_3"/>
          <w:id w:val="-128790043"/>
        </w:sdtPr>
        <w:sdtContent/>
      </w:sdt>
      <w:sdt>
        <w:sdtPr>
          <w:rPr>
            <w:rFonts w:ascii="Arial" w:hAnsi="Arial" w:cs="Arial"/>
          </w:rPr>
          <w:tag w:val="goog_rdk_4"/>
          <w:id w:val="-1478371777"/>
        </w:sdtPr>
        <w:sdtContent/>
      </w:sdt>
      <w:r w:rsidRPr="00330D6B">
        <w:rPr>
          <w:rFonts w:ascii="Arial" w:hAnsi="Arial" w:cs="Arial"/>
          <w:b/>
        </w:rPr>
        <w:t>era</w:t>
      </w:r>
    </w:p>
    <w:p w14:paraId="00000002" w14:textId="77777777" w:rsidR="0088299C" w:rsidRPr="00330D6B" w:rsidRDefault="00000000">
      <w:pPr>
        <w:spacing w:before="0" w:after="0"/>
        <w:ind w:firstLine="0"/>
        <w:rPr>
          <w:rFonts w:ascii="Arial" w:hAnsi="Arial" w:cs="Arial"/>
          <w:vertAlign w:val="superscript"/>
        </w:rPr>
      </w:pPr>
      <w:r w:rsidRPr="00330D6B">
        <w:rPr>
          <w:rFonts w:ascii="Arial" w:hAnsi="Arial" w:cs="Arial"/>
        </w:rPr>
        <w:t>William Hemstrom</w:t>
      </w:r>
      <w:r w:rsidRPr="00330D6B">
        <w:rPr>
          <w:rFonts w:ascii="Arial" w:hAnsi="Arial" w:cs="Arial"/>
          <w:vertAlign w:val="superscript"/>
        </w:rPr>
        <w:t>1,4†</w:t>
      </w:r>
      <w:r w:rsidRPr="00330D6B">
        <w:rPr>
          <w:rFonts w:ascii="Arial" w:hAnsi="Arial" w:cs="Arial"/>
        </w:rPr>
        <w:t>, Jared Grummer</w:t>
      </w:r>
      <w:r w:rsidRPr="00330D6B">
        <w:rPr>
          <w:rFonts w:ascii="Arial" w:hAnsi="Arial" w:cs="Arial"/>
          <w:vertAlign w:val="superscript"/>
        </w:rPr>
        <w:t>2,4</w:t>
      </w:r>
      <w:r w:rsidRPr="00330D6B">
        <w:rPr>
          <w:rFonts w:ascii="Arial" w:hAnsi="Arial" w:cs="Arial"/>
        </w:rPr>
        <w:t>, Gordon Luikart</w:t>
      </w:r>
      <w:r w:rsidRPr="00330D6B">
        <w:rPr>
          <w:rFonts w:ascii="Arial" w:hAnsi="Arial" w:cs="Arial"/>
          <w:vertAlign w:val="superscript"/>
        </w:rPr>
        <w:t>2</w:t>
      </w:r>
      <w:r w:rsidRPr="00330D6B">
        <w:rPr>
          <w:rFonts w:ascii="Arial" w:hAnsi="Arial" w:cs="Arial"/>
        </w:rPr>
        <w:t>, Mark Christie</w:t>
      </w:r>
      <w:r w:rsidRPr="00330D6B">
        <w:rPr>
          <w:rFonts w:ascii="Arial" w:hAnsi="Arial" w:cs="Arial"/>
          <w:vertAlign w:val="superscript"/>
        </w:rPr>
        <w:t>1,3</w:t>
      </w:r>
    </w:p>
    <w:p w14:paraId="00000003" w14:textId="77777777" w:rsidR="0088299C" w:rsidRPr="00330D6B" w:rsidRDefault="0088299C">
      <w:pPr>
        <w:spacing w:before="0" w:after="0"/>
        <w:ind w:firstLine="0"/>
        <w:rPr>
          <w:rFonts w:ascii="Arial" w:hAnsi="Arial" w:cs="Arial"/>
        </w:rPr>
      </w:pPr>
    </w:p>
    <w:p w14:paraId="00000004" w14:textId="77777777" w:rsidR="0088299C" w:rsidRPr="00330D6B" w:rsidRDefault="00000000">
      <w:pPr>
        <w:spacing w:before="0" w:after="0"/>
        <w:ind w:firstLine="0"/>
        <w:rPr>
          <w:rFonts w:ascii="Arial" w:hAnsi="Arial" w:cs="Arial"/>
        </w:rPr>
      </w:pPr>
      <w:r w:rsidRPr="00330D6B">
        <w:rPr>
          <w:rFonts w:ascii="Arial" w:hAnsi="Arial" w:cs="Arial"/>
          <w:b/>
          <w:vertAlign w:val="superscript"/>
        </w:rPr>
        <w:t>1</w:t>
      </w:r>
      <w:r w:rsidRPr="00330D6B">
        <w:rPr>
          <w:rFonts w:ascii="Arial" w:hAnsi="Arial" w:cs="Arial"/>
        </w:rPr>
        <w:t>Department of Biological Sciences, Purdue University; 915 W. State St., West Lafayette, IN, USA</w:t>
      </w:r>
    </w:p>
    <w:p w14:paraId="00000005" w14:textId="77777777" w:rsidR="0088299C" w:rsidRPr="00330D6B" w:rsidRDefault="00000000">
      <w:pPr>
        <w:spacing w:before="0" w:after="0"/>
        <w:ind w:firstLine="0"/>
        <w:rPr>
          <w:rFonts w:ascii="Arial" w:hAnsi="Arial" w:cs="Arial"/>
        </w:rPr>
      </w:pPr>
      <w:r w:rsidRPr="00330D6B">
        <w:rPr>
          <w:rFonts w:ascii="Arial" w:hAnsi="Arial" w:cs="Arial"/>
          <w:b/>
          <w:vertAlign w:val="superscript"/>
        </w:rPr>
        <w:t>2</w:t>
      </w:r>
      <w:r w:rsidRPr="00330D6B">
        <w:rPr>
          <w:rFonts w:ascii="Arial" w:hAnsi="Arial" w:cs="Arial"/>
        </w:rPr>
        <w:t>Flathead Lake Biological Station, Wildlife Biology Program and Division of Biological Sciences, University of Montana, Missoula, MT, USA</w:t>
      </w:r>
    </w:p>
    <w:p w14:paraId="00000006" w14:textId="77777777" w:rsidR="0088299C" w:rsidRPr="00330D6B" w:rsidRDefault="00000000">
      <w:pPr>
        <w:spacing w:before="0" w:after="0"/>
        <w:ind w:firstLine="0"/>
        <w:rPr>
          <w:rFonts w:ascii="Arial" w:hAnsi="Arial" w:cs="Arial"/>
        </w:rPr>
      </w:pPr>
      <w:r w:rsidRPr="00330D6B">
        <w:rPr>
          <w:rFonts w:ascii="Arial" w:hAnsi="Arial" w:cs="Arial"/>
          <w:b/>
          <w:vertAlign w:val="superscript"/>
        </w:rPr>
        <w:t>3</w:t>
      </w:r>
      <w:r w:rsidRPr="00330D6B">
        <w:rPr>
          <w:rFonts w:ascii="Arial" w:hAnsi="Arial" w:cs="Arial"/>
        </w:rPr>
        <w:t>Department of Forestry and Natural Resources, Purdue University; 715 W. State St., West Lafayette, IN, USA</w:t>
      </w:r>
    </w:p>
    <w:p w14:paraId="00000007" w14:textId="77777777" w:rsidR="0088299C" w:rsidRPr="00330D6B" w:rsidRDefault="00000000">
      <w:pPr>
        <w:spacing w:before="0" w:after="0"/>
        <w:ind w:firstLine="0"/>
        <w:rPr>
          <w:rFonts w:ascii="Arial" w:hAnsi="Arial" w:cs="Arial"/>
        </w:rPr>
      </w:pPr>
      <w:r w:rsidRPr="00330D6B">
        <w:rPr>
          <w:rFonts w:ascii="Arial" w:hAnsi="Arial" w:cs="Arial"/>
          <w:vertAlign w:val="superscript"/>
        </w:rPr>
        <w:t>4</w:t>
      </w:r>
      <w:r w:rsidRPr="00330D6B">
        <w:rPr>
          <w:rFonts w:ascii="Arial" w:hAnsi="Arial" w:cs="Arial"/>
        </w:rPr>
        <w:t>These authors contributed equally to this work: William Hemstrom, Jared Grummer</w:t>
      </w:r>
    </w:p>
    <w:p w14:paraId="00000008" w14:textId="77777777" w:rsidR="0088299C" w:rsidRPr="00330D6B" w:rsidRDefault="00000000">
      <w:pPr>
        <w:spacing w:before="0" w:after="0"/>
        <w:ind w:firstLine="0"/>
        <w:rPr>
          <w:rFonts w:ascii="Arial" w:hAnsi="Arial" w:cs="Arial"/>
          <w:b/>
        </w:rPr>
      </w:pPr>
      <w:r w:rsidRPr="00330D6B">
        <w:rPr>
          <w:rFonts w:ascii="Arial" w:hAnsi="Arial" w:cs="Arial"/>
          <w:vertAlign w:val="superscript"/>
        </w:rPr>
        <w:t>†</w:t>
      </w:r>
      <w:r w:rsidRPr="00330D6B">
        <w:rPr>
          <w:rFonts w:ascii="Arial" w:hAnsi="Arial" w:cs="Arial"/>
        </w:rPr>
        <w:t xml:space="preserve">e-mail: </w:t>
      </w:r>
      <w:hyperlink r:id="rId8">
        <w:r w:rsidRPr="00330D6B">
          <w:rPr>
            <w:rFonts w:ascii="Arial" w:hAnsi="Arial" w:cs="Arial"/>
            <w:color w:val="0000FF"/>
            <w:u w:val="single"/>
          </w:rPr>
          <w:t>whemstro@purdue.edu</w:t>
        </w:r>
      </w:hyperlink>
      <w:r w:rsidRPr="00330D6B">
        <w:rPr>
          <w:rFonts w:ascii="Arial" w:hAnsi="Arial" w:cs="Arial"/>
        </w:rPr>
        <w:br w:type="page"/>
      </w:r>
    </w:p>
    <w:p w14:paraId="00000009" w14:textId="77777777" w:rsidR="0088299C" w:rsidRPr="00330D6B" w:rsidRDefault="00000000">
      <w:pPr>
        <w:spacing w:before="0" w:after="0"/>
        <w:ind w:firstLine="0"/>
        <w:rPr>
          <w:rFonts w:ascii="Arial" w:hAnsi="Arial" w:cs="Arial"/>
        </w:rPr>
      </w:pPr>
      <w:sdt>
        <w:sdtPr>
          <w:rPr>
            <w:rFonts w:ascii="Arial" w:hAnsi="Arial" w:cs="Arial"/>
          </w:rPr>
          <w:tag w:val="goog_rdk_5"/>
          <w:id w:val="-1857257563"/>
        </w:sdtPr>
        <w:sdtContent/>
      </w:sdt>
      <w:r w:rsidRPr="00330D6B">
        <w:rPr>
          <w:rFonts w:ascii="Arial" w:hAnsi="Arial" w:cs="Arial"/>
          <w:b/>
        </w:rPr>
        <w:t>Abstract</w:t>
      </w:r>
    </w:p>
    <w:p w14:paraId="0000000A" w14:textId="77777777" w:rsidR="0088299C" w:rsidRPr="00330D6B" w:rsidRDefault="00000000">
      <w:pPr>
        <w:spacing w:before="0" w:after="0"/>
        <w:ind w:firstLine="0"/>
        <w:rPr>
          <w:rFonts w:ascii="Arial" w:hAnsi="Arial" w:cs="Arial"/>
          <w:b/>
        </w:rPr>
      </w:pPr>
      <w:r w:rsidRPr="00330D6B">
        <w:rPr>
          <w:rFonts w:ascii="Arial" w:hAnsi="Arial" w:cs="Arial"/>
        </w:rPr>
        <w:t xml:space="preserve">Genomic data are now ubiquitous in studies across disciplines including human health, agriculture, biodiversity, molecular ecology, and evolutionary biology. A key step in genomic data analysis is filtering: the intentional removal of bases, reads, individuals and/or genetic variants from a genomic dataset with the explicit goal of improving data quality for downstream analyses. Researchers are confronted with a multitude of choices when filtering genomic data; they must choose which of many filters to apply and select appropriate thresholds at which to apply them. Here, we review commonly applied filter types and thresholds, including minor allele frequency, missing data per individual or per locus, linkage disequilibrium, and Hardy–Weinberg deviations. </w:t>
      </w:r>
      <w:r w:rsidRPr="00330D6B">
        <w:rPr>
          <w:rFonts w:ascii="Arial" w:hAnsi="Arial" w:cs="Arial"/>
          <w:color w:val="0000FF"/>
        </w:rPr>
        <w:t>We use simulated and empirical datasets</w:t>
      </w:r>
      <w:r w:rsidRPr="00330D6B">
        <w:rPr>
          <w:rFonts w:ascii="Arial" w:hAnsi="Arial" w:cs="Arial"/>
        </w:rPr>
        <w:t xml:space="preserve"> to illustrate </w:t>
      </w:r>
      <w:r w:rsidRPr="00330D6B">
        <w:rPr>
          <w:rFonts w:ascii="Arial" w:hAnsi="Arial" w:cs="Arial"/>
          <w:color w:val="0000FF"/>
        </w:rPr>
        <w:t>the</w:t>
      </w:r>
      <w:r w:rsidRPr="00330D6B">
        <w:rPr>
          <w:rFonts w:ascii="Arial" w:hAnsi="Arial" w:cs="Arial"/>
        </w:rPr>
        <w:t xml:space="preserve"> large effects of </w:t>
      </w:r>
      <w:r w:rsidRPr="00330D6B">
        <w:rPr>
          <w:rFonts w:ascii="Arial" w:hAnsi="Arial" w:cs="Arial"/>
          <w:color w:val="0000FF"/>
        </w:rPr>
        <w:t>these</w:t>
      </w:r>
      <w:r w:rsidRPr="00330D6B">
        <w:rPr>
          <w:rFonts w:ascii="Arial" w:hAnsi="Arial" w:cs="Arial"/>
        </w:rPr>
        <w:t xml:space="preserve"> filtering thresholds on statistics such as Tajima’s D, </w:t>
      </w:r>
      <w:r w:rsidRPr="00330D6B">
        <w:rPr>
          <w:rFonts w:ascii="Arial" w:hAnsi="Arial" w:cs="Arial"/>
          <w:i/>
        </w:rPr>
        <w:t>F</w:t>
      </w:r>
      <w:r w:rsidRPr="00330D6B">
        <w:rPr>
          <w:rFonts w:ascii="Arial" w:hAnsi="Arial" w:cs="Arial"/>
          <w:i/>
          <w:vertAlign w:val="subscript"/>
        </w:rPr>
        <w:t>ST</w:t>
      </w:r>
      <w:r w:rsidRPr="00330D6B">
        <w:rPr>
          <w:rFonts w:ascii="Arial" w:hAnsi="Arial" w:cs="Arial"/>
        </w:rPr>
        <w:t>, and effective population size (</w:t>
      </w:r>
      <w:r w:rsidRPr="00330D6B">
        <w:rPr>
          <w:rFonts w:ascii="Arial" w:hAnsi="Arial" w:cs="Arial"/>
          <w:i/>
        </w:rPr>
        <w:t>N</w:t>
      </w:r>
      <w:r w:rsidRPr="00330D6B">
        <w:rPr>
          <w:rFonts w:ascii="Arial" w:hAnsi="Arial" w:cs="Arial"/>
          <w:vertAlign w:val="subscript"/>
        </w:rPr>
        <w:t>e</w:t>
      </w:r>
      <w:r w:rsidRPr="00330D6B">
        <w:rPr>
          <w:rFonts w:ascii="Arial" w:hAnsi="Arial" w:cs="Arial"/>
        </w:rPr>
        <w:t xml:space="preserve">). </w:t>
      </w:r>
      <w:r w:rsidRPr="00330D6B">
        <w:rPr>
          <w:rFonts w:ascii="Arial" w:hAnsi="Arial" w:cs="Arial"/>
          <w:color w:val="0000FF"/>
        </w:rPr>
        <w:t>Varying filtering thresholds creates similar trajectories in parameter estimates across datasets, however, their scale and rates of change are highly variable. Thus, we emphasise that there is no single best strategy for filtering all genomic datasets</w:t>
      </w:r>
      <w:r w:rsidRPr="00330D6B">
        <w:rPr>
          <w:rFonts w:ascii="Arial" w:hAnsi="Arial" w:cs="Arial"/>
        </w:rPr>
        <w:t xml:space="preserve">. To help usher in the next generation of data filtering, we propose best-practice principles for investigators to apply when analysing genomic data and </w:t>
      </w:r>
      <w:r w:rsidRPr="00330D6B">
        <w:rPr>
          <w:rFonts w:ascii="Arial" w:hAnsi="Arial" w:cs="Arial"/>
          <w:color w:val="0000FF"/>
        </w:rPr>
        <w:t>provide</w:t>
      </w:r>
      <w:r w:rsidRPr="00330D6B">
        <w:rPr>
          <w:rFonts w:ascii="Arial" w:hAnsi="Arial" w:cs="Arial"/>
        </w:rPr>
        <w:t xml:space="preserve"> recommendations for</w:t>
      </w:r>
      <w:r w:rsidRPr="00330D6B">
        <w:rPr>
          <w:rFonts w:ascii="Arial" w:hAnsi="Arial" w:cs="Arial"/>
          <w:color w:val="0000FF"/>
        </w:rPr>
        <w:t xml:space="preserve"> improving the implementation, reproducibility, and reporting standards</w:t>
      </w:r>
      <w:r w:rsidRPr="00330D6B">
        <w:rPr>
          <w:rFonts w:ascii="Arial" w:hAnsi="Arial" w:cs="Arial"/>
        </w:rPr>
        <w:t xml:space="preserve"> </w:t>
      </w:r>
      <w:r w:rsidRPr="00330D6B">
        <w:rPr>
          <w:rFonts w:ascii="Arial" w:hAnsi="Arial" w:cs="Arial"/>
          <w:color w:val="0000FF"/>
        </w:rPr>
        <w:t>for</w:t>
      </w:r>
      <w:r w:rsidRPr="00330D6B">
        <w:rPr>
          <w:rFonts w:ascii="Arial" w:hAnsi="Arial" w:cs="Arial"/>
        </w:rPr>
        <w:t xml:space="preserve"> filtering approaches.</w:t>
      </w:r>
      <w:r w:rsidRPr="00330D6B">
        <w:rPr>
          <w:rFonts w:ascii="Arial" w:hAnsi="Arial" w:cs="Arial"/>
        </w:rPr>
        <w:br w:type="page"/>
      </w:r>
    </w:p>
    <w:p w14:paraId="0000000B" w14:textId="0CBEB047" w:rsidR="0088299C" w:rsidRPr="00330D6B" w:rsidRDefault="00330D6B">
      <w:pPr>
        <w:spacing w:before="0" w:after="0"/>
        <w:ind w:firstLine="0"/>
        <w:rPr>
          <w:rFonts w:ascii="Arial" w:hAnsi="Arial" w:cs="Arial"/>
          <w:b/>
        </w:rPr>
      </w:pPr>
      <w:r>
        <w:rPr>
          <w:rFonts w:ascii="Arial" w:hAnsi="Arial" w:cs="Arial"/>
          <w:b/>
        </w:rPr>
        <w:lastRenderedPageBreak/>
        <w:t xml:space="preserve">[H1] </w:t>
      </w:r>
      <w:r w:rsidRPr="00330D6B">
        <w:rPr>
          <w:rFonts w:ascii="Arial" w:hAnsi="Arial" w:cs="Arial"/>
          <w:b/>
        </w:rPr>
        <w:t>Introduction</w:t>
      </w:r>
    </w:p>
    <w:p w14:paraId="0000000C" w14:textId="41E8C041" w:rsidR="0088299C" w:rsidRPr="00330D6B" w:rsidRDefault="00000000" w:rsidP="00330D6B">
      <w:pPr>
        <w:spacing w:before="0" w:after="0"/>
        <w:rPr>
          <w:rFonts w:ascii="Arial" w:hAnsi="Arial" w:cs="Arial"/>
        </w:rPr>
      </w:pPr>
      <w:r w:rsidRPr="00330D6B">
        <w:rPr>
          <w:rFonts w:ascii="Arial" w:hAnsi="Arial" w:cs="Arial"/>
        </w:rPr>
        <w:t>Recent and rapid advances in both short- and long-read sequencing technologies (</w:t>
      </w:r>
      <w:r w:rsidRPr="00330D6B">
        <w:rPr>
          <w:rFonts w:ascii="Arial" w:hAnsi="Arial" w:cs="Arial"/>
          <w:i/>
        </w:rPr>
        <w:t>e.g.</w:t>
      </w:r>
      <w:r w:rsidRPr="00330D6B">
        <w:rPr>
          <w:rFonts w:ascii="Arial" w:hAnsi="Arial" w:cs="Arial"/>
        </w:rPr>
        <w:t>, Illumina and PacBio) have resulted in the proliferation of large genomic datasets</w:t>
      </w:r>
      <w:r w:rsidR="00D67CF9" w:rsidRPr="00330D6B">
        <w:rPr>
          <w:rFonts w:ascii="Arial" w:hAnsi="Arial" w:cs="Arial"/>
        </w:rPr>
        <w:fldChar w:fldCharType="begin"/>
      </w:r>
      <w:r w:rsidR="00D67CF9" w:rsidRPr="00330D6B">
        <w:rPr>
          <w:rFonts w:ascii="Arial" w:hAnsi="Arial" w:cs="Arial"/>
        </w:rPr>
        <w:instrText xml:space="preserve"> ADDIN ZOTERO_ITEM CSL_CITATION {"citationID":"58IMMxUF","properties":{"formattedCitation":"\\super 1\\uc0\\u8211{}4\\nosupersub{}","plainCitation":"1–4","noteIndex":0},"citationItems":[{"id":5635,"uris":["http://zotero.org/users/10196124/items/6MI4DI55"],"itemData":{"id":5635,"type":"article-journal","abstract":"We will soon have complete genome sequences from thousands of species. This coming explosion of information will transform our understanding of the amount, distribution and functional significance of genetic variation in natural populations.We identify those problems in conservation biology in which genomics will be most valuable in providing new insights and understanding. We also provide guidelines as to which new genomics approaches will be most appropriate for the different problems in conservation that can benefit from genetic analysis.The most straightforward contribution of genomics to conservation will be to enormously increase the precision and accuracy of estimation of crucial parameters that require neutral loci (for example, effective population size and migration rate).Genomic approaches can address important questions about the molecular basis and genetic architecture of inbreeding depression. Recent work indicates that the intensity of inbreeding depression can differ greatly depending on which specific individuals are founders. This suggests that the genetic load is unevenly spread among founder genomes and supports the notion that inbreeding depression sometimes results from major effects at a few loci.Anthropogenic challenges affect a wide range of species and habitats. Genomic approaches will allow the identification of adaptive genetic variation related to key traits for the response to climate change, such as phenology or drought tolerance, so that management may focus on maintaining adaptive genetic potential. The use of genomics to monitor genetic change caused by the harvesting of animals by humans could be extremely important because early detection of potentially harmful genetic change will maximize our ability to implement management to limit or reverse the effects before substantial or irreversible changes occur.Genomics provides exciting opportunities to assess differential rates of introgression across different genomic regions following hybridization between native and introduced species. The differential introgression rates of genomic regions raise some difficult issues with regards to treating hybridized populations in conservation and bring into question the efficacy of using a few (that is, ten or so) neutral markers to detect hybridization.Genomic tools will assist the management of ex situ populations and reintroductions by providing increased precision and accuracy of estimates of neutral population genetic parameters and by identifying specific loci of importance, which are essential for selecting select founder individuals.There is increasing evidence that epigenetic processes can be important following hybridization. Therefore, an epigenetics perspective might be important for understanding the effects of hybridization and predicting outbreeding depression.Improved basic scientific understanding through genomics will not necessarily lead to improved conservation. For example, understanding the relationship between genetic variation and fitness itself will not be sufficient to improve our estimates of population viability. Understanding the connections between individual fitness and population growth rates is perhaps the most important and difficult future challenge facing conservation genetics.","container-title":"Nature Reviews Genetics","DOI":"10.1038/nrg2844","ISSN":"1471-0064","issue":"10","journalAbbreviation":"Nature Reviews Genetics","page":"697-709","title":"Genomics and the future of conservation genetics","volume":"11","author":[{"family":"Allendorf","given":"Fred W."},{"family":"Hohenlohe","given":"Paul A."},{"family":"Luikart","given":"Gordon"}],"issued":{"date-parts":[["2010",10,1]]},"citation-key":"allendorfGenomicsFutureConservation2010"}},{"id":5411,"uris":["http://zotero.org/users/10196124/items/WJZTRBDX"],"itemData":{"id":5411,"type":"article-journal","abstract":"Although next-generation sequencing (NGS) technology revolutionized sequencing, offering a tremendous sequencing capacity with groundbreaking depth and accuracy, it continues to demonstrate serious limitations. In the early 2010s, the introduction of a novel set of sequencing methodologies, presented by two platforms, Pacific Biosciences (PacBio) and Oxford Nanopore Sequencing (ONT), gave birth to third-generation sequencing (TGS). The innovative long-read technologies turn genome sequencing into an ease-of-handle procedure by greatly reducing the average time of library construction workflows and simplifying the process of de novo genome assembly due to the generation of long reads. Long sequencing reads produced by both TGS methodologies have already facilitated the decipherment of transcriptional profiling since they enable the identification of full-length transcripts without the need for assembly or the use of sophisticated bioinformatics tools. Long-read technologies have also provided new insights into the field of epitranscriptomics, by allowing the direct detection of RNA modifications on native RNA molecules. This review highlights the advantageous features of the newly introduced TGS technologies, discusses their limitations and provides an in-depth comparison regarding their scientific background and available protocols as well as their potential utility in research and clinical applications.","container-title":"Life","DOI":"10.3390/life12010030","ISSN":"2075-1729","issue":"1","title":"Third-Generation Sequencing: The Spearhead towards the Radical Transformation of Modern Genomics","volume":"12","author":[{"family":"Athanasopoulou","given":"Konstantina"},{"family":"Boti","given":"Michaela A."},{"family":"Adamopoulos","given":"Panagiotis G."},{"family":"Skourou","given":"Paraskevi C."},{"family":"Scorilas","given":"Andreas"}],"issued":{"date-parts":[["2022"]]},"citation-key":"athanasopoulouThirdGenerationSequencingSpearhead2022"}},{"id":5410,"uris":["http://zotero.org/users/10196124/items/LN5PL3XD"],"itemData":{"id":5410,"type":"article-journal","abstract":"Conservation science and environmental regulation are sibling constructs of the latter half of the 20th century, part of a more general awakening to humanity’s effect on the natural world in the wake of 2 world wars. Efforts to understand the evolution of biodiversity using the models of population genetics and the data derived from DNA sequencing, paired with legal and political mandates to protect biodiversity through novel laws, regulations, and conventions arose concurrently. The extremely rapid rate of development of new molecular tools to document and compare genetic identities, and the global goal of prioritizing species and habitats for protection are separate enterprises that have benefited from each other, ultimately leading to improved outcomes for each. In this article, we explore how the California Conservation Genomics Project has, and should, contribute to ongoing and future conservation implementation, and how it serves as a model for other geopolitical regions and taxon-oriented conservation efforts. One of our primary conclusions is that conservation genomics can now be applied, at scale, to inform decision-makers and identify regions and their contained species that are most resilient, and most in need of conservation interventions.","container-title":"Journal of Heredity","DOI":"10.1093/jhered/esac046","ISSN":"1465-7333","issue":"6","journalAbbreviation":"Journal of Heredity","page":"589-596","title":"Seizing the moment: The opportunity and relevance of the California Conservation Genomics Project to state and federal conservation policy","volume":"113","author":[{"family":"Fiedler","given":"Peggy L"},{"family":"Erickson","given":"Bjorn"},{"family":"Esgro","given":"Michael"},{"family":"Gold","given":"Mark"},{"family":"Hull","given":"Joshua M"},{"family":"Norris","given":"Jennifer M"},{"family":"Shapiro","given":"Beth"},{"family":"Westphal","given":"Michael"},{"family":"Toffelmier","given":"Erin"},{"family":"Shaffer","given":"H Bradley"}],"issued":{"date-parts":[["2022",12,1]]},"citation-key":"fiedlerSeizingMomentOpportunity2022"}},{"id":5412,"uris":["http://zotero.org/users/10196124/items/U44CLKYC"],"itemData":{"id":5412,"type":"article-journal","abstract":"Since the days of Sanger sequencing, next-generation sequencing technologies have significantly evolved to provide increased data output, efficiencies, and applications. These next generations of technologies can be categorized based on read length. This review provides an overview of these technologies as two paradigms: short-read, or “second-generation,” technologies, and long-read, or “third-generation,” technologies. Herein, short-read sequencing approaches are represented by the most prevalent technologies, Illumina and Ion Torrent, and long-read sequencing approaches are represented by Pacific Biosciences and Oxford Nanopore technologies. All technologies are reviewed along with reported advantages and disadvantages. Until recently, short-read sequencing was thought to provide high accuracy limited by read-length, while long-read technologies afforded much longer read-lengths at the expense of accuracy. Emerging developments for third-generation technologies hold promise for the next wave of sequencing evolution, with the co-existence of longer read lengths and high accuracy.","container-title":"Next Generation Sequencing and its Application to Medical Laboratory Immunology","DOI":"10.1016/j.humimm.2021.02.012","ISSN":"0198-8859","issue":"11","journalAbbreviation":"Human Immunology","page":"801-811","title":"Next-generation sequencing technologies: An overview","volume":"82","author":[{"family":"Hu","given":"Taishan"},{"family":"Chitnis","given":"Nilesh"},{"family":"Monos","given":"Dimitri"},{"family":"Dinh","given":"Anh"}],"issued":{"date-parts":[["2021",11,1]]},"citation-key":"huNextgenerationSequencingTechnologies2021"}}],"schema":"https://github.com/citation-style-language/schema/raw/master/csl-citation.json"} </w:instrText>
      </w:r>
      <w:r w:rsidR="00D67CF9" w:rsidRPr="00330D6B">
        <w:rPr>
          <w:rFonts w:ascii="Arial" w:hAnsi="Arial" w:cs="Arial"/>
        </w:rPr>
        <w:fldChar w:fldCharType="separate"/>
      </w:r>
      <w:r w:rsidR="00D67CF9" w:rsidRPr="00330D6B">
        <w:rPr>
          <w:rFonts w:ascii="Arial" w:hAnsi="Arial" w:cs="Arial"/>
          <w:vertAlign w:val="superscript"/>
        </w:rPr>
        <w:t>1–4</w:t>
      </w:r>
      <w:r w:rsidR="00D67CF9" w:rsidRPr="00330D6B">
        <w:rPr>
          <w:rFonts w:ascii="Arial" w:hAnsi="Arial" w:cs="Arial"/>
        </w:rPr>
        <w:fldChar w:fldCharType="end"/>
      </w:r>
      <w:r w:rsidRPr="00330D6B">
        <w:rPr>
          <w:rFonts w:ascii="Arial" w:hAnsi="Arial" w:cs="Arial"/>
        </w:rPr>
        <w:t xml:space="preserve">. All high-throughput (‘next-generation’) sequencing methods result in large numbers of reads that, importantly, </w:t>
      </w:r>
      <w:r w:rsidRPr="00330D6B">
        <w:rPr>
          <w:rFonts w:ascii="Arial" w:hAnsi="Arial" w:cs="Arial"/>
          <w:color w:val="0000FF"/>
        </w:rPr>
        <w:t>have variable error rates</w:t>
      </w:r>
      <w:r w:rsidR="00D67CF9" w:rsidRPr="00330D6B">
        <w:rPr>
          <w:rFonts w:ascii="Arial" w:hAnsi="Arial" w:cs="Arial"/>
          <w:color w:val="0000FF"/>
        </w:rPr>
        <w:fldChar w:fldCharType="begin"/>
      </w:r>
      <w:r w:rsidR="00D67CF9" w:rsidRPr="00330D6B">
        <w:rPr>
          <w:rFonts w:ascii="Arial" w:hAnsi="Arial" w:cs="Arial"/>
          <w:color w:val="0000FF"/>
        </w:rPr>
        <w:instrText xml:space="preserve"> ADDIN ZOTERO_ITEM CSL_CITATION {"citationID":"xOrgd7do","properties":{"formattedCitation":"\\super 5,6\\nosupersub{}","plainCitation":"5,6","noteIndex":0},"citationItems":[{"id":5207,"uris":["http://zotero.org/users/10196124/items/RHFG645R"],"itemData":{"id":5207,"type":"article-journal","abstract":"Although genotyping errors affect most data and can markedly influence the biological conclusions of a study, they are too often neglected.Genotyping errors can result from very diverse, complex, and sometimes cryptic origins and are linked to the primary DNA sequence itself, the low quality or quantity of the DNA sample, biochemical artefacts or human factors.Although several estimates of genotyping error rates are commonly used, the error rate per locus is considered to be the most universal metric, as it allows comparisons to be made between studies and different types of markers.Even low rates of genotyping error can markedly affect linkage and association studies, individual identification and population genetic studies.The optimal strategies to limit the occurrence and the impact of genotyping errors are case-specific and will be determined by several factors (for example, biological question, tolerable error rate, equipment and technical skills locally available).General recommendations are provided to help researchers to build their own procedure to face genotyping errors by limiting the production of errors during genotyping, cleaning the dataset after genotyping and analysing data taking into account the errors.Providing information about the methods for error detection and error rate estimation in published work would make it possible to assign a quality index to each genotype, and would allow the scientific community to critically assess unexpected results.","container-title":"Nature Reviews Genetics","DOI":"10.1038/nrg1707","ISSN":"1471-0064","issue":"11","journalAbbreviation":"Nature Reviews Genetics","page":"847-859","title":"Genotyping errors: causes, consequences and solutions","volume":"6","author":[{"family":"Pompanon","given":"François"},{"family":"Bonin","given":"Aurélie"},{"family":"Bellemain","given":"Eva"},{"family":"Taberlet","given":"Pierre"}],"issued":{"date-parts":[["2005",11,1]]},"citation-key":"pompanonGenotypingErrorsCauses2005"}},{"id":5636,"uris":["http://zotero.org/users/10196124/items/F97UE9IJ"],"itemData":{"id":5636,"type":"article-journal","abstract":"Sequencing technology has achieved great advances in the past decade. Studies have previously shown the quality of specific instruments in controlled conditions. Here, we developed a method able to retroactively determine the error rate of most public sequencing datasets. To do this, we utilized the overlaps between reads that are a feature of many sequencing libraries. With this method, we surveyed 1943 different datasets from seven different sequencing instruments produced by Illumina. We show that among public datasets, the more expensive platforms like HiSeq and NovaSeq have a lower error rate and less variation. But we also discovered that there is great variation within each platform, with the accuracy of a sequencing experiment depending greatly on the experimenter. We show the importance of sequence context, especially the phenomenon where preceding bases bias the following bases toward the same identity. We also show the difference in patterns of sequence bias between instruments. Contrary to expectations based on the underlying chemistry, HiSeq X Ten and NovaSeq 6000 share notable exceptions to the preceding-base bias. Our results demonstrate the importance of the specific circumstances of every sequencing experiment, and the importance of evaluating the quality of each one.","container-title":"NAR Genomics and Bioinformatics","DOI":"10.1093/nargab/lqab019","ISSN":"2631-9268","issue":"1","journalAbbreviation":"NAR Genomics and Bioinformatics","page":"lqab019","title":"Sequencing error profiles of Illumina sequencing instruments","volume":"3","author":[{"family":"Stoler","given":"Nicholas"},{"family":"Nekrutenko","given":"Anton"}],"issued":{"date-parts":[["2021",3,1]]},"citation-key":"stolerSequencingErrorProfiles2021"}}],"schema":"https://github.com/citation-style-language/schema/raw/master/csl-citation.json"} </w:instrText>
      </w:r>
      <w:r w:rsidR="00D67CF9" w:rsidRPr="00330D6B">
        <w:rPr>
          <w:rFonts w:ascii="Arial" w:hAnsi="Arial" w:cs="Arial"/>
          <w:color w:val="0000FF"/>
        </w:rPr>
        <w:fldChar w:fldCharType="separate"/>
      </w:r>
      <w:r w:rsidR="00D67CF9" w:rsidRPr="00330D6B">
        <w:rPr>
          <w:rFonts w:ascii="Arial" w:hAnsi="Arial" w:cs="Arial"/>
          <w:vertAlign w:val="superscript"/>
        </w:rPr>
        <w:t>5,6</w:t>
      </w:r>
      <w:r w:rsidR="00D67CF9" w:rsidRPr="00330D6B">
        <w:rPr>
          <w:rFonts w:ascii="Arial" w:hAnsi="Arial" w:cs="Arial"/>
          <w:color w:val="0000FF"/>
        </w:rPr>
        <w:fldChar w:fldCharType="end"/>
      </w:r>
      <w:r w:rsidRPr="00330D6B">
        <w:rPr>
          <w:rFonts w:ascii="Arial" w:hAnsi="Arial" w:cs="Arial"/>
        </w:rPr>
        <w:t>.</w:t>
      </w:r>
      <w:r w:rsidRPr="00330D6B">
        <w:rPr>
          <w:rFonts w:ascii="Arial" w:hAnsi="Arial" w:cs="Arial"/>
          <w:color w:val="0000FF"/>
        </w:rPr>
        <w:t xml:space="preserve"> In addition to the inherent error rate of the sequencing chemistry, errors can arise whe</w:t>
      </w:r>
      <w:r w:rsidRPr="00330D6B">
        <w:rPr>
          <w:rFonts w:ascii="Arial" w:hAnsi="Arial" w:cs="Arial"/>
        </w:rPr>
        <w:t xml:space="preserve">n these sequences are aligned to a reference genome or transcriptome, particularly if the reference is incomplete, </w:t>
      </w:r>
      <w:r w:rsidRPr="00330D6B">
        <w:rPr>
          <w:rFonts w:ascii="Arial" w:hAnsi="Arial" w:cs="Arial"/>
          <w:color w:val="0000FF"/>
        </w:rPr>
        <w:t>highly divergent</w:t>
      </w:r>
      <w:r w:rsidRPr="00330D6B">
        <w:rPr>
          <w:rFonts w:ascii="Arial" w:hAnsi="Arial" w:cs="Arial"/>
        </w:rPr>
        <w:t xml:space="preserve">, or assembled </w:t>
      </w:r>
      <w:r w:rsidRPr="00330D6B">
        <w:rPr>
          <w:rFonts w:ascii="Arial" w:hAnsi="Arial" w:cs="Arial"/>
          <w:b/>
          <w:i/>
        </w:rPr>
        <w:t>de novo</w:t>
      </w:r>
      <w:r w:rsidRPr="00330D6B">
        <w:rPr>
          <w:rFonts w:ascii="Arial" w:hAnsi="Arial" w:cs="Arial"/>
        </w:rPr>
        <w:t xml:space="preserve"> from the reads themselves</w:t>
      </w:r>
      <w:r w:rsidR="00D67CF9" w:rsidRPr="00330D6B">
        <w:rPr>
          <w:rFonts w:ascii="Arial" w:hAnsi="Arial" w:cs="Arial"/>
        </w:rPr>
        <w:fldChar w:fldCharType="begin"/>
      </w:r>
      <w:r w:rsidR="00D67CF9" w:rsidRPr="00330D6B">
        <w:rPr>
          <w:rFonts w:ascii="Arial" w:hAnsi="Arial" w:cs="Arial"/>
        </w:rPr>
        <w:instrText xml:space="preserve"> ADDIN ZOTERO_ITEM CSL_CITATION {"citationID":"OE9ooHKs","properties":{"formattedCitation":"\\super 7\\uc0\\u8211{}9\\nosupersub{}","plainCitation":"7–9","noteIndex":0},"citationItems":[{"id":5205,"uris":["http://zotero.org/users/10196124/items/UNRAHG72"],"itemData":{"id":5205,"type":"article-journal","abstract":"Abstract Restriction-enzyme-based sequencing methods enable the genotyping of thousands of single nucleotide polymorphism (SNP) loci in nonmodel organisms. However, in contrast to traditional genetic markers, genotyping error rates in SNPs derived from restriction-enzyme-based methods remain largely unknown. Here, we estimated genotyping error rates in SNPs genotyped with double digest RAD sequencing from Mendelian incompatibilities in known mother?offspring dyads of Hoffman's two-toed sloth (Choloepus hoffmanni) across a range of coverage and sequence quality criteria, for both reference-aligned and de novo-assembled data sets. Genotyping error rates were more sensitive to coverage than sequence quality and low coverage yielded high error rates, particularly in de novo-assembled data sets. For example, coverage ≥5 yielded median genotyping error rates of ≥0.03 and ≥0.11 in reference-aligned and de novo-assembled data sets, respectively. Genotyping error rates declined to ≤0.01 in reference-aligned data sets with a coverage ≥30, but remained ≥0.04 in the de novo-assembled data sets. We observed approximately 10- and 13-fold declines in the number of loci sampled in the reference-aligned and de novo-assembled data sets when coverage was increased from ≥5 to ≥30 at quality score ≥30, respectively. Finally, we assessed the effects of genotyping coverage on a common population genetic application, parentage assignments, and showed that the proportion of incorrectly assigned maternities was relatively high at low coverage. Overall, our results suggest that the trade-off between sample size and genotyping error rates be considered prior to building sequencing libraries, reporting genotyping error rates become standard practice, and that effects of genotyping errors on inference be evaluated in restriction-enzyme-based SNP studies.","container-title":"Molecular Ecology Resources","DOI":"10.1111/1755-0998.12519","ISSN":"1755-098X","issue":"4","journalAbbreviation":"Molecular Ecology Resources","note":"publisher: John Wiley &amp; Sons, Ltd","page":"966-978","title":"Finding the right coverage: the impact of coverage and sequence quality on single nucleotide polymorphism genotyping error rates","volume":"16","author":[{"family":"Fountain","given":"Emily D."},{"family":"Pauli","given":"Jonathan N."},{"family":"Reid","given":"Brendan N."},{"family":"Palsbøll","given":"Per J."},{"family":"Peery","given":"M. Zachariah"}],"issued":{"date-parts":[["2016",7,1]]},"citation-key":"fountainFindingRightCoverage2016"}},{"id":5465,"uris":["http://zotero.org/users/10196124/items/4QLVKF9E"],"itemData":{"id":5465,"type":"article-journal","abstract":"Abstract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S."}],"issued":{"date-parts":[["2018",8,1]]},"citation-key":"olearyTheseArenLoci2018a"}},{"id":5439,"uris":["http://zotero.org/users/10196124/items/ZDXVRQJB"],"itemData":{"id":5439,"type":"article-journal","abstract":"Abstract 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Ecology","DOI":"10.1111/mec.15253","ISSN":"0962-1083","issue":"21","journalAbbreviation":"Molecular Ecology","note":"publisher: John Wiley &amp; Sons, Ltd","page":"4737-4754","title":"Stacks 2: Analytical methods for paired-end sequencing improve RADseq-based population genomics","volume":"28","author":[{"family":"Rochette","given":"Nicolas C."},{"family":"Rivera-Colón","given":"Angel G."},{"family":"Catchen","given":"Julian M."}],"issued":{"date-parts":[["2019",11,1]]},"citation-key":"rochetteStacksAnalyticalMethods2019"}}],"schema":"https://github.com/citation-style-language/schema/raw/master/csl-citation.json"} </w:instrText>
      </w:r>
      <w:r w:rsidR="00D67CF9" w:rsidRPr="00330D6B">
        <w:rPr>
          <w:rFonts w:ascii="Arial" w:hAnsi="Arial" w:cs="Arial"/>
        </w:rPr>
        <w:fldChar w:fldCharType="separate"/>
      </w:r>
      <w:r w:rsidR="00D67CF9" w:rsidRPr="00330D6B">
        <w:rPr>
          <w:rFonts w:ascii="Arial" w:hAnsi="Arial" w:cs="Arial"/>
          <w:vertAlign w:val="superscript"/>
        </w:rPr>
        <w:t>7–9</w:t>
      </w:r>
      <w:r w:rsidR="00D67CF9" w:rsidRPr="00330D6B">
        <w:rPr>
          <w:rFonts w:ascii="Arial" w:hAnsi="Arial" w:cs="Arial"/>
        </w:rPr>
        <w:fldChar w:fldCharType="end"/>
      </w:r>
      <w:r w:rsidRPr="00330D6B">
        <w:rPr>
          <w:rFonts w:ascii="Arial" w:hAnsi="Arial" w:cs="Arial"/>
        </w:rPr>
        <w:t xml:space="preserve">. Therefore, most investigators perform multiple types of data </w:t>
      </w:r>
      <w:r w:rsidRPr="00330D6B">
        <w:rPr>
          <w:rFonts w:ascii="Arial" w:hAnsi="Arial" w:cs="Arial"/>
          <w:b/>
          <w:i/>
        </w:rPr>
        <w:t>filtering</w:t>
      </w:r>
      <w:r w:rsidRPr="00330D6B">
        <w:rPr>
          <w:rFonts w:ascii="Arial" w:hAnsi="Arial" w:cs="Arial"/>
        </w:rPr>
        <w:t xml:space="preserve"> for quality control prior to data analysis, including filtering on read quality, mapping quality, read depth/coverage, minor allele frequency or minor allele counts, missing data (across loci and/or individuals), and deviations from Hardy–Weinberg or linkage equilibrium. Despite the ubiquity of filtering in genomics, there are few established best practices </w:t>
      </w:r>
      <w:r w:rsidRPr="00330D6B">
        <w:rPr>
          <w:rFonts w:ascii="Arial" w:hAnsi="Arial" w:cs="Arial"/>
          <w:color w:val="0000FF"/>
        </w:rPr>
        <w:t>or guiding principles</w:t>
      </w:r>
      <w:r w:rsidRPr="00330D6B">
        <w:rPr>
          <w:rFonts w:ascii="Arial" w:hAnsi="Arial" w:cs="Arial"/>
        </w:rPr>
        <w:t xml:space="preserve"> for data filtering.</w:t>
      </w:r>
    </w:p>
    <w:p w14:paraId="0000000D" w14:textId="1CF7D54E" w:rsidR="0088299C" w:rsidRPr="00330D6B" w:rsidRDefault="00000000">
      <w:pPr>
        <w:spacing w:before="200" w:after="0"/>
        <w:rPr>
          <w:rFonts w:ascii="Arial" w:hAnsi="Arial" w:cs="Arial"/>
        </w:rPr>
      </w:pPr>
      <w:r w:rsidRPr="00330D6B">
        <w:rPr>
          <w:rFonts w:ascii="Arial" w:hAnsi="Arial" w:cs="Arial"/>
          <w:color w:val="0000FF"/>
        </w:rPr>
        <w:t xml:space="preserve">Correctly filtering genomic data </w:t>
      </w:r>
      <w:r w:rsidRPr="00330D6B">
        <w:rPr>
          <w:rFonts w:ascii="Arial" w:hAnsi="Arial" w:cs="Arial"/>
        </w:rPr>
        <w:t xml:space="preserve">is not a trivial </w:t>
      </w:r>
      <w:r w:rsidRPr="00330D6B">
        <w:rPr>
          <w:rFonts w:ascii="Arial" w:hAnsi="Arial" w:cs="Arial"/>
          <w:color w:val="0000FF"/>
        </w:rPr>
        <w:t>task</w:t>
      </w:r>
      <w:r w:rsidRPr="00330D6B">
        <w:rPr>
          <w:rFonts w:ascii="Arial" w:hAnsi="Arial" w:cs="Arial"/>
        </w:rPr>
        <w:t>. Indeed, it has been aptly termed the “</w:t>
      </w:r>
      <w:r w:rsidRPr="00330D6B">
        <w:rPr>
          <w:rFonts w:ascii="Arial" w:hAnsi="Arial" w:cs="Arial"/>
          <w:i/>
        </w:rPr>
        <w:t>F</w:t>
      </w:r>
      <w:r w:rsidRPr="00330D6B">
        <w:rPr>
          <w:rFonts w:ascii="Arial" w:hAnsi="Arial" w:cs="Arial"/>
        </w:rPr>
        <w:t>-word”</w:t>
      </w:r>
      <w:r w:rsidR="00D67CF9" w:rsidRPr="00330D6B">
        <w:rPr>
          <w:rFonts w:ascii="Arial" w:hAnsi="Arial" w:cs="Arial"/>
        </w:rPr>
        <w:fldChar w:fldCharType="begin"/>
      </w:r>
      <w:r w:rsidR="00D67CF9" w:rsidRPr="00330D6B">
        <w:rPr>
          <w:rFonts w:ascii="Arial" w:hAnsi="Arial" w:cs="Arial"/>
        </w:rPr>
        <w:instrText xml:space="preserve"> ADDIN ZOTERO_ITEM CSL_CITATION {"citationID":"EMOmCXiJ","properties":{"formattedCitation":"\\super 10,11\\nosupersub{}","plainCitation":"10,11","noteIndex":0},"citationItems":[{"id":5415,"uris":["http://zotero.org/users/10196124/items/GFHRTXMX"],"itemData":{"id":5415,"type":"article-journal","abstract":"Abstract Genotype-environment association (GEA) methods have become part of the standard landscape genomics toolkit, yet, we know little about how to best filter genotype-by-sequencing data to provide robust inferences for environmental adaptation. In many cases, default filtering thresholds for minor allele frequency and missing data are applied regardless of sample size, having unknown impacts on the results, negatively affecting management strategies. Here, we investigate the effects of filtering on GEA results and the potential implications for assessment of adaptation to environment. We use empirical and simulated data sets derived from two widespread tree species to assess the effects of filtering on GEA outputs. Critically, we find that the level of filtering of missing data and minor allele frequency affect the identification of true positives. Even slight adjustments to these thresholds can change the rate of true positive detection. Using conservative thresholds for missing data and minor allele frequency substantially reduces the size of the data set, lessening the power to detect adaptive variants (i.e., simulated true positives) with strong and weak strengths of selection. Regardless, strength of selection was a good predictor for GEA detection, but even some SNPs under strong selection went undetected. False positive rates varied depending on the species and GEA method, and filtering significantly impacted the predictions of adaptive capacity in downstream analyses. We make several recommendations regarding filtering for GEA methods. Ultimately, there is no filtering panacea, but some choices are better than others, depending on the study system, availability of genomic resources, and desired objectives.","container-title":"Molecular Ecology Resources","DOI":"10.1111/1755-0998.13351","ISSN":"1755-098X","issue":"5","journalAbbreviation":"Molecular Ecology Resources","note":"publisher: John Wiley &amp; Sons, Ltd","page":"1460-1474","title":"Regarding the F-word: The effects of data filtering on inferred genotype-environment associations","volume":"21","author":[{"family":"Ahrens","given":"Collin W."},{"family":"Jordan","given":"Rebecca"},{"family":"Bragg","given":"Jason"},{"family":"Harrison","given":"Peter A."},{"family":"Hopley","given":"Tara"},{"family":"Bothwell","given":"Helen"},{"family":"Murray","given":"Kevin"},{"family":"Steane","given":"Dorothy A."},{"family":"Whale","given":"John W."},{"family":"Byrne","given":"Margaret"},{"family":"Andrew","given":"Rose"},{"family":"Rymer","given":"Paul D."}],"issued":{"date-parts":[["2021",7,1]]},"citation-key":"ahrensRegardingFwordEffects2021a"}},{"id":5413,"uris":["http://zotero.org/users/10196124/items/64QKVN26"],"itemData":{"id":5413,"type":"article-journal","abstract":"Next-generation sequencing (NGS) technology is revolutionizing the fields of population genetics, molecular ecology and conservation biology. But it can be challenging for researchers to learn the new and rapidly evolving techniques required to use NGS data. A recent workshop entitled ?Population Genomic Data Analysis? was held to provide training in conceptual and practical aspects of data production and analysis for population genomics, with an emphasis on NGS data analysis. This workshop brought together 16 instructors who were experts in the field of population genomics and 31 student participants. Instructors provided helpful and often entertaining advice regarding how to choose and use a NGS method for a given research question, and regarding critical aspects of NGS data production and analysis such as library preparation, filtering to remove sequencing errors and outlier loci, and genotype calling. In addition, instructors provided general advice about how to approach population genomics data analysis and how to build a career in science. The overarching messages of the workshop were that NGS data analysis should be approached with a keen understanding of the theoretical models underlying the analyses, and with analyses tailored to each research question and project. When analysed carefully, NGS data provide extremely powerful tools for answering crucial questions in disciplines ranging from evolution and ecology to conservation and agriculture, including questions that could not be answered prior to the development of NGS technology.","container-title":"Molecular Ecology","DOI":"10.1111/mec.12686","ISSN":"0962-1083","issue":"7","journalAbbreviation":"Molecular Ecology","note":"publisher: John Wiley &amp; Sons, Ltd","page":"1661-1667","title":"Recent novel approaches for population genomics data analysis","volume":"23","author":[{"family":"Andrews","given":"Kimberly R."},{"family":"Luikart","given":"Gordon"}],"issued":{"date-parts":[["2014",4,1]]},"citation-key":"andrewsRecentNovelApproaches2014"}}],"schema":"https://github.com/citation-style-language/schema/raw/master/csl-citation.json"} </w:instrText>
      </w:r>
      <w:r w:rsidR="00D67CF9" w:rsidRPr="00330D6B">
        <w:rPr>
          <w:rFonts w:ascii="Arial" w:hAnsi="Arial" w:cs="Arial"/>
        </w:rPr>
        <w:fldChar w:fldCharType="separate"/>
      </w:r>
      <w:r w:rsidR="00D67CF9" w:rsidRPr="00330D6B">
        <w:rPr>
          <w:rFonts w:ascii="Arial" w:hAnsi="Arial" w:cs="Arial"/>
          <w:vertAlign w:val="superscript"/>
        </w:rPr>
        <w:t>10,11</w:t>
      </w:r>
      <w:r w:rsidR="00D67CF9" w:rsidRPr="00330D6B">
        <w:rPr>
          <w:rFonts w:ascii="Arial" w:hAnsi="Arial" w:cs="Arial"/>
        </w:rPr>
        <w:fldChar w:fldCharType="end"/>
      </w:r>
      <w:r w:rsidR="00D67CF9" w:rsidRPr="00330D6B">
        <w:rPr>
          <w:rFonts w:ascii="Arial" w:hAnsi="Arial" w:cs="Arial"/>
          <w:vertAlign w:val="superscript"/>
        </w:rPr>
        <w:t xml:space="preserve"> </w:t>
      </w:r>
      <w:r w:rsidRPr="00330D6B">
        <w:rPr>
          <w:rFonts w:ascii="Arial" w:hAnsi="Arial" w:cs="Arial"/>
        </w:rPr>
        <w:t xml:space="preserve">by geneticists due to how challenging it can be to conduct and understand effects of filtering on downstream conclusions. Here, we define </w:t>
      </w:r>
      <w:r w:rsidRPr="00330D6B">
        <w:rPr>
          <w:rFonts w:ascii="Arial" w:hAnsi="Arial" w:cs="Arial"/>
          <w:b/>
          <w:i/>
        </w:rPr>
        <w:t>filtering</w:t>
      </w:r>
      <w:r w:rsidRPr="00330D6B">
        <w:rPr>
          <w:rFonts w:ascii="Arial" w:hAnsi="Arial" w:cs="Arial"/>
        </w:rPr>
        <w:t xml:space="preserve"> as the intentional removal of bases, reads, individuals, and/or </w:t>
      </w:r>
      <w:r w:rsidRPr="00330D6B">
        <w:rPr>
          <w:rFonts w:ascii="Arial" w:hAnsi="Arial" w:cs="Arial"/>
          <w:b/>
          <w:i/>
        </w:rPr>
        <w:t>genetic variants</w:t>
      </w:r>
      <w:r w:rsidRPr="00330D6B">
        <w:rPr>
          <w:rFonts w:ascii="Arial" w:hAnsi="Arial" w:cs="Arial"/>
        </w:rPr>
        <w:t xml:space="preserve"> from a genomic dataset with the explicit goal of improving data quality for downstream analyses. Filtering is distinct from other forms of data processing in that it centres on the removal of data (as in “filtering out”), whereas other approaches, such as </w:t>
      </w:r>
      <w:r w:rsidRPr="00330D6B">
        <w:rPr>
          <w:rFonts w:ascii="Arial" w:hAnsi="Arial" w:cs="Arial"/>
          <w:b/>
          <w:i/>
        </w:rPr>
        <w:t>imputation</w:t>
      </w:r>
      <w:r w:rsidRPr="00330D6B">
        <w:rPr>
          <w:rFonts w:ascii="Arial" w:hAnsi="Arial" w:cs="Arial"/>
        </w:rPr>
        <w:t>,</w:t>
      </w:r>
      <w:r w:rsidRPr="00330D6B">
        <w:rPr>
          <w:rFonts w:ascii="Arial" w:hAnsi="Arial" w:cs="Arial"/>
          <w:color w:val="0000FF"/>
        </w:rPr>
        <w:t xml:space="preserve"> </w:t>
      </w:r>
      <w:r w:rsidRPr="00330D6B">
        <w:rPr>
          <w:rFonts w:ascii="Arial" w:hAnsi="Arial" w:cs="Arial"/>
        </w:rPr>
        <w:t>modify the data</w:t>
      </w:r>
      <w:r w:rsidRPr="00330D6B">
        <w:rPr>
          <w:rFonts w:ascii="Arial" w:hAnsi="Arial" w:cs="Arial"/>
          <w:color w:val="0000FF"/>
        </w:rPr>
        <w:t>set</w:t>
      </w:r>
      <w:r w:rsidRPr="00330D6B">
        <w:rPr>
          <w:rFonts w:ascii="Arial" w:hAnsi="Arial" w:cs="Arial"/>
        </w:rPr>
        <w:t xml:space="preserve"> directly without removal. Filtering is an issue of paramount importance because: 1) every genomic dataset must be filtered, often repeatedly, 2) the </w:t>
      </w:r>
      <w:r w:rsidRPr="00330D6B">
        <w:rPr>
          <w:rFonts w:ascii="Arial" w:hAnsi="Arial" w:cs="Arial"/>
        </w:rPr>
        <w:lastRenderedPageBreak/>
        <w:t>same dataset filtered in different ways often yields entirely different results</w:t>
      </w:r>
      <w:sdt>
        <w:sdtPr>
          <w:rPr>
            <w:rFonts w:ascii="Arial" w:hAnsi="Arial" w:cs="Arial"/>
          </w:rPr>
          <w:tag w:val="goog_rdk_6"/>
          <w:id w:val="1467393358"/>
        </w:sdtPr>
        <w:sdtContent/>
      </w:sdt>
      <w:r w:rsidR="00D67CF9" w:rsidRPr="00330D6B">
        <w:rPr>
          <w:rFonts w:ascii="Arial" w:hAnsi="Arial" w:cs="Arial"/>
        </w:rPr>
        <w:fldChar w:fldCharType="begin"/>
      </w:r>
      <w:r w:rsidR="00D67CF9" w:rsidRPr="00330D6B">
        <w:rPr>
          <w:rFonts w:ascii="Arial" w:hAnsi="Arial" w:cs="Arial"/>
        </w:rPr>
        <w:instrText xml:space="preserve"> ADDIN ZOTERO_ITEM CSL_CITATION {"citationID":"SsiYuwze","properties":{"formattedCitation":"\\super 12,13\\nosupersub{}","plainCitation":"12,13","noteIndex":0},"citationItems":[{"id":5449,"uris":["http://zotero.org/users/10196124/items/WA66BGE6"],"itemData":{"id":5449,"type":"article-journal","abstract":"Summary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W."}],"issued":{"date-parts":[["2017",8,1]]},"citation-key":"shaferBioinformaticProcessingRADseq2017a"}},{"id":5209,"uris":["http://zotero.org/users/10196124/items/ZRTDLW9V"],"itemData":{"id":5209,"type":"article-journal","abstract":"Abstract Understanding the evolutionary impacts of harvest on fish populations is important for informing fisheries management and conservation and has become a growing research topic over the last decade. However, the dynamics of fish populations are highly complex, and phenotypes can be influenced by many biotic and abiotic factors. Therefore, it is vital to collect robust data and explore multiple alternative hypotheses before concluding that fish populations are influenced by harvest. In their recently published manuscript, Bowles et al, Evolutionary Applications, 13(6):1128 conducted age/growth and genomic analysis of walleye (Sander vitreus) populations sampled 13?15 years (1?2.5 generations) apart and hypothesized that observed phenotypic and genomic changes in this time period were likely due to harvest. Specifically, Bowles et al. (2020) documented differential declines in size-at-age in three exploited walleye populations compared to a separate, but presumably less-exploited, reference population. Additionally, they documented population genetic differentiation in one population pair, homogenization in another, and outlier loci putatively under selection across time points. Based on their phenotypic and genetic results, they hypothesized that selective harvest had led to fisheries-induced evolution (referred to as nascent changes) in the exploited populations in as little as 1?2.5 generations. We re-analyzed their data and found that (a) sizes declined across both exploited and reference populations during the time period studied and (b) observed genomic differentiation in their study was the result of inadequate data filtering, including retaining individuals with high amounts of missing data and retaining potentially undersplit and oversplit loci that created false signals of differentiation between time points. This re-analysis did not provide evidence for phenotypic or genetic changes attributable to harvest in any of the study populations, contrasting the hypotheses presented by Bowles et al. (2020). Our comment highlights the potential pitfalls associated with conducting age/growth analyses with low sample sizes and inadequately filtering genomic datasets.","container-title":"Evolutionary Applications","DOI":"10.1111/eva.13122","ISSN":"1752-4571","issue":"2","journalAbbreviation":"Evolutionary Applications","note":"publisher: John Wiley &amp; Sons, Ltd","page":"278-289","title":"Incomplete bioinformatic filtering and inadequate age and growth analysis lead to an incorrect inference of harvested-induced changes","volume":"14","author":[{"family":"Larson","given":"Wesley A."},{"family":"Isermann","given":"Daniel A."},{"family":"Feiner","given":"Zachary S."}],"issued":{"date-parts":[["2021",2,1]]},"citation-key":"larsonIncompleteBioinformaticFiltering2021"}}],"schema":"https://github.com/citation-style-language/schema/raw/master/csl-citation.json"} </w:instrText>
      </w:r>
      <w:r w:rsidR="00D67CF9" w:rsidRPr="00330D6B">
        <w:rPr>
          <w:rFonts w:ascii="Arial" w:hAnsi="Arial" w:cs="Arial"/>
        </w:rPr>
        <w:fldChar w:fldCharType="separate"/>
      </w:r>
      <w:r w:rsidR="00D67CF9" w:rsidRPr="00330D6B">
        <w:rPr>
          <w:rFonts w:ascii="Arial" w:hAnsi="Arial" w:cs="Arial"/>
          <w:vertAlign w:val="superscript"/>
        </w:rPr>
        <w:t>12,13</w:t>
      </w:r>
      <w:r w:rsidR="00D67CF9" w:rsidRPr="00330D6B">
        <w:rPr>
          <w:rFonts w:ascii="Arial" w:hAnsi="Arial" w:cs="Arial"/>
        </w:rPr>
        <w:fldChar w:fldCharType="end"/>
      </w:r>
      <w:r w:rsidRPr="00330D6B">
        <w:rPr>
          <w:rFonts w:ascii="Arial" w:hAnsi="Arial" w:cs="Arial"/>
        </w:rPr>
        <w:t xml:space="preserve"> and 3) filtering choices can be confusing, are often subjective, currently lack </w:t>
      </w:r>
      <w:r w:rsidRPr="00330D6B">
        <w:rPr>
          <w:rFonts w:ascii="Arial" w:hAnsi="Arial" w:cs="Arial"/>
          <w:color w:val="0000FF"/>
        </w:rPr>
        <w:t xml:space="preserve">consistent </w:t>
      </w:r>
      <w:r w:rsidRPr="00330D6B">
        <w:rPr>
          <w:rFonts w:ascii="Arial" w:hAnsi="Arial" w:cs="Arial"/>
        </w:rPr>
        <w:t xml:space="preserve">or agreed-upon guidelines, and </w:t>
      </w:r>
      <w:r w:rsidRPr="00330D6B">
        <w:rPr>
          <w:rFonts w:ascii="Arial" w:hAnsi="Arial" w:cs="Arial"/>
          <w:color w:val="0000FF"/>
        </w:rPr>
        <w:t>may result in unknown downstream consequence</w:t>
      </w:r>
      <w:r w:rsidRPr="00330D6B">
        <w:rPr>
          <w:rFonts w:ascii="Arial" w:hAnsi="Arial" w:cs="Arial"/>
        </w:rPr>
        <w:t>s</w:t>
      </w:r>
      <w:r w:rsidR="00D67CF9" w:rsidRPr="00330D6B">
        <w:rPr>
          <w:rFonts w:ascii="Arial" w:hAnsi="Arial" w:cs="Arial"/>
        </w:rPr>
        <w:fldChar w:fldCharType="begin"/>
      </w:r>
      <w:r w:rsidR="00D67CF9" w:rsidRPr="00330D6B">
        <w:rPr>
          <w:rFonts w:ascii="Arial" w:hAnsi="Arial" w:cs="Arial"/>
        </w:rPr>
        <w:instrText xml:space="preserve"> ADDIN ZOTERO_ITEM CSL_CITATION {"citationID":"drPPXSd6","properties":{"formattedCitation":"\\super 14\\nosupersub{}","plainCitation":"14","noteIndex":0},"citationItems":[{"id":5208,"uris":["http://zotero.org/users/10196124/items/HK9ALP33"],"itemData":{"id":5208,"type":"article-journal","abstract":"The application of high-density polymorphic single-nucleotide polymorphisms (SNP) markers derived from high-throughput sequencing methods has heralded plenty of biological questions about the linkages of processes operating at micro- and macroevolutionary scales. However, the effects of SNP filtering practices on population genetic inference have received much less attention. By performing sensitivity analyses, we empirically investigated how decisions about the percentage of missing data (MD) and the minor allele frequency (MAF) set in bioinformatic processing of genomic data affect direct (i.e., parentage analysis) and indirect (i.e., fine-scale spatial genetic structure – SGS) gene flow estimates. We focus specifically on these manifestations in small plant populations, and particularly, in the rare tropical plant species Dinizia jueirana-facao, where assumptions implicit to analytical procedures for accurate estimates of gene flow may not hold. Avoiding biases in dispersal estimates are essential given this species is facing extinction risks due to habitat loss, and so we also investigate the effects of forest fragmentation on the accuracy of dispersal estimates under different filtering criteria by testing for recent decrease in the scale of gene flow. Our sensitivity analyses demonstrate that gene flow estimates are robust to different setting of MAF (0.05–0.35) and MD (0–20%). Comparing the direct and indirect estimates of dispersal, we find that contemporary estimates of gene dispersal distance (σrt = 41.8 m) was </w:instrText>
      </w:r>
      <w:r w:rsidR="00D67CF9" w:rsidRPr="00330D6B">
        <w:rPr>
          <w:rFonts w:ascii="Cambria Math" w:hAnsi="Cambria Math" w:cs="Cambria Math"/>
        </w:rPr>
        <w:instrText>∼</w:instrText>
      </w:r>
      <w:r w:rsidR="00D67CF9" w:rsidRPr="00330D6B">
        <w:rPr>
          <w:rFonts w:ascii="Arial" w:hAnsi="Arial" w:cs="Arial"/>
        </w:rPr>
        <w:instrText xml:space="preserve"> fourfold smaller than the historical estimates, supporting the hypothesis of a temporal shift in the scale of gene flow in D. jueirana-facao, which is consistent with predictions based on recent, dramatic forest fragmentation process. While we identified settings for filtering genomic data to avoid biases in gene flow estimates, we stress that there is no ‘rule of thumb’ for bioinformatic filtering and that relying on default program settings is not advisable. Instead, we suggest that the approach implemented here be applied independently in each separate empirical study to confirm appropriate settings to obtain unbiased population genetics estimates.","container-title":"Frontiers in Plant Science","ISSN":"1664-462X","journalAbbreviation":"Frontiers in Plant Science","title":"There Is No ‘Rule of Thumb’: Genomic Filter Settings for a Small Plant Population to Obtain Unbiased Gene Flow Estimates","URL":"https://www.frontiersin.org/articles/10.3389/fpls.2021.677009","volume":"12","author":[{"family":"Nazareno","given":"Alison G."},{"family":"Knowles","given":"L. Lacey"}],"issued":{"date-parts":[["2021"]]},"citation-key":"nazarenoThereNoRule2021"}}],"schema":"https://github.com/citation-style-language/schema/raw/master/csl-citation.json"} </w:instrText>
      </w:r>
      <w:r w:rsidR="00D67CF9" w:rsidRPr="00330D6B">
        <w:rPr>
          <w:rFonts w:ascii="Arial" w:hAnsi="Arial" w:cs="Arial"/>
        </w:rPr>
        <w:fldChar w:fldCharType="separate"/>
      </w:r>
      <w:r w:rsidR="00D67CF9" w:rsidRPr="00330D6B">
        <w:rPr>
          <w:rFonts w:ascii="Arial" w:hAnsi="Arial" w:cs="Arial"/>
          <w:vertAlign w:val="superscript"/>
        </w:rPr>
        <w:t>14</w:t>
      </w:r>
      <w:r w:rsidR="00D67CF9" w:rsidRPr="00330D6B">
        <w:rPr>
          <w:rFonts w:ascii="Arial" w:hAnsi="Arial" w:cs="Arial"/>
        </w:rPr>
        <w:fldChar w:fldCharType="end"/>
      </w:r>
      <w:r w:rsidRPr="00330D6B">
        <w:rPr>
          <w:rFonts w:ascii="Arial" w:hAnsi="Arial" w:cs="Arial"/>
        </w:rPr>
        <w:t>.</w:t>
      </w:r>
    </w:p>
    <w:p w14:paraId="0000000E" w14:textId="77777777" w:rsidR="0088299C" w:rsidRPr="00330D6B" w:rsidRDefault="00000000">
      <w:pPr>
        <w:spacing w:before="200" w:after="0"/>
        <w:rPr>
          <w:rFonts w:ascii="Arial" w:hAnsi="Arial" w:cs="Arial"/>
          <w:color w:val="000000"/>
        </w:rPr>
      </w:pPr>
      <w:r w:rsidRPr="00330D6B">
        <w:rPr>
          <w:rFonts w:ascii="Arial" w:hAnsi="Arial" w:cs="Arial"/>
          <w:color w:val="000000"/>
        </w:rPr>
        <w:t>Filtering approaches are often inadequately described and vary widely among studies. Often, it is impossible to tell whether certain filtering steps were conducted and not described</w:t>
      </w:r>
      <w:r w:rsidRPr="00330D6B">
        <w:rPr>
          <w:rFonts w:ascii="Arial" w:hAnsi="Arial" w:cs="Arial"/>
          <w:color w:val="0000FF"/>
        </w:rPr>
        <w:t>,</w:t>
      </w:r>
      <w:r w:rsidRPr="00330D6B">
        <w:rPr>
          <w:rFonts w:ascii="Arial" w:hAnsi="Arial" w:cs="Arial"/>
          <w:color w:val="000000"/>
        </w:rPr>
        <w:t xml:space="preserve"> or if they were skipped entirely. Furthermore, even when filters are mentioned, the methodological details used are infrequently reported. Among papers that </w:t>
      </w:r>
      <w:r w:rsidRPr="00330D6B">
        <w:rPr>
          <w:rFonts w:ascii="Arial" w:hAnsi="Arial" w:cs="Arial"/>
          <w:i/>
          <w:color w:val="000000"/>
        </w:rPr>
        <w:t xml:space="preserve">do </w:t>
      </w:r>
      <w:r w:rsidRPr="00330D6B">
        <w:rPr>
          <w:rFonts w:ascii="Arial" w:hAnsi="Arial" w:cs="Arial"/>
          <w:color w:val="000000"/>
        </w:rPr>
        <w:t xml:space="preserve">record filtering thresholds, the values used for a given filter can vary several-fold, suggesting limited </w:t>
      </w:r>
      <w:r w:rsidRPr="00330D6B">
        <w:rPr>
          <w:rFonts w:ascii="Arial" w:hAnsi="Arial" w:cs="Arial"/>
        </w:rPr>
        <w:t>standardisation</w:t>
      </w:r>
      <w:r w:rsidRPr="00330D6B">
        <w:rPr>
          <w:rFonts w:ascii="Arial" w:hAnsi="Arial" w:cs="Arial"/>
          <w:color w:val="000000"/>
        </w:rPr>
        <w:t xml:space="preserve"> of filtering efforts. Furthermore, </w:t>
      </w:r>
      <w:proofErr w:type="gramStart"/>
      <w:r w:rsidRPr="00330D6B">
        <w:rPr>
          <w:rFonts w:ascii="Arial" w:hAnsi="Arial" w:cs="Arial"/>
          <w:color w:val="000000"/>
        </w:rPr>
        <w:t>the vast majority of</w:t>
      </w:r>
      <w:proofErr w:type="gramEnd"/>
      <w:r w:rsidRPr="00330D6B">
        <w:rPr>
          <w:rFonts w:ascii="Arial" w:hAnsi="Arial" w:cs="Arial"/>
          <w:color w:val="000000"/>
        </w:rPr>
        <w:t xml:space="preserve"> studies provide no justification for the thresholds they use, and researchers often use the default program settings with no further comment. Given the lack of comprehensive sequence data filtering </w:t>
      </w:r>
      <w:r w:rsidRPr="00330D6B">
        <w:rPr>
          <w:rFonts w:ascii="Arial" w:hAnsi="Arial" w:cs="Arial"/>
          <w:color w:val="0000FF"/>
        </w:rPr>
        <w:t>principles</w:t>
      </w:r>
      <w:r w:rsidRPr="00330D6B">
        <w:rPr>
          <w:rFonts w:ascii="Arial" w:hAnsi="Arial" w:cs="Arial"/>
          <w:color w:val="000000"/>
        </w:rPr>
        <w:t xml:space="preserve"> or best practices and that the impact of filtering is rarely quantified (and thus is poorly understood), the methodological details provided by many published studies are </w:t>
      </w:r>
      <w:r w:rsidRPr="00330D6B">
        <w:rPr>
          <w:rFonts w:ascii="Arial" w:hAnsi="Arial" w:cs="Arial"/>
          <w:color w:val="0000FF"/>
        </w:rPr>
        <w:t>often</w:t>
      </w:r>
      <w:r w:rsidRPr="00330D6B">
        <w:rPr>
          <w:rFonts w:ascii="Arial" w:hAnsi="Arial" w:cs="Arial"/>
        </w:rPr>
        <w:t xml:space="preserve"> </w:t>
      </w:r>
      <w:r w:rsidRPr="00330D6B">
        <w:rPr>
          <w:rFonts w:ascii="Arial" w:hAnsi="Arial" w:cs="Arial"/>
          <w:color w:val="000000"/>
        </w:rPr>
        <w:t>not sufficient for reproduction.</w:t>
      </w:r>
    </w:p>
    <w:p w14:paraId="0000000F" w14:textId="5A23B6C3" w:rsidR="0088299C" w:rsidRDefault="00000000">
      <w:pPr>
        <w:spacing w:before="200" w:after="0"/>
        <w:rPr>
          <w:rFonts w:ascii="Arial" w:hAnsi="Arial" w:cs="Arial"/>
          <w:color w:val="0000FF"/>
        </w:rPr>
      </w:pPr>
      <w:r w:rsidRPr="00330D6B">
        <w:rPr>
          <w:rFonts w:ascii="Arial" w:hAnsi="Arial" w:cs="Arial"/>
        </w:rPr>
        <w:t xml:space="preserve">To help investigators improve their filtering </w:t>
      </w:r>
      <w:r w:rsidRPr="00330D6B">
        <w:rPr>
          <w:rFonts w:ascii="Arial" w:hAnsi="Arial" w:cs="Arial"/>
          <w:color w:val="0000FF"/>
        </w:rPr>
        <w:t>approaches</w:t>
      </w:r>
      <w:r w:rsidRPr="00330D6B">
        <w:rPr>
          <w:rFonts w:ascii="Arial" w:hAnsi="Arial" w:cs="Arial"/>
        </w:rPr>
        <w:t xml:space="preserve">, we review different strategies for filtering genomic datasets </w:t>
      </w:r>
      <w:r w:rsidRPr="00330D6B">
        <w:rPr>
          <w:rFonts w:ascii="Arial" w:hAnsi="Arial" w:cs="Arial"/>
          <w:color w:val="0000FF"/>
        </w:rPr>
        <w:t>and</w:t>
      </w:r>
      <w:r w:rsidRPr="00330D6B">
        <w:rPr>
          <w:rFonts w:ascii="Arial" w:hAnsi="Arial" w:cs="Arial"/>
        </w:rPr>
        <w:t xml:space="preserve"> examine their downstream effects </w:t>
      </w:r>
      <w:r w:rsidRPr="00330D6B">
        <w:rPr>
          <w:rFonts w:ascii="Arial" w:hAnsi="Arial" w:cs="Arial"/>
          <w:color w:val="0000FF"/>
        </w:rPr>
        <w:t>by exploring the impact of a range of filtering decisions on both empirical and simulated datasets.</w:t>
      </w:r>
      <w:r w:rsidRPr="00330D6B">
        <w:rPr>
          <w:rFonts w:ascii="Arial" w:hAnsi="Arial" w:cs="Arial"/>
        </w:rPr>
        <w:t xml:space="preserve"> </w:t>
      </w:r>
      <w:r w:rsidRPr="00330D6B">
        <w:rPr>
          <w:rFonts w:ascii="Arial" w:hAnsi="Arial" w:cs="Arial"/>
          <w:color w:val="0000FF"/>
        </w:rPr>
        <w:t>We also provide practical filtering threshold recommendations and a comprehensive suite of resources including a detailed flowchart, example tables demonstrating how to document filtering steps, and a checklist to consult before publication, which should be useful for both investigators and scientific journals alike.</w:t>
      </w:r>
      <w:r w:rsidRPr="00330D6B">
        <w:rPr>
          <w:rFonts w:ascii="Arial" w:hAnsi="Arial" w:cs="Arial"/>
        </w:rPr>
        <w:t xml:space="preserve"> We also provide </w:t>
      </w:r>
      <w:r w:rsidRPr="00330D6B">
        <w:rPr>
          <w:rFonts w:ascii="Arial" w:hAnsi="Arial" w:cs="Arial"/>
          <w:color w:val="0000FF"/>
        </w:rPr>
        <w:t xml:space="preserve">coding notebooks that contain examples of how to automate and easily </w:t>
      </w:r>
      <w:r w:rsidRPr="00330D6B">
        <w:rPr>
          <w:rFonts w:ascii="Arial" w:hAnsi="Arial" w:cs="Arial"/>
          <w:color w:val="0000FF"/>
        </w:rPr>
        <w:lastRenderedPageBreak/>
        <w:t xml:space="preserve">test multiple filtering parameter values, </w:t>
      </w:r>
      <w:r w:rsidRPr="00330D6B">
        <w:rPr>
          <w:rFonts w:ascii="Arial" w:hAnsi="Arial" w:cs="Arial"/>
        </w:rPr>
        <w:t xml:space="preserve">illustrating a typical filtering workflow template and to aid in scientific reproducibility. </w:t>
      </w:r>
      <w:r w:rsidRPr="00330D6B">
        <w:rPr>
          <w:rFonts w:ascii="Arial" w:hAnsi="Arial" w:cs="Arial"/>
          <w:color w:val="0000FF"/>
        </w:rPr>
        <w:t>Simultaneously, we also stress</w:t>
      </w:r>
      <w:r w:rsidRPr="00330D6B">
        <w:rPr>
          <w:rFonts w:ascii="Arial" w:hAnsi="Arial" w:cs="Arial"/>
        </w:rPr>
        <w:t xml:space="preserve"> the importance of knowing your study system and </w:t>
      </w:r>
      <w:r w:rsidRPr="00330D6B">
        <w:rPr>
          <w:rFonts w:ascii="Arial" w:hAnsi="Arial" w:cs="Arial"/>
          <w:color w:val="0000FF"/>
        </w:rPr>
        <w:t>general</w:t>
      </w:r>
      <w:r w:rsidRPr="00330D6B">
        <w:rPr>
          <w:rFonts w:ascii="Arial" w:hAnsi="Arial" w:cs="Arial"/>
        </w:rPr>
        <w:t xml:space="preserve"> population genetics theory</w:t>
      </w:r>
      <w:r w:rsidR="00D67CF9" w:rsidRPr="00330D6B">
        <w:rPr>
          <w:rFonts w:ascii="Arial" w:hAnsi="Arial" w:cs="Arial"/>
        </w:rPr>
        <w:fldChar w:fldCharType="begin"/>
      </w:r>
      <w:r w:rsidR="00D67CF9" w:rsidRPr="00330D6B">
        <w:rPr>
          <w:rFonts w:ascii="Arial" w:hAnsi="Arial" w:cs="Arial"/>
        </w:rPr>
        <w:instrText xml:space="preserve"> ADDIN ZOTERO_ITEM CSL_CITATION {"citationID":"KS6ngqfJ","properties":{"formattedCitation":"\\super 15,16\\nosupersub{}","plainCitation":"15,16","noteIndex":0},"citationItems":[{"id":5513,"uris":["http://zotero.org/users/10196124/items/PCJG4PT2"],"itemData":{"id":5513,"type":"book","abstract":"Loss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id":5637,"uris":["http://zotero.org/users/10196124/items/FLYYVICL"],"itemData":{"id":5637,"type":"article-journal","abstract":"Abstract Estimating the evolutionary potential of quantitative traits and reliably predicting responses to selection in wild populations are important challenges in evolutionary biology. The genomic revolution has opened up opportunities for measuring relatedness among individuals with precision, enabling pedigree-free estimation of trait heritabilities in wild populations. However, until now, most quantitative genetic studies based on a genomic relatedness matrix (GRM) have focused on long-term monitored populations for which traditional pedigrees were also available, and have often had access to knowledge of genome sequence and variability. Here, we investigated the potential of RAD-sequencing for estimating heritability in a free-ranging roe deer (Capreolous capreolus) population for which no prior genomic resources were available. We propose a step-by-step analytical framework to optimize the quality and quantity of the genomic data and explore the impact of the single nucleotide polymorphism (SNP) calling and filtering processes on the GRM structure and GRM-based heritability estimates. As expected, our results show that sequence coverage strongly affects the number of recovered loci, the genotyping error rate and the amount of missing data. Ultimately, this had little effect on heritability estimates and their standard errors, provided that the GRM was built from a minimum number of loci (above 7,000). Genomic relatedness matrix-based heritability estimates thus appear robust to a moderate level of genotyping errors in the SNP data set. We also showed that quality filters, such as the removal of low-frequency variants, affect the relatedness structure of the GRM, generating lower h2 estimates. Our work illustrates the huge potential of RAD-sequencing for estimating GRM-based heritability in virtually any natural population.","container-title":"Molecular Ecology Resources","DOI":"10.1111/1755-0998.13031","ISSN":"1755-098X","issue":"5","journalAbbreviation":"Molecular Ecology Resources","note":"publisher: John Wiley &amp; Sons, Ltd","page":"1205-1217","title":"RAD-sequencing for estimating genomic relatedness matrix-based heritability in the wild: A case study in roe deer","volume":"19","author":[{"family":"Gervais","given":"Laura"},{"family":"Perrier","given":"Charles"},{"family":"Bernard","given":"Maria"},{"family":"Merlet","given":"Joël"},{"family":"Pemberton","given":"Josephine M."},{"family":"Pujol","given":"Benoit"},{"family":"Quéméré","given":"Erwan"}],"issued":{"date-parts":[["2019",9,1]]},"citation-key":"gervaisRADsequencingEstimatingGenomic2019"}}],"schema":"https://github.com/citation-style-language/schema/raw/master/csl-citation.json"} </w:instrText>
      </w:r>
      <w:r w:rsidR="00D67CF9" w:rsidRPr="00330D6B">
        <w:rPr>
          <w:rFonts w:ascii="Arial" w:hAnsi="Arial" w:cs="Arial"/>
        </w:rPr>
        <w:fldChar w:fldCharType="separate"/>
      </w:r>
      <w:r w:rsidR="00D67CF9" w:rsidRPr="00330D6B">
        <w:rPr>
          <w:rFonts w:ascii="Arial" w:hAnsi="Arial" w:cs="Arial"/>
          <w:vertAlign w:val="superscript"/>
        </w:rPr>
        <w:t>15,16</w:t>
      </w:r>
      <w:r w:rsidR="00D67CF9" w:rsidRPr="00330D6B">
        <w:rPr>
          <w:rFonts w:ascii="Arial" w:hAnsi="Arial" w:cs="Arial"/>
        </w:rPr>
        <w:fldChar w:fldCharType="end"/>
      </w:r>
      <w:r w:rsidR="00D67CF9" w:rsidRPr="00330D6B">
        <w:rPr>
          <w:rFonts w:ascii="Arial" w:hAnsi="Arial" w:cs="Arial"/>
        </w:rPr>
        <w:t xml:space="preserve">, </w:t>
      </w:r>
      <w:r w:rsidRPr="00330D6B">
        <w:rPr>
          <w:rFonts w:ascii="Arial" w:hAnsi="Arial" w:cs="Arial"/>
          <w:color w:val="0000FF"/>
        </w:rPr>
        <w:t>both of which will help researchers make informed choices for setting filtering thresholds and facilitate the interpretation of different results inevitably produced with different filtering thresholds</w:t>
      </w:r>
    </w:p>
    <w:p w14:paraId="64D346FC" w14:textId="77777777" w:rsidR="00330D6B" w:rsidRPr="00330D6B" w:rsidRDefault="00330D6B">
      <w:pPr>
        <w:spacing w:before="200" w:after="0"/>
        <w:rPr>
          <w:rFonts w:ascii="Arial" w:hAnsi="Arial" w:cs="Arial"/>
        </w:rPr>
      </w:pPr>
    </w:p>
    <w:p w14:paraId="00000010" w14:textId="013FD91C" w:rsidR="0088299C" w:rsidRPr="00330D6B" w:rsidRDefault="00330D6B">
      <w:pPr>
        <w:spacing w:before="200" w:after="0"/>
        <w:ind w:firstLine="0"/>
        <w:rPr>
          <w:rFonts w:ascii="Arial" w:hAnsi="Arial" w:cs="Arial"/>
          <w:b/>
          <w:color w:val="0000FF"/>
        </w:rPr>
      </w:pPr>
      <w:r>
        <w:rPr>
          <w:rFonts w:ascii="Arial" w:hAnsi="Arial" w:cs="Arial"/>
          <w:b/>
        </w:rPr>
        <w:t xml:space="preserve">[H1] </w:t>
      </w:r>
      <w:r w:rsidRPr="00330D6B">
        <w:rPr>
          <w:rFonts w:ascii="Arial" w:hAnsi="Arial" w:cs="Arial"/>
          <w:b/>
        </w:rPr>
        <w:t xml:space="preserve">Common filters: complexity, and importance </w:t>
      </w:r>
      <w:r w:rsidRPr="00330D6B">
        <w:rPr>
          <w:rFonts w:ascii="Arial" w:hAnsi="Arial" w:cs="Arial"/>
          <w:b/>
          <w:color w:val="0000FF"/>
        </w:rPr>
        <w:t>of study system knowledge</w:t>
      </w:r>
    </w:p>
    <w:p w14:paraId="00000011" w14:textId="7216CCB5" w:rsidR="0088299C" w:rsidRPr="00330D6B" w:rsidRDefault="00000000" w:rsidP="00330D6B">
      <w:pPr>
        <w:spacing w:before="0" w:after="0"/>
        <w:rPr>
          <w:rFonts w:ascii="Arial" w:hAnsi="Arial" w:cs="Arial"/>
        </w:rPr>
      </w:pPr>
      <w:r w:rsidRPr="00330D6B">
        <w:rPr>
          <w:rFonts w:ascii="Arial" w:hAnsi="Arial" w:cs="Arial"/>
        </w:rPr>
        <w:t>Today, investigators have many different instrumentation options for obtaining DNA, RNA, and epigenetic sequencing data</w:t>
      </w:r>
      <w:r w:rsidR="00D42044" w:rsidRPr="00330D6B">
        <w:rPr>
          <w:rFonts w:ascii="Arial" w:hAnsi="Arial" w:cs="Arial"/>
        </w:rPr>
        <w:fldChar w:fldCharType="begin"/>
      </w:r>
      <w:r w:rsidR="00D42044" w:rsidRPr="00330D6B">
        <w:rPr>
          <w:rFonts w:ascii="Arial" w:hAnsi="Arial" w:cs="Arial"/>
        </w:rPr>
        <w:instrText xml:space="preserve"> ADDIN ZOTERO_ITEM CSL_CITATION {"citationID":"spDcVgiJ","properties":{"formattedCitation":"\\super 17,18\\nosupersub{}","plainCitation":"17,18","noteIndex":0},"citationItems":[{"id":5418,"uris":["http://zotero.org/users/10196124/items/HHAFS29K"],"itemData":{"id":5418,"type":"article-journal","abstract":"Genomes represent the starting point of genetic studies. Since the discovery of DNA structure, scientists have devoted great efforts to determine their sequence in an exact way. In this review we provide a comprehensive historical background of the improvements in DNA sequencing technologies that have accompanied the major milestones in genome sequencing and assembly, ranging from early sequencing methods to Next-Generation Sequencing platforms. We then focus on the advantages and challenges of the current technologies and approaches, collectively known as Third Generation Sequencing. As these technical advancements have been accompanied by progress in analytical methods, we also review the bioinformatic tools currently employed in de novo genome assembly, as well as some applications of Third Generation Sequencing technologies and high-quality reference genomes.","container-title":"Computational and Structural Biotechnology Journal","DOI":"10.1016/j.csbj.2019.11.002","ISSN":"2001-0370","journalAbbreviation":"Computational and Structural Biotechnology Journal","page":"9-19","title":"Long walk to genomics: History and current approaches to genome sequencing and assembly","volume":"18","author":[{"family":"Giani","given":"Alice Maria"},{"family":"Gallo","given":"Guido Roberto"},{"family":"Gianfranceschi","given":"Luca"},{"family":"Formenti","given":"Giulio"}],"issued":{"date-parts":[["2020",1,1]]},"citation-key":"gianiLongWalkGenomics2020"}},{"id":5417,"uris":["http://zotero.org/users/10196124/items/KSNQVWFV"],"itemData":{"id":5417,"type":"article-journal","abstract":"Genetic sequencing technologies are evolving at a rapid pace with major implications for research and clinical practice. In this review, the authors provide an updated overview of next-generation sequencing (NGS) and emerging methodologies. NGS has tremendously improved sequencing output while being more time and cost-efficient in comparison to Sanger sequencing. The authors describe short-read sequencing approaches, such as sequencing by synthesis, ion semiconductor sequencing, and nanoball sequencing. Third-generation long-read sequencing now promises to overcome many of the limitations of short-read sequencing, such as the ability to reliably resolve repeat sequences and large genomic rearrangements. By combining complementary methods with massively parallel DNA sequencing, a greater insight into the biological context of disease mechanisms is now possible. Emerging methodologies, such as advances in nanopore technology, in situ nucleic acid sequencing, and microscopy-based sequencing, will continue the rapid evolution of this area. These new technologies hold many potential applications for hematological disorders, with the promise of precision and personalized medical care in the future.","container-title":"Seminars in Thrombosis and Hemostasis","DOI":"10.1055/s-0039-1688446","ISSN":"0094-6176","issue":"07","journalAbbreviation":"Semin Thromb Hemost","language":"EN","note":"edition: 2019/05/16\npublisher: Thieme Medical Publishers","page":"661-673","title":"Next-Generation Sequencing and Emerging Technologies","volume":"45","author":[{"family":"Kumar","given":"Kishore R.; Cowley","suffix":"Mark J.; Davis, Ryan L."}],"issued":{"date-parts":[["2019",10,1]]},"citation-key":"kumarNextGenerationSequencingEmerging2019"}}],"schema":"https://github.com/citation-style-language/schema/raw/master/csl-citation.json"} </w:instrText>
      </w:r>
      <w:r w:rsidR="00D42044" w:rsidRPr="00330D6B">
        <w:rPr>
          <w:rFonts w:ascii="Arial" w:hAnsi="Arial" w:cs="Arial"/>
        </w:rPr>
        <w:fldChar w:fldCharType="separate"/>
      </w:r>
      <w:r w:rsidR="00D42044" w:rsidRPr="00330D6B">
        <w:rPr>
          <w:rFonts w:ascii="Arial" w:hAnsi="Arial" w:cs="Arial"/>
          <w:vertAlign w:val="superscript"/>
        </w:rPr>
        <w:t>17,18</w:t>
      </w:r>
      <w:r w:rsidR="00D42044" w:rsidRPr="00330D6B">
        <w:rPr>
          <w:rFonts w:ascii="Arial" w:hAnsi="Arial" w:cs="Arial"/>
        </w:rPr>
        <w:fldChar w:fldCharType="end"/>
      </w:r>
      <w:r w:rsidRPr="00330D6B">
        <w:rPr>
          <w:rFonts w:ascii="Arial" w:hAnsi="Arial" w:cs="Arial"/>
        </w:rPr>
        <w:t>, which subsequently yield reads of different lengths, configurations (</w:t>
      </w:r>
      <w:r w:rsidRPr="00330D6B">
        <w:rPr>
          <w:rFonts w:ascii="Arial" w:hAnsi="Arial" w:cs="Arial"/>
          <w:i/>
        </w:rPr>
        <w:t>e.g.,</w:t>
      </w:r>
      <w:r w:rsidRPr="00330D6B">
        <w:rPr>
          <w:rFonts w:ascii="Arial" w:hAnsi="Arial" w:cs="Arial"/>
        </w:rPr>
        <w:t xml:space="preserve"> single- or paired-end), and qualities</w:t>
      </w:r>
      <w:r w:rsidR="00D42044" w:rsidRPr="00330D6B">
        <w:rPr>
          <w:rFonts w:ascii="Arial" w:hAnsi="Arial" w:cs="Arial"/>
        </w:rPr>
        <w:fldChar w:fldCharType="begin"/>
      </w:r>
      <w:r w:rsidR="00D42044" w:rsidRPr="00330D6B">
        <w:rPr>
          <w:rFonts w:ascii="Arial" w:hAnsi="Arial" w:cs="Arial"/>
        </w:rPr>
        <w:instrText xml:space="preserve"> ADDIN ZOTERO_ITEM CSL_CITATION {"citationID":"cGTLomhp","properties":{"formattedCitation":"\\super 19\\nosupersub{}","plainCitation":"19","noteIndex":0},"citationItems":[{"id":5419,"uris":["http://zotero.org/users/10196124/items/IKC2JAY5"],"itemData":{"id":5419,"type":"article-journal","abstract":"This review commemorates the 40th anniversary of DNA sequencing, a period in which we have already witnessed multiple technological revolutions and a growth in scale from a few kilobases to the first human genome, and now to millions of human and a myriad of other genomes. DNA sequencing has been extensively and creatively repurposed, including as a ‘counter’ for a vast range of molecular phenomena. We predict that in the long view of history, the impact of DNA sequencing will be on a par with that of the microscope.","container-title":"Nature","DOI":"10.1038/nature24286","ISSN":"1476-4687","issue":"7676","journalAbbreviation":"Nature","page":"345-353","title":"DNA sequencing at 40: past, present and future","volume":"550","author":[{"family":"Shendure","given":"Jay"},{"family":"Balasubramanian","given":"Shankar"},{"family":"Church","given":"George M."},{"family":"Gilbert","given":"Walter"},{"family":"Rogers","given":"Jane"},{"family":"Schloss","given":"Jeffery A."},{"family":"Waterston","given":"Robert H."}],"issued":{"date-parts":[["2017",10,1]]},"citation-key":"shendureDNASequencing402017"}}],"schema":"https://github.com/citation-style-language/schema/raw/master/csl-citation.json"} </w:instrText>
      </w:r>
      <w:r w:rsidR="00D42044" w:rsidRPr="00330D6B">
        <w:rPr>
          <w:rFonts w:ascii="Arial" w:hAnsi="Arial" w:cs="Arial"/>
        </w:rPr>
        <w:fldChar w:fldCharType="separate"/>
      </w:r>
      <w:r w:rsidR="00D42044" w:rsidRPr="00330D6B">
        <w:rPr>
          <w:rFonts w:ascii="Arial" w:hAnsi="Arial" w:cs="Arial"/>
          <w:vertAlign w:val="superscript"/>
        </w:rPr>
        <w:t>19</w:t>
      </w:r>
      <w:r w:rsidR="00D42044" w:rsidRPr="00330D6B">
        <w:rPr>
          <w:rFonts w:ascii="Arial" w:hAnsi="Arial" w:cs="Arial"/>
        </w:rPr>
        <w:fldChar w:fldCharType="end"/>
      </w:r>
      <w:r w:rsidRPr="00330D6B">
        <w:rPr>
          <w:rFonts w:ascii="Arial" w:hAnsi="Arial" w:cs="Arial"/>
        </w:rPr>
        <w:t xml:space="preserve">. These sequences are then either aligned back to a </w:t>
      </w:r>
      <w:r w:rsidRPr="00330D6B">
        <w:rPr>
          <w:rFonts w:ascii="Arial" w:hAnsi="Arial" w:cs="Arial"/>
          <w:b/>
          <w:i/>
        </w:rPr>
        <w:t>reference</w:t>
      </w:r>
      <w:r w:rsidRPr="00330D6B">
        <w:rPr>
          <w:rFonts w:ascii="Arial" w:hAnsi="Arial" w:cs="Arial"/>
        </w:rPr>
        <w:t xml:space="preserve"> (such as a reference genome or transcriptome), or </w:t>
      </w:r>
      <w:r w:rsidRPr="00330D6B">
        <w:rPr>
          <w:rFonts w:ascii="Arial" w:hAnsi="Arial" w:cs="Arial"/>
          <w:i/>
        </w:rPr>
        <w:t xml:space="preserve">de novo </w:t>
      </w:r>
      <w:r w:rsidRPr="00330D6B">
        <w:rPr>
          <w:rFonts w:ascii="Arial" w:hAnsi="Arial" w:cs="Arial"/>
        </w:rPr>
        <w:t>assembled and aligned to consensus sequences (</w:t>
      </w:r>
      <w:r w:rsidRPr="00330D6B">
        <w:rPr>
          <w:rFonts w:ascii="Arial" w:hAnsi="Arial" w:cs="Arial"/>
          <w:i/>
        </w:rPr>
        <w:t>i.e.</w:t>
      </w:r>
      <w:r w:rsidRPr="00330D6B">
        <w:rPr>
          <w:rFonts w:ascii="Arial" w:hAnsi="Arial" w:cs="Arial"/>
        </w:rPr>
        <w:t xml:space="preserve">, </w:t>
      </w:r>
      <w:r w:rsidRPr="00330D6B">
        <w:rPr>
          <w:rFonts w:ascii="Arial" w:hAnsi="Arial" w:cs="Arial"/>
          <w:b/>
          <w:i/>
          <w:color w:val="0000FF"/>
        </w:rPr>
        <w:t>contigs</w:t>
      </w:r>
      <w:r w:rsidRPr="00330D6B">
        <w:rPr>
          <w:rFonts w:ascii="Arial" w:hAnsi="Arial" w:cs="Arial"/>
        </w:rPr>
        <w:t xml:space="preserve"> or stacks) for subsequent variant calling or analyses</w:t>
      </w:r>
      <w:r w:rsidR="00D42044" w:rsidRPr="00330D6B">
        <w:rPr>
          <w:rFonts w:ascii="Arial" w:hAnsi="Arial" w:cs="Arial"/>
        </w:rPr>
        <w:fldChar w:fldCharType="begin"/>
      </w:r>
      <w:r w:rsidR="00D42044" w:rsidRPr="00330D6B">
        <w:rPr>
          <w:rFonts w:ascii="Arial" w:hAnsi="Arial" w:cs="Arial"/>
        </w:rPr>
        <w:instrText xml:space="preserve"> ADDIN ZOTERO_ITEM CSL_CITATION {"citationID":"ikWSu41R","properties":{"formattedCitation":"\\super 20\\uc0\\u8211{}23\\nosupersub{}","plainCitation":"20–23","noteIndex":0},"citationItems":[{"id":5484,"uris":["http://zotero.org/users/10196124/items/5VM5QXQ9"],"itemData":{"id":5484,"type":"article-journal","abstract":"Abstract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Overgaard"}],"issued":{"date-parts":[["2021",12,1]]},"citation-key":"louBeginnerGuideLowcoverage2021"}},{"id":5501,"uris":["http://zotero.org/users/10196124/items/GFH4LVWI"],"itemData":{"id":5501,"type":"article-journal","abstract":"Genetic variant calling from DNA sequencing has enabled understanding of germline variation in hundreds of thousands of humans. Sequencing technologies and variant-calling methods have advanced rapidly, routinely providing reliable variant calls in most of the human genome. We describe how advances in long reads, deep learning, de novo assembly and pangenomes have expanded access to variant calls in increasingly challenging, repetitive genomic regions, including medically relevant regions, and how new benchmark sets and benchmarking methods illuminate their strengths and limitations. Finally, we explore the possible future of more complete characterization of human genome variation in light of the recent completion of a telomere-to-telomere human genome reference assembly and human pangenomes, and we consider the innovations needed to benchmark their newly accessible repetitive regions and complex variants.","container-title":"Nature Reviews Genetics","DOI":"10.1038/s41576-023-00590-0","ISSN":"1471-0064","issue":"7","journalAbbreviation":"Nature Reviews Genetics","page":"464-483","title":"Variant calling and benchmarking in an era of complete human genome sequences","volume":"24","author":[{"family":"Olson","given":"Nathan D."},{"family":"Wagner","given":"Justin"},{"family":"Dwarshuis","given":"Nathan"},{"family":"Miga","given":"Karen H."},{"family":"Sedlazeck","given":"Fritz J."},{"family":"Salit","given":"Marc"},{"family":"Zook","given":"Justin M."}],"issued":{"date-parts":[["2023",7,1]]},"citation-key":"olsonVariantCallingBenchmarking2023"}},{"id":5464,"uris":["http://zotero.org/users/10196124/items/TW2HT4R6"],"itemData":{"id":5464,"type":"article-journal","abstract":"In this protocol, the authors provide a strategy and set of methods to analyze restriction-site-associated DNA-sequencing (RAD-seq) data using Stacks, enabling the genome-wide discovery and genotyping of SNPs across a range of systems.","container-title":"Nature Protocols","DOI":"10.1038/nprot.2017.123","ISSN":"1750-2799","issue":"12","journalAbbreviation":"Nature Protocols","page":"2640-2659","title":"Deriving genotypes from RAD-seq short-read data using Stacks","volume":"12","author":[{"family":"Rochette","given":"Nicolas C"},{"family":"Catchen","given":"Julian M"}],"issued":{"date-parts":[["2017",12,1]]},"citation-key":"rochetteDerivingGenotypesRADseq2017"}},{"id":5462,"uris":["http://zotero.org/users/10196124/items/QJ28FJBF"],"itemData":{"id":5462,"type":"article-journal","abstract":"Summary Restriction site-Associated DNA sequencing (RAD-seq) has become a widely adopted method for genotyping populations of model and non-model organisms. Generating a reliable set of loci for downstream analysis requires appropriate use of bioinformatics software, such as the program stacks. Using three empirical RAD-seq datasets, we demonstrate a method for optimising a de novo assembly of loci using stacks. By iterating values of the program's main parameters and plotting resultant core metrics for visualisation, researchers can gain a much better understanding of their dataset and select an optimal set of parameters; we present the 80% rule as a generally effective method to select the core parameters for stacks. Visualisation of the metrics plotted for the three RAD-seq datasets shows that they differ in the optimal parameters that should be used to maximise the amount of available biological information. We also demonstrate that building loci de novo and then integrating alignment positions is more effective than aligning raw reads directly to a reference genome. Our methods will help the community in honing the analytical skills necessary to accurately assemble a RAD-seq dataset.","container-title":"Methods in Ecology and Evolution","DOI":"10.1111/2041-210X.12775","ISSN":"2041-210X","issue":"10","journalAbbreviation":"Methods in Ecology and Evolution","note":"publisher: John Wiley &amp; Sons, Ltd","page":"1360-1373","title":"Lost in parameter space: a road map for stacks","volume":"8","author":[{"family":"Paris","given":"Josephine R."},{"family":"Stevens","given":"Jamie R."},{"family":"Catchen","given":"Julian M."}],"issued":{"date-parts":[["2017",10,1]]},"citation-key":"parisLostParameterSpace2017"}}],"schema":"https://github.com/citation-style-language/schema/raw/master/csl-citation.json"} </w:instrText>
      </w:r>
      <w:r w:rsidR="00D42044" w:rsidRPr="00330D6B">
        <w:rPr>
          <w:rFonts w:ascii="Arial" w:hAnsi="Arial" w:cs="Arial"/>
        </w:rPr>
        <w:fldChar w:fldCharType="separate"/>
      </w:r>
      <w:r w:rsidR="00D42044" w:rsidRPr="00330D6B">
        <w:rPr>
          <w:rFonts w:ascii="Arial" w:hAnsi="Arial" w:cs="Arial"/>
          <w:vertAlign w:val="superscript"/>
        </w:rPr>
        <w:t>20–23</w:t>
      </w:r>
      <w:r w:rsidR="00D42044" w:rsidRPr="00330D6B">
        <w:rPr>
          <w:rFonts w:ascii="Arial" w:hAnsi="Arial" w:cs="Arial"/>
        </w:rPr>
        <w:fldChar w:fldCharType="end"/>
      </w:r>
      <w:r w:rsidRPr="00330D6B">
        <w:rPr>
          <w:rFonts w:ascii="Arial" w:hAnsi="Arial" w:cs="Arial"/>
        </w:rPr>
        <w:t>. Without some form of reference-guided alignment, downstream analyses can be limited because it can be difficult to estimate relevant parameters (</w:t>
      </w:r>
      <w:r w:rsidRPr="00330D6B">
        <w:rPr>
          <w:rFonts w:ascii="Arial" w:hAnsi="Arial" w:cs="Arial"/>
          <w:i/>
        </w:rPr>
        <w:t>e.g.</w:t>
      </w:r>
      <w:r w:rsidRPr="00330D6B">
        <w:rPr>
          <w:rFonts w:ascii="Arial" w:hAnsi="Arial" w:cs="Arial"/>
        </w:rPr>
        <w:t>, runs of homozygosity</w:t>
      </w:r>
      <w:r w:rsidR="00D42044" w:rsidRPr="00330D6B">
        <w:rPr>
          <w:rFonts w:ascii="Arial" w:hAnsi="Arial" w:cs="Arial"/>
        </w:rPr>
        <w:fldChar w:fldCharType="begin"/>
      </w:r>
      <w:r w:rsidR="00D42044" w:rsidRPr="00330D6B">
        <w:rPr>
          <w:rFonts w:ascii="Arial" w:hAnsi="Arial" w:cs="Arial"/>
        </w:rPr>
        <w:instrText xml:space="preserve"> ADDIN ZOTERO_ITEM CSL_CITATION {"citationID":"nTz4hYJT","properties":{"formattedCitation":"\\super 24\\nosupersub{}","plainCitation":"24","noteIndex":0},"citationItems":[{"id":5529,"uris":["http://zotero.org/users/10196124/items/GJ9L9W4M"],"itemData":{"id":5529,"type":"article-journal","abstract":"The inheritance of identical haplotypes from a common ancestor creates long tracts of homozygous genotypes known as runs of homozygosity (ROH).ROH are ubiquitous across human populations, and they correlate with pedigree inbreeding. Larger populations have fewer, shorter ROH, whereas isolated or bottlenecked populations have more, somewhat longer ROH. Admixed groups have the fewest ROH, whereas consanguineous communities carry very long ROH. Native American populations have the highest burdens of ROH in the world.ROH can be detected in microarray or whole-genome sequencing (WGS) data, using either observational approaches, for example, that implemented in PLINK, or model-based approaches. Simulations show that PLINK outperforms many other methods.ROH are non-randomly distributed across the genome, being more prevalent in areas of low recombination, but are also concentrated in small regions called ROH islands.Quantitative traits related to stature and cognition have been robustly associated with ROH burden, implying recessive variants contribute to their genetic architecture. Case–control analyses of ROH, on the other hand, appear more easily confounded by socioeconomic or cultural factors.Both megacohorts and special populations are now being used to investigate diverse aspects of the scope and mechanism of inbreeding depression in humans.","container-title":"Nature Reviews Genetics","DOI":"10.1038/nrg.2017.109","ISSN":"1471-0064","issue":"4","journalAbbreviation":"Nature Reviews Genetics","page":"220-234","title":"Runs of homozygosity: windows into population history and trait architecture","volume":"19","author":[{"family":"Ceballos","given":"Francisco C."},{"family":"Joshi","given":"Peter K."},{"family":"Clark","given":"David W."},{"family":"Ramsay","given":"Michèle"},{"family":"Wilson","given":"James F."}],"issued":{"date-parts":[["2018",4,1]]},"citation-key":"ceballosRunsHomozygosityWindows2018"}}],"schema":"https://github.com/citation-style-language/schema/raw/master/csl-citation.json"} </w:instrText>
      </w:r>
      <w:r w:rsidR="00D42044" w:rsidRPr="00330D6B">
        <w:rPr>
          <w:rFonts w:ascii="Arial" w:hAnsi="Arial" w:cs="Arial"/>
        </w:rPr>
        <w:fldChar w:fldCharType="separate"/>
      </w:r>
      <w:r w:rsidR="00D42044" w:rsidRPr="00330D6B">
        <w:rPr>
          <w:rFonts w:ascii="Arial" w:hAnsi="Arial" w:cs="Arial"/>
          <w:vertAlign w:val="superscript"/>
        </w:rPr>
        <w:t>24</w:t>
      </w:r>
      <w:r w:rsidR="00D42044" w:rsidRPr="00330D6B">
        <w:rPr>
          <w:rFonts w:ascii="Arial" w:hAnsi="Arial" w:cs="Arial"/>
        </w:rPr>
        <w:fldChar w:fldCharType="end"/>
      </w:r>
      <w:r w:rsidRPr="00330D6B">
        <w:rPr>
          <w:rFonts w:ascii="Arial" w:hAnsi="Arial" w:cs="Arial"/>
        </w:rPr>
        <w:t xml:space="preserve">, </w:t>
      </w:r>
      <w:r w:rsidRPr="00330D6B">
        <w:rPr>
          <w:rFonts w:ascii="Arial" w:hAnsi="Arial" w:cs="Arial"/>
          <w:color w:val="0000FF"/>
        </w:rPr>
        <w:t>recombination points and patterns</w:t>
      </w:r>
      <w:r w:rsidRPr="00330D6B">
        <w:rPr>
          <w:rFonts w:ascii="Arial" w:hAnsi="Arial" w:cs="Arial"/>
        </w:rPr>
        <w:t>) or determine the genomic context for loci of interest (</w:t>
      </w:r>
      <w:r w:rsidRPr="00330D6B">
        <w:rPr>
          <w:rFonts w:ascii="Arial" w:hAnsi="Arial" w:cs="Arial"/>
          <w:i/>
        </w:rPr>
        <w:t>e.g.</w:t>
      </w:r>
      <w:r w:rsidRPr="00330D6B">
        <w:rPr>
          <w:rFonts w:ascii="Arial" w:hAnsi="Arial" w:cs="Arial"/>
        </w:rPr>
        <w:t xml:space="preserve">, linkage, </w:t>
      </w:r>
      <w:r w:rsidRPr="00330D6B">
        <w:rPr>
          <w:rFonts w:ascii="Arial" w:hAnsi="Arial" w:cs="Arial"/>
          <w:b/>
          <w:i/>
          <w:color w:val="0000FF"/>
        </w:rPr>
        <w:t>haplotype phase</w:t>
      </w:r>
      <w:r w:rsidRPr="00330D6B">
        <w:rPr>
          <w:rFonts w:ascii="Arial" w:hAnsi="Arial" w:cs="Arial"/>
        </w:rPr>
        <w:t>)</w:t>
      </w:r>
      <w:r w:rsidR="00D42044" w:rsidRPr="00330D6B">
        <w:rPr>
          <w:rFonts w:ascii="Arial" w:hAnsi="Arial" w:cs="Arial"/>
        </w:rPr>
        <w:fldChar w:fldCharType="begin"/>
      </w:r>
      <w:r w:rsidR="00D42044" w:rsidRPr="00330D6B">
        <w:rPr>
          <w:rFonts w:ascii="Arial" w:hAnsi="Arial" w:cs="Arial"/>
        </w:rPr>
        <w:instrText xml:space="preserve"> ADDIN ZOTERO_ITEM CSL_CITATION {"citationID":"p4L3ouIW","properties":{"formattedCitation":"\\super 25\\nosupersub{}","plainCitation":"25","noteIndex":0},"citationItems":[{"id":5420,"uris":["http://zotero.org/users/10196124/items/EZW9X7L8"],"itemData":{"id":5420,"type":"article-journal","abstract":"Abstract Genotyping-by-sequencing methods such as RADseq are popular for generating genomic and population-scale data sets from a diverse range of organisms. These often lack a usable reference genome, restricting users to RADseq specific software for processing. However, these come with limitations compared to generic next generation sequencing (NGS) toolkits. Here, we describe and test a simple pipeline for reference-free RADseq data processing that blends de novo elements from STACKS with the full suite of state-of-the art NGS tools. Specifically, we use the de novo RADseq assembly employed by STACKS to create a catalogue of RAD loci that serves as a reference for read mapping, variant calling and site filters. Using RADseq data from 28 zebra sequenced to ~8x depth-of-coverage we evaluate our approach by comparing the site frequency spectra (SFS) to those from alternative pipelines. Most pipelines yielded similar SFS at 8x depth, but only a genotype likelihood based pipeline performed similarly at low sequencing depth (2?4x). We compared the RADseq SFS with medium-depth (~13x) shotgun sequencing of eight overlapping samples, revealing that the RADseq SFS was persistently slightly skewed towards rare and invariant alleles. Using simulations and human data we confirm that this is expected when there is allelic dropout (AD) in the RADseq data. AD in the RADseq data caused a heterozygosity deficit of ~16%, which dropped to ~5% after filtering AD. Hence, AD was the most important source of bias in our RADseq data.","container-title":"Molecular Ecology Resources","DOI":"10.1111/1755-0998.13324","ISSN":"1755-098X","issue":"4","journalAbbreviation":"Molecular Ecology Resources","note":"publisher: John Wiley &amp; Sons, Ltd","page":"1085-1097","title":"A reference-free approach to analyse RADseq data using standard next generation sequencing toolkits","volume":"21","author":[{"family":"Heller","given":"Rasmus"},{"family":"Nursyifa","given":"Casia"},{"family":"Garcia-Erill","given":"Genís"},{"family":"Salmona","given":"Jordi"},{"family":"Chikhi","given":"Lounes"},{"family":"Meisner","given":"Jonas"},{"family":"Korneliussen","given":"Thorfinn Sand"},{"family":"Albrechtsen","given":"Anders"}],"issued":{"date-parts":[["2021",5,1]]},"citation-key":"hellerReferencefreeApproachAnalyse2021"}}],"schema":"https://github.com/citation-style-language/schema/raw/master/csl-citation.json"} </w:instrText>
      </w:r>
      <w:r w:rsidR="00D42044" w:rsidRPr="00330D6B">
        <w:rPr>
          <w:rFonts w:ascii="Arial" w:hAnsi="Arial" w:cs="Arial"/>
        </w:rPr>
        <w:fldChar w:fldCharType="separate"/>
      </w:r>
      <w:r w:rsidR="00D42044" w:rsidRPr="00330D6B">
        <w:rPr>
          <w:rFonts w:ascii="Arial" w:hAnsi="Arial" w:cs="Arial"/>
          <w:vertAlign w:val="superscript"/>
        </w:rPr>
        <w:t>25</w:t>
      </w:r>
      <w:r w:rsidR="00D42044" w:rsidRPr="00330D6B">
        <w:rPr>
          <w:rFonts w:ascii="Arial" w:hAnsi="Arial" w:cs="Arial"/>
        </w:rPr>
        <w:fldChar w:fldCharType="end"/>
      </w:r>
      <w:r w:rsidRPr="00330D6B">
        <w:rPr>
          <w:rFonts w:ascii="Arial" w:hAnsi="Arial" w:cs="Arial"/>
        </w:rPr>
        <w:t xml:space="preserve"> (but see</w:t>
      </w:r>
      <w:r w:rsidR="00D42044" w:rsidRPr="00330D6B">
        <w:rPr>
          <w:rFonts w:ascii="Arial" w:hAnsi="Arial" w:cs="Arial"/>
        </w:rPr>
        <w:fldChar w:fldCharType="begin"/>
      </w:r>
      <w:r w:rsidR="00D42044" w:rsidRPr="00330D6B">
        <w:rPr>
          <w:rFonts w:ascii="Arial" w:hAnsi="Arial" w:cs="Arial"/>
        </w:rPr>
        <w:instrText xml:space="preserve"> ADDIN ZOTERO_ITEM CSL_CITATION {"citationID":"J03i9keW","properties":{"formattedCitation":"\\super 26\\nosupersub{}","plainCitation":"26","noteIndex":0},"citationItems":[{"id":5422,"uris":["http://zotero.org/users/10196124/items/B5E2KAVG"],"itemData":{"id":5422,"type":"chapter","abstract":"Experiments involving metagenomics data are become increasingly commonplace. Processing such data requires a unique set of considerations. Quality control of metagenomics data is critical to extracting pertinent insights. In this chapter, we outline some considerations in terms of study design and other confounding factors that can often only be realized at the point of data analysis.","container-title":"Metagenomic Data Analysis","event-place":"New York, NY","ISBN":"978-1-07-163072-3","note":"DOI: 10.1007/978-1-0716-3072-3_2","page":"21-54","publisher":"Springer US","publisher-place":"New York, NY","title":"Quality Control in Metagenomics Data","URL":"https://doi.org/10.1007/978-1-0716-3072-3_2","author":[{"family":"Gihawi","given":"Abraham"},{"family":"Cardenas","given":"Ryan"},{"family":"Hurst","given":"Rachel"},{"family":"Brewer","given":"Daniel S."}],"editor":[{"family":"Mitra","given":"Suparna"}],"issued":{"date-parts":[["2023"]]},"citation-key":"gihawiQualityControlMetagenomics2023"}}],"schema":"https://github.com/citation-style-language/schema/raw/master/csl-citation.json"} </w:instrText>
      </w:r>
      <w:r w:rsidR="00D42044" w:rsidRPr="00330D6B">
        <w:rPr>
          <w:rFonts w:ascii="Arial" w:hAnsi="Arial" w:cs="Arial"/>
        </w:rPr>
        <w:fldChar w:fldCharType="separate"/>
      </w:r>
      <w:r w:rsidR="00D42044" w:rsidRPr="00330D6B">
        <w:rPr>
          <w:rFonts w:ascii="Arial" w:hAnsi="Arial" w:cs="Arial"/>
          <w:vertAlign w:val="superscript"/>
        </w:rPr>
        <w:t>26</w:t>
      </w:r>
      <w:r w:rsidR="00D42044" w:rsidRPr="00330D6B">
        <w:rPr>
          <w:rFonts w:ascii="Arial" w:hAnsi="Arial" w:cs="Arial"/>
        </w:rPr>
        <w:fldChar w:fldCharType="end"/>
      </w:r>
      <w:r w:rsidRPr="00330D6B">
        <w:rPr>
          <w:rFonts w:ascii="Arial" w:hAnsi="Arial" w:cs="Arial"/>
        </w:rPr>
        <w:t xml:space="preserve"> and</w:t>
      </w:r>
      <w:r w:rsidR="00D42044" w:rsidRPr="00330D6B">
        <w:rPr>
          <w:rFonts w:ascii="Arial" w:hAnsi="Arial" w:cs="Arial"/>
        </w:rPr>
        <w:fldChar w:fldCharType="begin"/>
      </w:r>
      <w:r w:rsidR="00D42044" w:rsidRPr="00330D6B">
        <w:rPr>
          <w:rFonts w:ascii="Arial" w:hAnsi="Arial" w:cs="Arial"/>
        </w:rPr>
        <w:instrText xml:space="preserve"> ADDIN ZOTERO_ITEM CSL_CITATION {"citationID":"g5NVH3gC","properties":{"formattedCitation":"\\super 27\\nosupersub{}","plainCitation":"27","noteIndex":0},"citationItems":[{"id":5423,"uris":["http://zotero.org/users/10196124/items/9PXPDDWJ"],"itemData":{"id":5423,"type":"article-journal","abstract":"Environmental DNA (eDNA) metabarcoding is a novel method of assessing biodiversity wherein samples are taken from the environment via water, sediment or air from which DNA is extracted, and then amplified using general or universal primers in polymerase chain reaction and sequenced using next-generation sequencing to generate thousands to millions of reads. From this data, species presence can be determined, and overall biodiversity assessed. It is an interdisciplinary method that brings together traditional field-based ecology with in-depth molecular methods and advanced computational tools. As an emerging monitoring method, there are many pitfalls and roadblocks to be considered and avoided, but the method may still have the ability to revolutionize modern biodiversity surveys for the molecular era. In this paper, we review the basic methodology, benefits, and concerns of eDNA metabarcoding, and systematically cover the applications of the method in global ecology thus far, including biodiversity monitoring across all habitats and taxonomic groups, ancient ecosystem reconstruction, plant-pollinator interactions, diet analysis, invasive species detection, pollution responses, and air quality monitoring. We also discuss the future applications of the method as well as expected technological advances and how they may impact the way that eDNA metabarcoding may used in the future. eDNA metabarcoding is a unique method still in development and will likely remain in flux for some time as technology advances and procedures become standardized. However, as metabarcoding is optimized and its use becomes more widespread, it is likely to become an essential tool for ecological monitoring and global conservation study.","container-title":"Global Ecology and Conservation","DOI":"10.1016/j.gecco.2019.e00547","ISSN":"2351-9894","journalAbbreviation":"Global Ecology and Conservation","page":"e00547","title":"Past, present, and future perspectives of environmental DNA (eDNA) metabarcoding: A systematic review in methods, monitoring, and applications of global eDNA","volume":"17","author":[{"family":"Ruppert","given":"Krista M."},{"family":"Kline","given":"Richard J."},{"family":"Rahman","given":"Md Saydur"}],"issued":{"date-parts":[["2019",1,1]]},"citation-key":"ruppertPresentFuturePerspectives2019"}}],"schema":"https://github.com/citation-style-language/schema/raw/master/csl-citation.json"} </w:instrText>
      </w:r>
      <w:r w:rsidR="00D42044" w:rsidRPr="00330D6B">
        <w:rPr>
          <w:rFonts w:ascii="Arial" w:hAnsi="Arial" w:cs="Arial"/>
        </w:rPr>
        <w:fldChar w:fldCharType="separate"/>
      </w:r>
      <w:r w:rsidR="00D42044" w:rsidRPr="00330D6B">
        <w:rPr>
          <w:rFonts w:ascii="Arial" w:hAnsi="Arial" w:cs="Arial"/>
          <w:vertAlign w:val="superscript"/>
        </w:rPr>
        <w:t>27</w:t>
      </w:r>
      <w:r w:rsidR="00D42044" w:rsidRPr="00330D6B">
        <w:rPr>
          <w:rFonts w:ascii="Arial" w:hAnsi="Arial" w:cs="Arial"/>
        </w:rPr>
        <w:fldChar w:fldCharType="end"/>
      </w:r>
      <w:r w:rsidRPr="00330D6B">
        <w:rPr>
          <w:rFonts w:ascii="Arial" w:hAnsi="Arial" w:cs="Arial"/>
        </w:rPr>
        <w:t xml:space="preserve"> for best practices in metagenomics and eDNA, respectively). Lacking a quality reference genome </w:t>
      </w:r>
      <w:r w:rsidRPr="00330D6B">
        <w:rPr>
          <w:rFonts w:ascii="Arial" w:hAnsi="Arial" w:cs="Arial"/>
          <w:color w:val="0000FF"/>
        </w:rPr>
        <w:t>can</w:t>
      </w:r>
      <w:r w:rsidRPr="00330D6B">
        <w:rPr>
          <w:rFonts w:ascii="Arial" w:hAnsi="Arial" w:cs="Arial"/>
        </w:rPr>
        <w:t xml:space="preserve"> therefore be a challenge for researchers working in non-model systems, if alignments are made to low-quality reference genome assemblies (</w:t>
      </w:r>
      <w:r w:rsidRPr="00330D6B">
        <w:rPr>
          <w:rFonts w:ascii="Arial" w:hAnsi="Arial" w:cs="Arial"/>
          <w:i/>
        </w:rPr>
        <w:t>e.g</w:t>
      </w:r>
      <w:r w:rsidRPr="00330D6B">
        <w:rPr>
          <w:rFonts w:ascii="Arial" w:hAnsi="Arial" w:cs="Arial"/>
        </w:rPr>
        <w:t>., high contig counts with low N/L50 scores</w:t>
      </w:r>
      <w:r w:rsidR="00D42044" w:rsidRPr="00330D6B">
        <w:rPr>
          <w:rFonts w:ascii="Arial" w:hAnsi="Arial" w:cs="Arial"/>
        </w:rPr>
        <w:fldChar w:fldCharType="begin"/>
      </w:r>
      <w:r w:rsidR="00D42044" w:rsidRPr="00330D6B">
        <w:rPr>
          <w:rFonts w:ascii="Arial" w:hAnsi="Arial" w:cs="Arial"/>
        </w:rPr>
        <w:instrText xml:space="preserve"> ADDIN ZOTERO_ITEM CSL_CITATION {"citationID":"kEVHeSqV","properties":{"formattedCitation":"\\super 28\\nosupersub{}","plainCitation":"28","noteIndex":0},"citationItems":[{"id":5424,"uris":["http://zotero.org/users/10196124/items/JEEIUWG5"],"itemData":{"id":5424,"type":"article-journal","abstract":"As sequencing technologies become more affordable, it is now realistic to propose studying the evolutionary history of virtually any organism on a genomic scale. However, when dealing with non-model organisms it is not always easy to choose the best approach given a specific biological question, a limited budget, and challenging sample material. Furthermore, although recent advances in technology offer unprecedented opportunities for research in non-model organisms, they also demand unprecedented awareness from the researcher regarding the assumptions and limitations of each method. In this review we present an overview of the current sequencing technologies and the methods used in typical high-throughput data analysis pipelines. Subsequently, we contextualize high-throughput DNA sequencing technologies within their applications in non-model organism biology. We include tips regarding managing unconventional sample material, comparative and population genetic approaches that do not require fully assembled genomes, and advice on how to deal with low depth sequencing data.","container-title":"Marine Genomics","DOI":"10.1016/j.margen.2016.04.012","ISSN":"1874-7787","journalAbbreviation":"Marine Genomics","page":"3-13","title":"Next-generation biology: Sequencing and data analysis approaches for non-model organisms","volume":"30","author":[{"family":"Fonseca","given":"Rute R.","non-dropping-particle":"da"},{"family":"Albrechtsen","given":"Anders"},{"family":"Themudo","given":"Gonçalo Espregueira"},{"family":"Ramos-Madrigal","given":"Jazmín"},{"family":"Sibbesen","given":"Jonas Andreas"},{"family":"Maretty","given":"Lasse"},{"family":"Zepeda-Mendoza","given":"M. Lisandra"},{"family":"Campos","given":"Paula F."},{"family":"Heller","given":"Rasmus"},{"family":"Pereira","given":"Ricardo J."}],"issued":{"date-parts":[["2016",12,1]]},"citation-key":"dafonsecaNextgenerationBiologySequencing2016"}}],"schema":"https://github.com/citation-style-language/schema/raw/master/csl-citation.json"} </w:instrText>
      </w:r>
      <w:r w:rsidR="00D42044" w:rsidRPr="00330D6B">
        <w:rPr>
          <w:rFonts w:ascii="Arial" w:hAnsi="Arial" w:cs="Arial"/>
        </w:rPr>
        <w:fldChar w:fldCharType="separate"/>
      </w:r>
      <w:r w:rsidR="00D42044" w:rsidRPr="00330D6B">
        <w:rPr>
          <w:rFonts w:ascii="Arial" w:hAnsi="Arial" w:cs="Arial"/>
          <w:vertAlign w:val="superscript"/>
        </w:rPr>
        <w:t>28</w:t>
      </w:r>
      <w:r w:rsidR="00D42044" w:rsidRPr="00330D6B">
        <w:rPr>
          <w:rFonts w:ascii="Arial" w:hAnsi="Arial" w:cs="Arial"/>
        </w:rPr>
        <w:fldChar w:fldCharType="end"/>
      </w:r>
      <w:r w:rsidRPr="00330D6B">
        <w:rPr>
          <w:rFonts w:ascii="Arial" w:hAnsi="Arial" w:cs="Arial"/>
        </w:rPr>
        <w:t>)</w:t>
      </w:r>
      <w:r w:rsidRPr="00330D6B">
        <w:rPr>
          <w:rFonts w:ascii="Arial" w:hAnsi="Arial" w:cs="Arial"/>
          <w:color w:val="0000FF"/>
        </w:rPr>
        <w:t>,</w:t>
      </w:r>
      <w:r w:rsidRPr="00330D6B">
        <w:rPr>
          <w:rFonts w:ascii="Arial" w:hAnsi="Arial" w:cs="Arial"/>
        </w:rPr>
        <w:t xml:space="preserve"> or to a different, distantly related species</w:t>
      </w:r>
      <w:r w:rsidR="00D42044" w:rsidRPr="00330D6B">
        <w:rPr>
          <w:rFonts w:ascii="Arial" w:hAnsi="Arial" w:cs="Arial"/>
        </w:rPr>
        <w:fldChar w:fldCharType="begin"/>
      </w:r>
      <w:r w:rsidR="00D42044" w:rsidRPr="00330D6B">
        <w:rPr>
          <w:rFonts w:ascii="Arial" w:hAnsi="Arial" w:cs="Arial"/>
        </w:rPr>
        <w:instrText xml:space="preserve"> ADDIN ZOTERO_ITEM CSL_CITATION {"citationID":"ZMNgncxM","properties":{"formattedCitation":"\\super 29,30\\nosupersub{}","plainCitation":"29,30","noteIndex":0},"citationItems":[{"id":5426,"uris":["http://zotero.org/users/10196124/items/VLHGBPR5"],"itemData":{"id":5426,"type":"article-journal","abstract":"Abstract The advent of high-throughput sequencing (HTS) has made genomic-level analyses feasible for nonmodel organisms. A critical step of many HTS pipelines involves aligning reads to a reference genome to identify variants. Despite recent initiatives, only a fraction of species has publically available reference genomes. Therefore, a common practice is to align reads to the genome of an organism related to the target species; however, this could affect read alignment and bias genotyping. In this study, I conducted an experiment using empirical RADseq datasets generated for two species of salmonids (Actinopterygii; Teleostei; Salmonidae) to address these questions. There are currently reference genomes for six salmonids of varying phylogenetic distance. I aligned the RADseq data to all six genomes and identified variants with several different genotypers, which were then fed into population genetic analyses. Increasing phylogenetic distance between target species and reference genome reduced the proportion of reads that successfully aligned and mapping quality. Reference genome also influenced the number of SNPs that were generated and depth at those SNPs, although the affect varied by genotyper. Inferences of population structure were mixed: increasing reference genome divergence reduced estimates of differentiation but similar patterns of population relationships were found across scenarios. These findings reveal how the choice of reference genome can influence the output of bioinformatic pipelines. It also emphasizes the need to identify best practices and guidelines for the burgeoning field of biodiversity genomics.","container-title":"Ecology and Evolution","DOI":"10.1002/ece3.6483","ISSN":"2045-7758","issue":"14","journalAbbreviation":"Ecology and Evolution","note":"publisher: John Wiley &amp; Sons, Ltd","page":"7585-7601","title":"Evaluating the effect of reference genome divergence on the analysis of empirical RADseq datasets","volume":"10","author":[{"family":"Bohling","given":"Justin"}],"issued":{"date-parts":[["2020",7,1]]},"citation-key":"bohlingEvaluatingEffectReference2020"}},{"id":5425,"uris":["http://zotero.org/users/10196124/items/GDKK4NJ2"],"itemData":{"id":5425,"type":"article-journal","abstract":"Author summary Mapping consists in the alignment of reads (i.e., DNA fragments) obtained through high-throughput genome sequencing to a previously assembled reference sequence. It is a common practice in genomic studies to use a single reference for mapping, usually the ‘reference genome’ of a species—a high-quality assembly. However, the selection of an optimal reference is hindered by intrinsic intra-species genetic variability, particularly in bacteria. It is known that genetic differences between the reference genome and the read sequences may produce incorrect alignments during mapping. Eventually, these errors could lead to misidentification of variants and biased reconstruction of phylogenetic trees (which reflect ancestry between different bacterial lineages). To our knowledge, this is the first work to systematically examine the effect of different references for mapping on the inference of tree topology as well as the impact on recombination and natural selection inferences. Furthermore, the novelty of this work relies on a procedure that guarantees that we are evaluating only the effect of the reference. This effect has proved to be pervasive in the five bacterial species that we have studied and, in some cases, alterations in phylogenetic trees could lead to incorrect epidemiological inferences. Hence, the use of different reference genomes may be prescriptive to assess the potential biases of mapping.","container-title":"PLOS Computational Biology","DOI":"10.1371/journal.pcbi.1008678","issue":"1","journalAbbreviation":"PLOS Computational Biology","note":"publisher: Public Library of Science","page":"e1008678","title":"One is not enough: On the effects of reference genome for the mapping and subsequent analyses of short-reads","volume":"17","author":[{"family":"Valiente-Mullor","given":"Carlos"},{"family":"Beamud","given":"Beatriz"},{"family":"Ansari","given":"Iván"},{"family":"Francés-Cuesta","given":"Carlos"},{"family":"García-González","given":"Neris"},{"family":"Mejía","given":"Lorena"},{"family":"Ruiz-Hueso","given":"Paula"},{"family":"González-Candelas","given":"Fernando"}],"issued":{"date-parts":[["2021",1,27]]},"citation-key":"valiente-mullorOneNotEnough2021"}}],"schema":"https://github.com/citation-style-language/schema/raw/master/csl-citation.json"} </w:instrText>
      </w:r>
      <w:r w:rsidR="00D42044" w:rsidRPr="00330D6B">
        <w:rPr>
          <w:rFonts w:ascii="Arial" w:hAnsi="Arial" w:cs="Arial"/>
        </w:rPr>
        <w:fldChar w:fldCharType="separate"/>
      </w:r>
      <w:r w:rsidR="00D42044" w:rsidRPr="00330D6B">
        <w:rPr>
          <w:rFonts w:ascii="Arial" w:hAnsi="Arial" w:cs="Arial"/>
          <w:vertAlign w:val="superscript"/>
        </w:rPr>
        <w:t>29,30</w:t>
      </w:r>
      <w:r w:rsidR="00D42044" w:rsidRPr="00330D6B">
        <w:rPr>
          <w:rFonts w:ascii="Arial" w:hAnsi="Arial" w:cs="Arial"/>
        </w:rPr>
        <w:fldChar w:fldCharType="end"/>
      </w:r>
      <w:r w:rsidRPr="00330D6B">
        <w:rPr>
          <w:rFonts w:ascii="Arial" w:hAnsi="Arial" w:cs="Arial"/>
        </w:rPr>
        <w:t xml:space="preserve">. Given these many challenges and technical limitations, errors are always introduced to some degree during both sequencing and </w:t>
      </w:r>
      <w:r w:rsidRPr="00330D6B">
        <w:rPr>
          <w:rFonts w:ascii="Arial" w:hAnsi="Arial" w:cs="Arial"/>
        </w:rPr>
        <w:lastRenderedPageBreak/>
        <w:t>alignment, and these errors must be accommodated – usually via filtering – to</w:t>
      </w:r>
      <w:r w:rsidRPr="00330D6B">
        <w:rPr>
          <w:rFonts w:ascii="Arial" w:hAnsi="Arial" w:cs="Arial"/>
          <w:color w:val="0000FF"/>
        </w:rPr>
        <w:t xml:space="preserve"> minimise</w:t>
      </w:r>
      <w:r w:rsidRPr="00330D6B">
        <w:rPr>
          <w:rFonts w:ascii="Arial" w:hAnsi="Arial" w:cs="Arial"/>
        </w:rPr>
        <w:t xml:space="preserve"> downstream biases </w:t>
      </w:r>
      <w:r w:rsidRPr="00330D6B">
        <w:rPr>
          <w:rFonts w:ascii="Arial" w:hAnsi="Arial" w:cs="Arial"/>
          <w:color w:val="0000FF"/>
        </w:rPr>
        <w:t>and maximise data quality</w:t>
      </w:r>
      <w:r w:rsidRPr="00330D6B">
        <w:rPr>
          <w:rFonts w:ascii="Arial" w:hAnsi="Arial" w:cs="Arial"/>
        </w:rPr>
        <w:t>.</w:t>
      </w:r>
    </w:p>
    <w:p w14:paraId="00000012" w14:textId="321DD5B9" w:rsidR="0088299C" w:rsidRPr="00330D6B" w:rsidRDefault="00000000">
      <w:pPr>
        <w:spacing w:before="200" w:after="0"/>
        <w:ind w:firstLine="0"/>
        <w:rPr>
          <w:rFonts w:ascii="Arial" w:hAnsi="Arial" w:cs="Arial"/>
        </w:rPr>
      </w:pPr>
      <w:r w:rsidRPr="00330D6B">
        <w:rPr>
          <w:rFonts w:ascii="Arial" w:hAnsi="Arial" w:cs="Arial"/>
        </w:rPr>
        <w:t xml:space="preserve"> </w:t>
      </w:r>
      <w:r w:rsidRPr="00330D6B">
        <w:rPr>
          <w:rFonts w:ascii="Arial" w:hAnsi="Arial" w:cs="Arial"/>
        </w:rPr>
        <w:tab/>
        <w:t>Many types of population genetic or statistical analyses should be conducted only after applying specific filters, and the results from certain analyses can suggest the need for additional or modified filtering strategies. For example, unexpected results from exploratory methods such as a principal component analysis (PCA) can be indicative of experimental or laboratory errors (</w:t>
      </w:r>
      <w:r w:rsidRPr="00330D6B">
        <w:rPr>
          <w:rFonts w:ascii="Arial" w:hAnsi="Arial" w:cs="Arial"/>
          <w:i/>
        </w:rPr>
        <w:t>e.g.</w:t>
      </w:r>
      <w:r w:rsidRPr="00330D6B">
        <w:rPr>
          <w:rFonts w:ascii="Arial" w:hAnsi="Arial" w:cs="Arial"/>
        </w:rPr>
        <w:t>, mislabelling), sequencing bias, sex-linked loci, selection, or other phenomena</w:t>
      </w:r>
      <w:r w:rsidR="00D42044" w:rsidRPr="00330D6B">
        <w:rPr>
          <w:rFonts w:ascii="Arial" w:hAnsi="Arial" w:cs="Arial"/>
        </w:rPr>
        <w:fldChar w:fldCharType="begin"/>
      </w:r>
      <w:r w:rsidR="00D42044" w:rsidRPr="00330D6B">
        <w:rPr>
          <w:rFonts w:ascii="Arial" w:hAnsi="Arial" w:cs="Arial"/>
        </w:rPr>
        <w:instrText xml:space="preserve"> ADDIN ZOTERO_ITEM CSL_CITATION {"citationID":"2dGpqEd6","properties":{"formattedCitation":"\\super 31\\uc0\\u8211{}33\\nosupersub{}","plainCitation":"31–33","noteIndex":0},"citationItems":[{"id":5503,"uris":["http://zotero.org/users/10196124/items/VRCXQLTN"],"itemData":{"id":5503,"type":"article-journal","abstract":"Abstract Aim Genotyping-by-sequencing (GBS) and similar reduced-representation sequencing methods, such as restriction site-associated DNA sequencing (RADseq), have been revolutionary for genetic analyses in biogeography. However, navigating the many different methodological and analytical approaches and numerous sources of potential error can be overwhelming. We provide an overview of key considerations for biogeographical research using GBS, from sample design through data filtering to the sharing of data, which should particularly assist new users. Taxon All taxa. Location Worldwide. Methods We review recent advances for GBS and compare differences among GBS methods and analytical approaches. We highlight the concerns most relevant for biogeographical research, and emphasise practical limitations for studies on non-model organisms. Results GBS methods vary substantially and recent literature demonstrates the need for careful study design and data filtering relevant to the study organism and hypothesis under investigation. Biogeographical research using non-model organisms or long-term sampling are likely to face some practical limitations compared to ideal GBS study designs. The methodological information recorded in published manuscripts often varies. We outline a general framework for planning and undertaking biogeographical research using GBS. Main conclusions GBS and similar approaches have grown rapidly in popularity for biogeographical research. Evaluating, recording and justifying decisions throughout a GBS workflow?across sampling, library preparation and sequencing, identifying and filtering samples and loci, biogeographical analyses, and sharing data?is crucial for improving scientific reproducibility and compatibility among GBS datasets. This review outlines ways to improve and simplify GBS research, thereby enhancing our capacity to use genomic data to address broad-scale biogeographical questions.","container-title":"Journal of Biogeography","DOI":"10.1111/jbi.14516","ISSN":"0305-0270","issue":"2","journalAbbreviation":"Journal of Biogeography","note":"publisher: John Wiley &amp; Sons, Ltd","page":"262-281","title":"Genotyping-by-sequencing for biogeography","volume":"50","author":[{"family":"Vaux","given":"Felix"},{"family":"Dutoit","given":"Ludovic"},{"family":"Fraser","given":"Ceridwen I."},{"family":"Waters","given":"Jonathan M."}],"issued":{"date-parts":[["2023",2,1]]},"citation-key":"vauxGenotypingbysequencingBiogeography2023"}},{"id":5502,"uris":["http://zotero.org/users/10196124/items/S3AD4Q2E"],"itemData":{"id":5502,"type":"article-journal","abstract":"Using the data provided by the Drosophila Population Genomics Project, we investigate factors that affect the genetic differentiation between Rwandan and French populations of D. melanogaster. By examining within-population polymorphisms, we show that sites in long introns (especially those &gt;2000 bp) have significantly lower π (nucleotide diversity) and more low-frequency variants (as measured by Tajima's D, minor allele frequencies, and prevalence of variants that are private to one of the two populations) than short introns, suggesting a positive relationship between intron length and selective constraint. A similar analysis of protein-coding polymorphisms shows that 0-fold (degenerate) sites in more conserved genes are under stronger purifying selection than those in less conserved genes. There is limited evidence that selection on codon bias has an effect on differentiation (as measured by FST) at 4-fold (degenerate) sites, and 4-fold sites and sites in 8–30 bp of short introns </w:instrText>
      </w:r>
      <w:r w:rsidR="00D42044" w:rsidRPr="00330D6B">
        <w:rPr>
          <w:rFonts w:ascii="Cambria Math" w:hAnsi="Cambria Math" w:cs="Cambria Math"/>
        </w:rPr>
        <w:instrText>⩽</w:instrText>
      </w:r>
      <w:r w:rsidR="00D42044" w:rsidRPr="00330D6B">
        <w:rPr>
          <w:rFonts w:ascii="Arial" w:hAnsi="Arial" w:cs="Arial"/>
        </w:rPr>
        <w:instrText xml:space="preserve">65 bp have comparable FST values. Consistent with the expected effect of purifying selection, sites in long introns and 0-fold sites in conserved genes are less differentiated than those in short introns and less conserved genes, respectively. Genes in non-crossover regions (for example, the fourth chromosome) have very high FST values at both 0-fold and 4-fold degenerate sites, which is probably because of the large reduction in within-population diversity caused by tight linkage between many selected sites. Our analyses also reveal subtle statistical properties of FST, which arise when information from multiple single nucleotide polymorphisms is combined and can lead to the masking of important signals of selection.","container-title":"Heredity","DOI":"10.1038/hdy.2014.80","ISSN":"1365-2540","issue":"2","journalAbbreviation":"Heredity","page":"163-174","title":"The effects of purifying selection on patterns of genetic differentiation between Drosophila melanogaster populations","volume":"114","author":[{"family":"Jackson","given":"B C"},{"family":"Campos","given":"J L"},{"family":"Zeng","given":"K."}],"issued":{"date-parts":[["2015",2,1]]},"citation-key":"jacksonEffectsPurifyingSelection2015"}},{"id":5505,"uris":["http://zotero.org/users/10196124/items/EYCLMH7S"],"itemData":{"id":5505,"type":"article-journal","abstract":"Genome typing is the simultaneous genotyping of tens to hundreds of marker loci from across the genome in a single or few experiments (for example, by PCR amplification).The population-genomics approach of genome typing followed by testing for outlier loci can identify candidate-selected loci and improve inferences about population demographic and evolutionary history.Outlier loci (for example, loci with excessively high Fst, Fis or homozygosity excess) can severely bias estimates of population parameters (for example, Fst, migration rates (Nm), population size and phylogeny) if they are not identified and removed before parameter estimation.Genome typing is becoming increasingly feasible, even in non-model taxa, thanks to new molecular techniques such as DArT (microarrays), gene-targeted AFLP and expressed sequence tag (EST) databases.Improved statistical methodologies such as 'summary statistics' will facilitate analyses of large population-genomic data sets.Statistical tests and software programs for detecting outlier loci and analysing population-genomic data are becoming increasingly available; nonetheless, the development and validation of tests and software is the greatest impediment to the advancement of population-genomic approaches.The population-genomics paradigm can facilitate biodiversity conservation through rapid biodiversity screening, identifying appropriate populations for translocations (to rescue declining populations) and focusing conservation efforts on preserving processes of evolution (adaptive change).This review focuses largely on non-model organisms, natural populations and biodiversity conservation, and therefore complements recent reviews of population-genomic approaches in medical genomics and pharmacogenomics in humans and model organisms.","container-title":"Nature Reviews Genetics","DOI":"10.1038/nrg1226","ISSN":"1471-0064","issue":"12","journalAbbreviation":"Nature Reviews Genetics","page":"981-994","title":"The power and promise of population genomics: from genotyping to genome typing","volume":"4","author":[{"family":"Luikart","given":"Gordon"},{"family":"England","given":"Phillip R."},{"family":"Tallmon","given":"David"},{"family":"Jordan","given":"Steve"},{"family":"Taberlet","given":"Pierre"}],"issued":{"date-parts":[["2003",12,1]]},"citation-key":"luikartPowerPromisePopulation2003"}}],"schema":"https://github.com/citation-style-language/schema/raw/master/csl-citation.json"} </w:instrText>
      </w:r>
      <w:r w:rsidR="00D42044" w:rsidRPr="00330D6B">
        <w:rPr>
          <w:rFonts w:ascii="Arial" w:hAnsi="Arial" w:cs="Arial"/>
        </w:rPr>
        <w:fldChar w:fldCharType="separate"/>
      </w:r>
      <w:r w:rsidR="00D42044" w:rsidRPr="00330D6B">
        <w:rPr>
          <w:rFonts w:ascii="Arial" w:hAnsi="Arial" w:cs="Arial"/>
          <w:vertAlign w:val="superscript"/>
        </w:rPr>
        <w:t>31–33</w:t>
      </w:r>
      <w:r w:rsidR="00D42044" w:rsidRPr="00330D6B">
        <w:rPr>
          <w:rFonts w:ascii="Arial" w:hAnsi="Arial" w:cs="Arial"/>
        </w:rPr>
        <w:fldChar w:fldCharType="end"/>
      </w:r>
      <w:r w:rsidR="00D42044" w:rsidRPr="00330D6B">
        <w:rPr>
          <w:rFonts w:ascii="Arial" w:hAnsi="Arial" w:cs="Arial"/>
        </w:rPr>
        <w:t xml:space="preserve"> </w:t>
      </w:r>
      <w:r w:rsidRPr="00330D6B">
        <w:rPr>
          <w:rFonts w:ascii="Arial" w:hAnsi="Arial" w:cs="Arial"/>
        </w:rPr>
        <w:t xml:space="preserve">and thereby suggest the need for further filtering steps. Thus, the process of filtering begins immediately after sequence data collection and may not end until all analyses are completed </w:t>
      </w:r>
      <w:r w:rsidRPr="00330D6B">
        <w:rPr>
          <w:rFonts w:ascii="Arial" w:hAnsi="Arial" w:cs="Arial"/>
          <w:color w:val="0000FF"/>
        </w:rPr>
        <w:t>and researchers are confident that their filtering choices were optimal or did not systematically influence conclusions</w:t>
      </w:r>
      <w:r w:rsidRPr="00330D6B">
        <w:rPr>
          <w:rFonts w:ascii="Arial" w:hAnsi="Arial" w:cs="Arial"/>
        </w:rPr>
        <w:t xml:space="preserve">. A </w:t>
      </w:r>
      <w:r w:rsidRPr="00330D6B">
        <w:rPr>
          <w:rFonts w:ascii="Arial" w:hAnsi="Arial" w:cs="Arial"/>
          <w:color w:val="0000FF"/>
        </w:rPr>
        <w:t>comprehensive</w:t>
      </w:r>
      <w:r w:rsidRPr="00330D6B">
        <w:rPr>
          <w:rFonts w:ascii="Arial" w:hAnsi="Arial" w:cs="Arial"/>
        </w:rPr>
        <w:t xml:space="preserve"> list of filters, their descriptions, and the typical stage in the workflow where they are applied can be found in </w:t>
      </w:r>
      <w:sdt>
        <w:sdtPr>
          <w:rPr>
            <w:rFonts w:ascii="Arial" w:hAnsi="Arial" w:cs="Arial"/>
          </w:rPr>
          <w:tag w:val="goog_rdk_10"/>
          <w:id w:val="-1139810532"/>
        </w:sdtPr>
        <w:sdtContent/>
      </w:sdt>
      <w:r w:rsidRPr="00330D6B">
        <w:rPr>
          <w:rFonts w:ascii="Arial" w:hAnsi="Arial" w:cs="Arial"/>
          <w:color w:val="0000FF"/>
        </w:rPr>
        <w:t>Supplementary</w:t>
      </w:r>
      <w:r w:rsidRPr="00330D6B">
        <w:rPr>
          <w:rFonts w:ascii="Arial" w:hAnsi="Arial" w:cs="Arial"/>
        </w:rPr>
        <w:t xml:space="preserve"> Table 1.</w:t>
      </w:r>
    </w:p>
    <w:p w14:paraId="00000013" w14:textId="1E9230E0" w:rsidR="0088299C" w:rsidRPr="00330D6B" w:rsidRDefault="00000000">
      <w:pPr>
        <w:spacing w:before="200" w:after="0"/>
        <w:rPr>
          <w:rFonts w:ascii="Arial" w:hAnsi="Arial" w:cs="Arial"/>
          <w:color w:val="0000FF"/>
        </w:rPr>
      </w:pPr>
      <w:r w:rsidRPr="00330D6B">
        <w:rPr>
          <w:rFonts w:ascii="Arial" w:hAnsi="Arial" w:cs="Arial"/>
          <w:color w:val="0000FF"/>
        </w:rPr>
        <w:t>Due to the potential impacts of filtering, we strongly recommend that researchers have a strong understanding of both their study system and population genetics theory (or collaborate with experts) before planning filtering strategies and interpreting results</w:t>
      </w:r>
      <w:r w:rsidR="00D42044" w:rsidRPr="00330D6B">
        <w:rPr>
          <w:rFonts w:ascii="Arial" w:hAnsi="Arial" w:cs="Arial"/>
          <w:color w:val="0000FF"/>
        </w:rPr>
        <w:fldChar w:fldCharType="begin"/>
      </w:r>
      <w:r w:rsidR="00D42044" w:rsidRPr="00330D6B">
        <w:rPr>
          <w:rFonts w:ascii="Arial" w:hAnsi="Arial" w:cs="Arial"/>
          <w:color w:val="0000FF"/>
        </w:rPr>
        <w:instrText xml:space="preserve"> ADDIN ZOTERO_ITEM CSL_CITATION {"citationID":"qvzCE8gC","properties":{"formattedCitation":"\\super 15\\nosupersub{}","plainCitation":"15","noteIndex":0},"citationItems":[{"id":5513,"uris":["http://zotero.org/users/10196124/items/PCJG4PT2"],"itemData":{"id":5513,"type":"book","abstract":"Loss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schema":"https://github.com/citation-style-language/schema/raw/master/csl-citation.json"} </w:instrText>
      </w:r>
      <w:r w:rsidR="00D42044" w:rsidRPr="00330D6B">
        <w:rPr>
          <w:rFonts w:ascii="Arial" w:hAnsi="Arial" w:cs="Arial"/>
          <w:color w:val="0000FF"/>
        </w:rPr>
        <w:fldChar w:fldCharType="separate"/>
      </w:r>
      <w:r w:rsidR="00D42044" w:rsidRPr="00330D6B">
        <w:rPr>
          <w:rFonts w:ascii="Arial" w:hAnsi="Arial" w:cs="Arial"/>
          <w:vertAlign w:val="superscript"/>
        </w:rPr>
        <w:t>15</w:t>
      </w:r>
      <w:r w:rsidR="00D42044" w:rsidRPr="00330D6B">
        <w:rPr>
          <w:rFonts w:ascii="Arial" w:hAnsi="Arial" w:cs="Arial"/>
          <w:color w:val="0000FF"/>
        </w:rPr>
        <w:fldChar w:fldCharType="end"/>
      </w:r>
      <w:r w:rsidRPr="00330D6B">
        <w:rPr>
          <w:rFonts w:ascii="Arial" w:hAnsi="Arial" w:cs="Arial"/>
          <w:color w:val="0000FF"/>
        </w:rPr>
        <w:t>. Critically, knowing a species’ ecology, demography, and existing genetic information (</w:t>
      </w:r>
      <w:r w:rsidRPr="00330D6B">
        <w:rPr>
          <w:rFonts w:ascii="Arial" w:hAnsi="Arial" w:cs="Arial"/>
          <w:i/>
          <w:color w:val="0000FF"/>
        </w:rPr>
        <w:t>e.g.</w:t>
      </w:r>
      <w:r w:rsidRPr="00330D6B">
        <w:rPr>
          <w:rFonts w:ascii="Arial" w:hAnsi="Arial" w:cs="Arial"/>
          <w:color w:val="0000FF"/>
        </w:rPr>
        <w:t xml:space="preserve">, from microsatellites) can provide important </w:t>
      </w:r>
      <w:r w:rsidRPr="00330D6B">
        <w:rPr>
          <w:rFonts w:ascii="Arial" w:hAnsi="Arial" w:cs="Arial"/>
          <w:i/>
          <w:color w:val="0000FF"/>
        </w:rPr>
        <w:t>a priori</w:t>
      </w:r>
      <w:r w:rsidRPr="00330D6B">
        <w:rPr>
          <w:rFonts w:ascii="Arial" w:hAnsi="Arial" w:cs="Arial"/>
          <w:color w:val="0000FF"/>
        </w:rPr>
        <w:t xml:space="preserve"> expectations for analytical results that can suggest sources of filtering (and other) error. At every step, researchers should ask themselves - given their knowledge of their study species, theory, and model assumptions - “Do these results and filtering choices make sense?” For example, little geographic structuring might be expected in many migratory birds or </w:t>
      </w:r>
      <w:r w:rsidRPr="00330D6B">
        <w:rPr>
          <w:rFonts w:ascii="Arial" w:hAnsi="Arial" w:cs="Arial"/>
          <w:color w:val="0000FF"/>
        </w:rPr>
        <w:lastRenderedPageBreak/>
        <w:t xml:space="preserve">marine organisms, and thus detection of relatively strong population subdivision (or high </w:t>
      </w:r>
      <w:r w:rsidRPr="00330D6B">
        <w:rPr>
          <w:rFonts w:ascii="Arial" w:hAnsi="Arial" w:cs="Arial"/>
          <w:i/>
          <w:color w:val="0000FF"/>
        </w:rPr>
        <w:t>F</w:t>
      </w:r>
      <w:r w:rsidRPr="00330D6B">
        <w:rPr>
          <w:rFonts w:ascii="Arial" w:hAnsi="Arial" w:cs="Arial"/>
          <w:color w:val="0000FF"/>
          <w:vertAlign w:val="subscript"/>
        </w:rPr>
        <w:t>ST</w:t>
      </w:r>
      <w:r w:rsidRPr="00330D6B">
        <w:rPr>
          <w:rFonts w:ascii="Arial" w:hAnsi="Arial" w:cs="Arial"/>
          <w:color w:val="0000FF"/>
        </w:rPr>
        <w:t xml:space="preserve"> values) could be an artefact of data filtering</w:t>
      </w:r>
      <w:r w:rsidR="00D42044" w:rsidRPr="00330D6B">
        <w:rPr>
          <w:rFonts w:ascii="Arial" w:hAnsi="Arial" w:cs="Arial"/>
          <w:color w:val="0000FF"/>
        </w:rPr>
        <w:fldChar w:fldCharType="begin"/>
      </w:r>
      <w:r w:rsidR="00D42044" w:rsidRPr="00330D6B">
        <w:rPr>
          <w:rFonts w:ascii="Arial" w:hAnsi="Arial" w:cs="Arial"/>
          <w:color w:val="0000FF"/>
        </w:rPr>
        <w:instrText xml:space="preserve"> ADDIN ZOTERO_ITEM CSL_CITATION {"citationID":"uDQ6cfRB","properties":{"formattedCitation":"\\super 34,35\\nosupersub{}","plainCitation":"34,35","noteIndex":0},"citationItems":[{"id":5220,"uris":["http://zotero.org/users/10196124/items/WGHM5ZVD"],"itemData":{"id":5220,"type":"article-journal","abstract":"Abstract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Ltd\nCitation Key: linckMinorAlleleFrequency2019","page":"639-647","title":"Minor allele frequency thresholds strongly affect population structure inference with genomic data sets","volume":"19","author":[{"family":"Linck","given":"Ethan"},{"family":"Battey","given":"C. J."}],"issued":{"date-parts":[["2019",5,1]]},"citation-key":"linckMinorAlleleFrequency2019"}},{"id":5341,"uris":["http://zotero.org/users/10196124/items/2RY74CP6"],"itemData":{"id":5341,"type":"article-journal","abstract":"Abstract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S."},{"family":"Luikart","given":"Gordon"}],"issued":{"date-parts":[["2018",9,1]]},"citation-key":"hendricksRecentAdvancesConservation2018"}}],"schema":"https://github.com/citation-style-language/schema/raw/master/csl-citation.json"} </w:instrText>
      </w:r>
      <w:r w:rsidR="00D42044" w:rsidRPr="00330D6B">
        <w:rPr>
          <w:rFonts w:ascii="Arial" w:hAnsi="Arial" w:cs="Arial"/>
          <w:color w:val="0000FF"/>
        </w:rPr>
        <w:fldChar w:fldCharType="separate"/>
      </w:r>
      <w:r w:rsidR="00D42044" w:rsidRPr="00330D6B">
        <w:rPr>
          <w:rFonts w:ascii="Arial" w:hAnsi="Arial" w:cs="Arial"/>
          <w:vertAlign w:val="superscript"/>
        </w:rPr>
        <w:t>34,35</w:t>
      </w:r>
      <w:r w:rsidR="00D42044" w:rsidRPr="00330D6B">
        <w:rPr>
          <w:rFonts w:ascii="Arial" w:hAnsi="Arial" w:cs="Arial"/>
          <w:color w:val="0000FF"/>
        </w:rPr>
        <w:fldChar w:fldCharType="end"/>
      </w:r>
      <w:r w:rsidR="00D42044" w:rsidRPr="00330D6B">
        <w:rPr>
          <w:rFonts w:ascii="Arial" w:hAnsi="Arial" w:cs="Arial"/>
          <w:color w:val="0000FF"/>
        </w:rPr>
        <w:t>.</w:t>
      </w:r>
      <w:r w:rsidRPr="00330D6B">
        <w:rPr>
          <w:rFonts w:ascii="Arial" w:hAnsi="Arial" w:cs="Arial"/>
          <w:color w:val="0000FF"/>
        </w:rPr>
        <w:t xml:space="preserve"> Similarly, knowing the mating system, degree of population isolation, and dispersal propensity of the species can help researchers determine if, for example, high inbreeding and/or effective sizes (</w:t>
      </w:r>
      <w:r w:rsidRPr="00330D6B">
        <w:rPr>
          <w:rFonts w:ascii="Arial" w:hAnsi="Arial" w:cs="Arial"/>
          <w:i/>
          <w:color w:val="0000FF"/>
        </w:rPr>
        <w:t>N</w:t>
      </w:r>
      <w:r w:rsidRPr="00330D6B">
        <w:rPr>
          <w:rFonts w:ascii="Arial" w:hAnsi="Arial" w:cs="Arial"/>
          <w:color w:val="0000FF"/>
          <w:vertAlign w:val="subscript"/>
        </w:rPr>
        <w:t>e</w:t>
      </w:r>
      <w:r w:rsidRPr="00330D6B">
        <w:rPr>
          <w:rFonts w:ascii="Arial" w:hAnsi="Arial" w:cs="Arial"/>
          <w:color w:val="0000FF"/>
        </w:rPr>
        <w:t xml:space="preserve">) are biological in origin or produced artificially by the filtering choices. Furthermore, the presence of strong genetic signals of population bottlenecks in populations known to have undergone demographic expansions might also suggest filtering </w:t>
      </w:r>
      <w:sdt>
        <w:sdtPr>
          <w:rPr>
            <w:rFonts w:ascii="Arial" w:hAnsi="Arial" w:cs="Arial"/>
          </w:rPr>
          <w:tag w:val="goog_rdk_13"/>
          <w:id w:val="-1867505820"/>
        </w:sdtPr>
        <w:sdtContent/>
      </w:sdt>
      <w:sdt>
        <w:sdtPr>
          <w:rPr>
            <w:rFonts w:ascii="Arial" w:hAnsi="Arial" w:cs="Arial"/>
          </w:rPr>
          <w:tag w:val="goog_rdk_14"/>
          <w:id w:val="-2073728731"/>
        </w:sdtPr>
        <w:sdtContent/>
      </w:sdt>
      <w:r w:rsidRPr="00330D6B">
        <w:rPr>
          <w:rFonts w:ascii="Arial" w:hAnsi="Arial" w:cs="Arial"/>
          <w:color w:val="0000FF"/>
        </w:rPr>
        <w:t xml:space="preserve">issues (Box 1). Having a good grasp on population genetics and the study species’ biology holds true for model species and taxa, where known rates of recombination, genomic </w:t>
      </w:r>
      <w:sdt>
        <w:sdtPr>
          <w:rPr>
            <w:rFonts w:ascii="Arial" w:hAnsi="Arial" w:cs="Arial"/>
          </w:rPr>
          <w:tag w:val="goog_rdk_15"/>
          <w:id w:val="-1906142024"/>
        </w:sdtPr>
        <w:sdtContent/>
      </w:sdt>
      <w:r w:rsidRPr="00330D6B">
        <w:rPr>
          <w:rFonts w:ascii="Arial" w:hAnsi="Arial" w:cs="Arial"/>
          <w:color w:val="0000FF"/>
        </w:rPr>
        <w:t>organisation</w:t>
      </w:r>
      <w:r w:rsidR="00D42044" w:rsidRPr="00330D6B">
        <w:rPr>
          <w:rFonts w:ascii="Arial" w:hAnsi="Arial" w:cs="Arial"/>
          <w:color w:val="0000FF"/>
        </w:rPr>
        <w:fldChar w:fldCharType="begin"/>
      </w:r>
      <w:r w:rsidR="00D42044" w:rsidRPr="00330D6B">
        <w:rPr>
          <w:rFonts w:ascii="Arial" w:hAnsi="Arial" w:cs="Arial"/>
          <w:color w:val="0000FF"/>
        </w:rPr>
        <w:instrText xml:space="preserve"> ADDIN ZOTERO_ITEM CSL_CITATION {"citationID":"3DWOTusu","properties":{"formattedCitation":"\\super 36\\nosupersub{}","plainCitation":"36","noteIndex":0},"citationItems":[{"id":5638,"uris":["http://zotero.org/users/10196124/items/X3GU8HN7"],"itemData":{"id":5638,"type":"book","publisher":"Sinauer associates Sunderland, MA","title":"The origins of genome architecture","volume":"98","author":[{"family":"Lynch","given":"Michael"},{"family":"Walsh","given":"Bruce"}],"issued":{"date-parts":[["2007"]]},"citation-key":"lynchOriginsGenomeArchitecture2007"}}],"schema":"https://github.com/citation-style-language/schema/raw/master/csl-citation.json"} </w:instrText>
      </w:r>
      <w:r w:rsidR="00D42044" w:rsidRPr="00330D6B">
        <w:rPr>
          <w:rFonts w:ascii="Arial" w:hAnsi="Arial" w:cs="Arial"/>
          <w:color w:val="0000FF"/>
        </w:rPr>
        <w:fldChar w:fldCharType="separate"/>
      </w:r>
      <w:r w:rsidR="00D42044" w:rsidRPr="00330D6B">
        <w:rPr>
          <w:rFonts w:ascii="Arial" w:hAnsi="Arial" w:cs="Arial"/>
          <w:vertAlign w:val="superscript"/>
        </w:rPr>
        <w:t>36</w:t>
      </w:r>
      <w:r w:rsidR="00D42044" w:rsidRPr="00330D6B">
        <w:rPr>
          <w:rFonts w:ascii="Arial" w:hAnsi="Arial" w:cs="Arial"/>
          <w:color w:val="0000FF"/>
        </w:rPr>
        <w:fldChar w:fldCharType="end"/>
      </w:r>
      <w:r w:rsidRPr="00330D6B">
        <w:rPr>
          <w:rFonts w:ascii="Arial" w:hAnsi="Arial" w:cs="Arial"/>
          <w:color w:val="0000FF"/>
        </w:rPr>
        <w:t>, and different histories of captive breeding</w:t>
      </w:r>
      <w:r w:rsidR="00D42044" w:rsidRPr="00330D6B">
        <w:rPr>
          <w:rFonts w:ascii="Arial" w:hAnsi="Arial" w:cs="Arial"/>
          <w:color w:val="0000FF"/>
        </w:rPr>
        <w:fldChar w:fldCharType="begin"/>
      </w:r>
      <w:r w:rsidR="00D42044" w:rsidRPr="00330D6B">
        <w:rPr>
          <w:rFonts w:ascii="Arial" w:hAnsi="Arial" w:cs="Arial"/>
          <w:color w:val="0000FF"/>
        </w:rPr>
        <w:instrText xml:space="preserve"> ADDIN ZOTERO_ITEM CSL_CITATION {"citationID":"J4lsDqBi","properties":{"formattedCitation":"\\super 37\\nosupersub{}","plainCitation":"37","noteIndex":0},"citationItems":[{"id":5622,"uris":["http://zotero.org/users/10196124/items/4Q4DCJVP"],"itemData":{"id":5622,"type":"article-journal","abstract":"Many populations of endangered species are subject to recurrent introductions of individuals from an alternative setting where selection is either relaxed or in a direction opposite to that in the natural habitat. Such population structures, which are common to captive breeding and hatchery programs, can lead to a scenario in which alleles that are deleterious (and ordinarily keptat low levels) in the wild can rise to high frequencies and, in some cases, go to fixation. We outline how these genetic responses to supplementation candevelop to a large enough extent to impose a substantial risk of extinction for natural populations on time scales of relevance to conservation biology.The genetic supplementation load can be especially severe when a captive population that is largely closed to import makes a large contribution to the breeding pool of individuals in the wild, as these conditions insure thatthe productivity of the two-population system is dominated by captive breeders. However, a substantial supplementation load can even develop when the captive breeders are always derived from the wild, and in general, a severe restriction of gene flow into the natural population is required to reduce this load to an insignificant level. Domestication selection (adaptation to the captive environment) poses a particularly serious problem because it promotes fixations of alleles that are deleterious in nature, thereby resulting in a permanent load that cannot be purged once the supplementation program is truncated. Thus, our results suggest that the apparent short-term demographic advantages of a supplementation program can be quite deceiving. Unless the selective pressures of the captive environmentare closely managed to resemble those in the wild, long-term supplementation programs are expected to result in genetic transformations that can eventually lead to natural populations that are no longer capable of sustaining themselves.","container-title":"Conservation Genetics","DOI":"10.1023/A:1012550620717","ISSN":"1572-9737","issue":"4","journalAbbreviation":"Conservation Genetics","page":"363-378","title":"Captive breeding and the genetic fitness of natural populations","volume":"2","author":[{"family":"Lynch","given":"Michael"},{"family":"O'Hely","given":"Martin"}],"issued":{"date-parts":[["2001",12,1]]},"citation-key":"lynchCaptiveBreedingGenetic2001"}}],"schema":"https://github.com/citation-style-language/schema/raw/master/csl-citation.json"} </w:instrText>
      </w:r>
      <w:r w:rsidR="00D42044" w:rsidRPr="00330D6B">
        <w:rPr>
          <w:rFonts w:ascii="Arial" w:hAnsi="Arial" w:cs="Arial"/>
          <w:color w:val="0000FF"/>
        </w:rPr>
        <w:fldChar w:fldCharType="separate"/>
      </w:r>
      <w:r w:rsidR="00D42044" w:rsidRPr="00330D6B">
        <w:rPr>
          <w:rFonts w:ascii="Arial" w:hAnsi="Arial" w:cs="Arial"/>
          <w:vertAlign w:val="superscript"/>
        </w:rPr>
        <w:t>37</w:t>
      </w:r>
      <w:r w:rsidR="00D42044" w:rsidRPr="00330D6B">
        <w:rPr>
          <w:rFonts w:ascii="Arial" w:hAnsi="Arial" w:cs="Arial"/>
          <w:color w:val="0000FF"/>
        </w:rPr>
        <w:fldChar w:fldCharType="end"/>
      </w:r>
      <w:r w:rsidRPr="00330D6B">
        <w:rPr>
          <w:rFonts w:ascii="Arial" w:hAnsi="Arial" w:cs="Arial"/>
          <w:color w:val="0000FF"/>
        </w:rPr>
        <w:t xml:space="preserve"> can be particularly helpful in predicting and interpreting filtering results.</w:t>
      </w:r>
    </w:p>
    <w:p w14:paraId="00000014" w14:textId="4818B438" w:rsidR="0088299C" w:rsidRDefault="00D42044">
      <w:pPr>
        <w:spacing w:before="200" w:after="0"/>
        <w:rPr>
          <w:rFonts w:ascii="Arial" w:hAnsi="Arial" w:cs="Arial"/>
        </w:rPr>
      </w:pPr>
      <w:r w:rsidRPr="00330D6B">
        <w:rPr>
          <w:rFonts w:ascii="Arial" w:hAnsi="Arial" w:cs="Arial"/>
          <w:color w:val="0000FF"/>
        </w:rPr>
        <w:t xml:space="preserve">Understanding the analytical expectations for focal taxa is important for students, early-career scientists, and senior researchers alike. While experienced ecologists, evolutionary biologists, and geneticists with extensive knowledge of their study systems might know at a glance when something has gone awry, scientists new to a particular study system might take more time to learn the ecology, life history, and genetics of their species to help ensure appropriate data filtering and interpretation. </w:t>
      </w:r>
      <w:r w:rsidRPr="00330D6B">
        <w:rPr>
          <w:rFonts w:ascii="Arial" w:hAnsi="Arial" w:cs="Arial"/>
        </w:rPr>
        <w:t xml:space="preserve">In </w:t>
      </w:r>
      <w:r w:rsidRPr="00330D6B">
        <w:rPr>
          <w:rFonts w:ascii="Arial" w:hAnsi="Arial" w:cs="Arial"/>
          <w:color w:val="0000FF"/>
        </w:rPr>
        <w:t xml:space="preserve">the remainder of </w:t>
      </w:r>
      <w:r w:rsidRPr="00330D6B">
        <w:rPr>
          <w:rFonts w:ascii="Arial" w:hAnsi="Arial" w:cs="Arial"/>
        </w:rPr>
        <w:t xml:space="preserve">this section, we introduce and review several of the filters that often have the largest downstream effects. Specifically, we discuss filters for: read and mapping quality, </w:t>
      </w:r>
      <w:r w:rsidRPr="00330D6B">
        <w:rPr>
          <w:rFonts w:ascii="Arial" w:hAnsi="Arial" w:cs="Arial"/>
          <w:b/>
          <w:i/>
        </w:rPr>
        <w:t>read depth</w:t>
      </w:r>
      <w:r w:rsidRPr="00330D6B">
        <w:rPr>
          <w:rFonts w:ascii="Arial" w:hAnsi="Arial" w:cs="Arial"/>
        </w:rPr>
        <w:t xml:space="preserve">, </w:t>
      </w:r>
      <w:r w:rsidRPr="00330D6B">
        <w:rPr>
          <w:rFonts w:ascii="Arial" w:hAnsi="Arial" w:cs="Arial"/>
          <w:b/>
          <w:i/>
        </w:rPr>
        <w:t>missing data</w:t>
      </w:r>
      <w:r w:rsidRPr="00330D6B">
        <w:rPr>
          <w:rFonts w:ascii="Arial" w:hAnsi="Arial" w:cs="Arial"/>
        </w:rPr>
        <w:t xml:space="preserve">, </w:t>
      </w:r>
      <w:r w:rsidRPr="00330D6B">
        <w:rPr>
          <w:rFonts w:ascii="Arial" w:hAnsi="Arial" w:cs="Arial"/>
          <w:b/>
          <w:i/>
        </w:rPr>
        <w:t>minor allele frequency (MAF)/minor allele count (MAC)</w:t>
      </w:r>
      <w:r w:rsidRPr="00330D6B">
        <w:rPr>
          <w:rFonts w:ascii="Arial" w:hAnsi="Arial" w:cs="Arial"/>
        </w:rPr>
        <w:t xml:space="preserve">, </w:t>
      </w:r>
      <w:r w:rsidRPr="00330D6B">
        <w:rPr>
          <w:rFonts w:ascii="Arial" w:hAnsi="Arial" w:cs="Arial"/>
          <w:b/>
          <w:i/>
        </w:rPr>
        <w:t>Hardy–Weinberg proportions</w:t>
      </w:r>
      <w:r w:rsidRPr="00330D6B">
        <w:rPr>
          <w:rFonts w:ascii="Arial" w:hAnsi="Arial" w:cs="Arial"/>
        </w:rPr>
        <w:t xml:space="preserve">, and </w:t>
      </w:r>
      <w:r w:rsidRPr="00330D6B">
        <w:rPr>
          <w:rFonts w:ascii="Arial" w:hAnsi="Arial" w:cs="Arial"/>
          <w:b/>
          <w:i/>
        </w:rPr>
        <w:t>linkage disequilibrium</w:t>
      </w:r>
      <w:r w:rsidRPr="00330D6B">
        <w:rPr>
          <w:rFonts w:ascii="Arial" w:hAnsi="Arial" w:cs="Arial"/>
        </w:rPr>
        <w:t>. These filters can be generally divided into two sequential categories: pre-variant filtering (</w:t>
      </w:r>
      <w:r w:rsidRPr="00330D6B">
        <w:rPr>
          <w:rFonts w:ascii="Arial" w:hAnsi="Arial" w:cs="Arial"/>
          <w:i/>
        </w:rPr>
        <w:t>e.g.</w:t>
      </w:r>
      <w:r w:rsidRPr="00330D6B">
        <w:rPr>
          <w:rFonts w:ascii="Arial" w:hAnsi="Arial" w:cs="Arial"/>
        </w:rPr>
        <w:t>, read/mapping quality and read depth) and post-variant filtering (</w:t>
      </w:r>
      <w:r w:rsidRPr="00330D6B">
        <w:rPr>
          <w:rFonts w:ascii="Arial" w:hAnsi="Arial" w:cs="Arial"/>
          <w:i/>
        </w:rPr>
        <w:t>e.g.</w:t>
      </w:r>
      <w:r w:rsidRPr="00330D6B">
        <w:rPr>
          <w:rFonts w:ascii="Arial" w:hAnsi="Arial" w:cs="Arial"/>
        </w:rPr>
        <w:t xml:space="preserve">, MAF/MAC, missing </w:t>
      </w:r>
      <w:r w:rsidRPr="00330D6B">
        <w:rPr>
          <w:rFonts w:ascii="Arial" w:hAnsi="Arial" w:cs="Arial"/>
        </w:rPr>
        <w:lastRenderedPageBreak/>
        <w:t xml:space="preserve">data; see </w:t>
      </w:r>
      <w:r w:rsidRPr="00330D6B">
        <w:rPr>
          <w:rFonts w:ascii="Arial" w:hAnsi="Arial" w:cs="Arial"/>
          <w:color w:val="0000FF"/>
        </w:rPr>
        <w:t>Supplementary</w:t>
      </w:r>
      <w:r w:rsidRPr="00330D6B">
        <w:rPr>
          <w:rFonts w:ascii="Arial" w:hAnsi="Arial" w:cs="Arial"/>
        </w:rPr>
        <w:t xml:space="preserve"> Table 1). Pre- and post-variant stages generally coincide with pre- and post-VCF-file stages (or genotyping).</w:t>
      </w:r>
    </w:p>
    <w:p w14:paraId="1E978F7B" w14:textId="77777777" w:rsidR="00330D6B" w:rsidRPr="00330D6B" w:rsidRDefault="00330D6B">
      <w:pPr>
        <w:spacing w:before="200" w:after="0"/>
        <w:rPr>
          <w:rFonts w:ascii="Arial" w:hAnsi="Arial" w:cs="Arial"/>
          <w:i/>
        </w:rPr>
      </w:pPr>
    </w:p>
    <w:p w14:paraId="00000015" w14:textId="41EF130D" w:rsidR="0088299C" w:rsidRPr="00330D6B" w:rsidRDefault="00330D6B">
      <w:pPr>
        <w:spacing w:before="200" w:after="0"/>
        <w:ind w:firstLine="0"/>
        <w:rPr>
          <w:rFonts w:ascii="Arial" w:hAnsi="Arial" w:cs="Arial"/>
          <w:b/>
          <w:i/>
        </w:rPr>
      </w:pPr>
      <w:r>
        <w:rPr>
          <w:rFonts w:ascii="Arial" w:hAnsi="Arial" w:cs="Arial"/>
          <w:b/>
          <w:i/>
        </w:rPr>
        <w:t xml:space="preserve">[H2] </w:t>
      </w:r>
      <w:r w:rsidRPr="00330D6B">
        <w:rPr>
          <w:rFonts w:ascii="Arial" w:hAnsi="Arial" w:cs="Arial"/>
          <w:b/>
          <w:i/>
        </w:rPr>
        <w:t>Pre-variant filtering</w:t>
      </w:r>
    </w:p>
    <w:p w14:paraId="00000016" w14:textId="2C2AC736" w:rsidR="0088299C" w:rsidRPr="00330D6B" w:rsidRDefault="00000000" w:rsidP="00330D6B">
      <w:pPr>
        <w:spacing w:before="0" w:after="0"/>
        <w:rPr>
          <w:rFonts w:ascii="Arial" w:hAnsi="Arial" w:cs="Arial"/>
        </w:rPr>
      </w:pPr>
      <w:r w:rsidRPr="00330D6B">
        <w:rPr>
          <w:rFonts w:ascii="Arial" w:hAnsi="Arial" w:cs="Arial"/>
        </w:rPr>
        <w:t xml:space="preserve">Prior to </w:t>
      </w:r>
      <w:r w:rsidRPr="00330D6B">
        <w:rPr>
          <w:rFonts w:ascii="Arial" w:hAnsi="Arial" w:cs="Arial"/>
          <w:b/>
          <w:i/>
        </w:rPr>
        <w:t>de novo assembly</w:t>
      </w:r>
      <w:r w:rsidRPr="00330D6B">
        <w:rPr>
          <w:rFonts w:ascii="Arial" w:hAnsi="Arial" w:cs="Arial"/>
          <w:b/>
        </w:rPr>
        <w:t xml:space="preserve"> </w:t>
      </w:r>
      <w:r w:rsidRPr="00330D6B">
        <w:rPr>
          <w:rFonts w:ascii="Arial" w:hAnsi="Arial" w:cs="Arial"/>
        </w:rPr>
        <w:t xml:space="preserve">or alignment to a </w:t>
      </w:r>
      <w:r w:rsidRPr="00330D6B">
        <w:rPr>
          <w:rFonts w:ascii="Arial" w:hAnsi="Arial" w:cs="Arial"/>
          <w:b/>
          <w:i/>
        </w:rPr>
        <w:t>reference</w:t>
      </w:r>
      <w:r w:rsidRPr="00330D6B">
        <w:rPr>
          <w:rFonts w:ascii="Arial" w:hAnsi="Arial" w:cs="Arial"/>
        </w:rPr>
        <w:t xml:space="preserve">, data are usually filtered via the removal of low-quality reads (see </w:t>
      </w:r>
      <w:r w:rsidRPr="00330D6B">
        <w:rPr>
          <w:rFonts w:ascii="Arial" w:hAnsi="Arial" w:cs="Arial"/>
          <w:color w:val="0000FF"/>
        </w:rPr>
        <w:t>Supplementary</w:t>
      </w:r>
      <w:r w:rsidRPr="00330D6B">
        <w:rPr>
          <w:rFonts w:ascii="Arial" w:hAnsi="Arial" w:cs="Arial"/>
        </w:rPr>
        <w:t xml:space="preserve"> Table 1). This initial filtering may have downstream effects, and researchers across disciplines often use different and potentially arbitrary definitions of what constitutes a low-quality read. For example, a wide range of read quality thresholds are used - ranging from a Phred scaled quality score of 5</w:t>
      </w:r>
      <w:r w:rsidR="00D42044" w:rsidRPr="00330D6B">
        <w:rPr>
          <w:rFonts w:ascii="Arial" w:hAnsi="Arial" w:cs="Arial"/>
        </w:rPr>
        <w:fldChar w:fldCharType="begin"/>
      </w:r>
      <w:r w:rsidR="00D42044" w:rsidRPr="00330D6B">
        <w:rPr>
          <w:rFonts w:ascii="Arial" w:hAnsi="Arial" w:cs="Arial"/>
        </w:rPr>
        <w:instrText xml:space="preserve"> ADDIN ZOTERO_ITEM CSL_CITATION {"citationID":"SYtDdCoi","properties":{"formattedCitation":"\\super 38,39\\nosupersub{}","plainCitation":"38,39","noteIndex":0},"citationItems":[{"id":5541,"uris":["http://zotero.org/users/10196124/items/FIRRE7HX"],"itemData":{"id":5541,"type":"article-journal","abstract":"SUMMARY Jute (Corchorus sp.) is the most important bast fiber crop worldwide; however, the mechanisms underlying domestication and improvement remain largely unknown. We performed multi-omics analysis by integrating de novo sequencing, resequencing, and transcriptomic and epigenetic sequencing to clarify the domestication and improvement of dark jute Corchorus olitorius. We demonstrated that dark jute underwent early domestication and a relatively moderate genetic bottleneck during improvement breeding. A genome-wide association study of 11 important agronomic traits identified abundant candidate loci. We characterized the selective sweeps in the two breeding stages of jute, prominently, soil salinity differences played an important role in environmental adaptation during domestication, and the strongly selected genes for improvement had an increased frequency of favorable haplotypes. Furthermore, we speculated that an encoding auxin/indole-3-acetic acid protein COS07g_00652 could enhance the flexibility and strength of the stem to improve fiber yield. Our study not only provides valuable genetic resources for future fiber breeding in jute, but also is of great significance for reviewing the genetic basis of early crop breeding.","container-title":"The Plant Journal","DOI":"10.1111/tpj.15983","ISSN":"0960-7412","issue":"3","journalAbbreviation":"The Plant Journal","note":"publisher: John Wiley &amp; Sons, Ltd","page":"812-829","title":"Multi-omics provides new insights into the domestication and improvement of dark jute (Corchorus olitorius)","volume":"112","author":[{"family":"Yang","given":"Zemao"},{"family":"Tian","given":"Shilin"},{"family":"Li","given":"Xiangkong"},{"family":"Dai","given":"Zhigang"},{"family":"Yan","given":"An"},{"family":"Chen","given":"Zhong"},{"family":"Chen","given":"Jiquan"},{"family":"Tang","given":"Qing"},{"family":"Cheng","given":"Chaohua"},{"family":"Xu","given":"Ying"},{"family":"Deng","given":"Canhui"},{"family":"Liu","given":"Chan"},{"family":"Kang","given":"Ling"},{"family":"Xie","given":"Dongwei"},{"family":"Zhao","given":"Jian"},{"family":"Chen","given":"Xiaojun"},{"family":"Zhang","given":"Xiaoyu"},{"family":"Wu","given":"Yupeng"},{"family":"Li","given":"Alei"},{"family":"Su","given":"Jianguang"}],"issued":{"date-parts":[["2022",11,1]]},"citation-key":"yangMultiomicsProvidesNew2022"}},{"id":5542,"uris":["http://zotero.org/users/10196124/items/3UBS262C"],"itemData":{"id":5542,"type":"article-journal","abstract":"Pistachio (Pistacia vera), one of the most important commercial nut crops worldwide, is highly adaptable to abiotic stresses and is tolerant to drought and salt stresses.","container-title":"Genome Biology","DOI":"10.1186/s13059-019-1686-3","ISSN":"1474-760X","issue":"1","journalAbbreviation":"Genome Biology","page":"79","title":"Whole genomes and transcriptomes reveal adaptation and domestication of pistachio","volume":"20","author":[{"family":"Zeng","given":"Lin"},{"family":"Tu","given":"Xiao-Long"},{"family":"Dai","given":"He"},{"family":"Han","given":"Feng-Ming"},{"family":"Lu","given":"Bing-She"},{"family":"Wang","given":"Ming-Shan"},{"family":"Nanaei","given":"Hojjat Asadollahpour"},{"family":"Tajabadipour","given":"Ali"},{"family":"Mansouri","given":"Mehdi"},{"family":"Li","given":"Xiao-Long"},{"family":"Ji","given":"Li-Li"},{"family":"Irwin","given":"David M."},{"family":"Zhou","given":"Hong"},{"family":"Liu","given":"Min"},{"family":"Zheng","given":"Hong-Kun"},{"family":"Esmailizadeh","given":"Ali"},{"family":"Wu","given":"Dong-Dong"}],"issued":{"date-parts":[["2019",4,18]]},"citation-key":"zengWholeGenomesTranscriptomes2019"}}],"schema":"https://github.com/citation-style-language/schema/raw/master/csl-citation.json"} </w:instrText>
      </w:r>
      <w:r w:rsidR="00D42044" w:rsidRPr="00330D6B">
        <w:rPr>
          <w:rFonts w:ascii="Arial" w:hAnsi="Arial" w:cs="Arial"/>
        </w:rPr>
        <w:fldChar w:fldCharType="separate"/>
      </w:r>
      <w:r w:rsidR="00D42044" w:rsidRPr="00330D6B">
        <w:rPr>
          <w:rFonts w:ascii="Arial" w:hAnsi="Arial" w:cs="Arial"/>
          <w:vertAlign w:val="superscript"/>
        </w:rPr>
        <w:t>38,39</w:t>
      </w:r>
      <w:r w:rsidR="00D42044" w:rsidRPr="00330D6B">
        <w:rPr>
          <w:rFonts w:ascii="Arial" w:hAnsi="Arial" w:cs="Arial"/>
        </w:rPr>
        <w:fldChar w:fldCharType="end"/>
      </w:r>
      <w:r w:rsidR="00D42044" w:rsidRPr="00330D6B">
        <w:rPr>
          <w:rFonts w:ascii="Arial" w:hAnsi="Arial" w:cs="Arial"/>
          <w:vertAlign w:val="superscript"/>
        </w:rPr>
        <w:t xml:space="preserve"> </w:t>
      </w:r>
      <w:r w:rsidRPr="00330D6B">
        <w:rPr>
          <w:rFonts w:ascii="Arial" w:hAnsi="Arial" w:cs="Arial"/>
        </w:rPr>
        <w:t>to 40</w:t>
      </w:r>
      <w:r w:rsidR="00D42044" w:rsidRPr="00330D6B">
        <w:rPr>
          <w:rFonts w:ascii="Arial" w:hAnsi="Arial" w:cs="Arial"/>
        </w:rPr>
        <w:fldChar w:fldCharType="begin"/>
      </w:r>
      <w:r w:rsidR="00D65179" w:rsidRPr="00330D6B">
        <w:rPr>
          <w:rFonts w:ascii="Arial" w:hAnsi="Arial" w:cs="Arial"/>
        </w:rPr>
        <w:instrText xml:space="preserve"> ADDIN ZOTERO_ITEM CSL_CITATION {"citationID":"qD3gDPzB","properties":{"formattedCitation":"\\super 40\\nosupersub{}","plainCitation":"40","noteIndex":0},"citationItems":[{"id":5543,"uris":["http://zotero.org/users/10196124/items/LS4RWFBH"],"itemData":{"id":5543,"type":"article-journal","abstract":"The Russian Federation is the largest and one of the most ethnically diverse countries in the world, however no centralized reference database of genetic variation exists to date. Such data are crucial for medical genetics and essential for studying population history. The Genome Russia Project aims at filling this gap by performing whole genome sequencing and analysis of peoples of the Russian Federation. Here we report the characterization of genome-wide variation of 264 healthy adults, including 60 newly sequenced samples. People of Russia carry known and novel genetic variants of adaptive, clinical and functional consequence that in many cases show allele frequency divergence from neighboring populations. Population genetics analyses revealed six phylogeographic partitions among indigenous ethnicities corresponding to their geographic locales. This study presents a characterization of population-specific genomic variation in Russia with results important for medical genetics and for understanding the dynamic population history of the world's largest country.","container-title":"Genomics","DOI":"10.1016/j.ygeno.2019.03.007","ISSN":"0888-7543","issue":"1","journalAbbreviation":"Genomics","page":"442-458","title":"Genome-wide sequence analyses of ethnic populations across Russia","volume":"112","author":[{"family":"Zhernakova","given":"Daria V."},{"family":"Brukhin","given":"Vladimir"},{"family":"Malov","given":"Sergey"},{"family":"Oleksyk","given":"Taras K."},{"family":"Koepfli","given":"Klaus Peter"},{"family":"Zhuk","given":"Anna"},{"family":"Dobrynin","given":"Pavel"},{"family":"Kliver","given":"Sergei"},{"family":"Cherkasov","given":"Nikolay"},{"family":"Tamazian","given":"Gaik"},{"family":"Rotkevich","given":"Mikhail"},{"family":"Krasheninnikova","given":"Ksenia"},{"family":"Evsyukov","given":"Igor"},{"family":"Sidorov","given":"Sviatoslav"},{"family":"Gorbunova","given":"Anna"},{"family":"Chernyaeva","given":"Ekaterina"},{"family":"Shevchenko","given":"Andrey"},{"family":"Kolchanova","given":"Sofia"},{"family":"Komissarov","given":"Alexei"},{"family":"Simonov","given":"Serguei"},{"family":"Antonik","given":"Alexey"},{"family":"Logachev","given":"Anton"},{"family":"Polev","given":"Dmitrii E."},{"family":"Pavlova","given":"Olga A."},{"family":"Glotov","given":"Andrey S."},{"family":"Ulantsev","given":"Vladimir"},{"family":"Noskova","given":"Ekaterina"},{"family":"Davydova","given":"Tatyana K."},{"family":"Sivtseva","given":"Tatyana M."},{"family":"Limborska","given":"Svetlana"},{"family":"Balanovsky","given":"Oleg"},{"family":"Osakovsky","given":"Vladimir"},{"family":"Novozhilov","given":"Alexey"},{"family":"Puzyrev","given":"Valery"},{"family":"O'Brien","given":"Stephen J."}],"issued":{"date-parts":[["2020",1,1]]},"citation-key":"zhernakovaGenomewideSequenceAnalyses2020"}}],"schema":"https://github.com/citation-style-language/schema/raw/master/csl-citation.json"} </w:instrText>
      </w:r>
      <w:r w:rsidR="00D42044" w:rsidRPr="00330D6B">
        <w:rPr>
          <w:rFonts w:ascii="Arial" w:hAnsi="Arial" w:cs="Arial"/>
        </w:rPr>
        <w:fldChar w:fldCharType="separate"/>
      </w:r>
      <w:r w:rsidR="00D65179" w:rsidRPr="00330D6B">
        <w:rPr>
          <w:rFonts w:ascii="Arial" w:hAnsi="Arial" w:cs="Arial"/>
          <w:vertAlign w:val="superscript"/>
        </w:rPr>
        <w:t>40</w:t>
      </w:r>
      <w:r w:rsidR="00D42044" w:rsidRPr="00330D6B">
        <w:rPr>
          <w:rFonts w:ascii="Arial" w:hAnsi="Arial" w:cs="Arial"/>
        </w:rPr>
        <w:fldChar w:fldCharType="end"/>
      </w:r>
      <w:r w:rsidRPr="00330D6B">
        <w:rPr>
          <w:rFonts w:ascii="Arial" w:hAnsi="Arial" w:cs="Arial"/>
        </w:rPr>
        <w:t xml:space="preserve"> (between 69% and 0.01% </w:t>
      </w:r>
      <w:r w:rsidR="00D65179" w:rsidRPr="00330D6B">
        <w:rPr>
          <w:rFonts w:ascii="Arial" w:hAnsi="Arial" w:cs="Arial"/>
          <w:color w:val="0000FF"/>
        </w:rPr>
        <w:t xml:space="preserve">maximum </w:t>
      </w:r>
      <w:r w:rsidRPr="00330D6B">
        <w:rPr>
          <w:rFonts w:ascii="Arial" w:hAnsi="Arial" w:cs="Arial"/>
          <w:color w:val="0000FF"/>
        </w:rPr>
        <w:t>allowable error rates) - across a particular number of bases below that threshold within a read (which widely varies across studies) - to identify low-quality reads for removal</w:t>
      </w:r>
      <w:r w:rsidRPr="00330D6B">
        <w:rPr>
          <w:rFonts w:ascii="Arial" w:hAnsi="Arial" w:cs="Arial"/>
        </w:rPr>
        <w:t xml:space="preserve">. Low-quality reads can also be removed during the process of alignment itself, </w:t>
      </w:r>
      <w:r w:rsidRPr="00330D6B">
        <w:rPr>
          <w:rFonts w:ascii="Arial" w:hAnsi="Arial" w:cs="Arial"/>
          <w:color w:val="0000FF"/>
        </w:rPr>
        <w:t>because</w:t>
      </w:r>
      <w:r w:rsidRPr="00330D6B">
        <w:rPr>
          <w:rFonts w:ascii="Arial" w:hAnsi="Arial" w:cs="Arial"/>
        </w:rPr>
        <w:t xml:space="preserve"> different alignment algorithms can prevent sequences from mapping back to a reference if their quality scores are below user-defined thresholds</w:t>
      </w:r>
      <w:r w:rsidR="00D65179" w:rsidRPr="00330D6B">
        <w:rPr>
          <w:rFonts w:ascii="Arial" w:hAnsi="Arial" w:cs="Arial"/>
        </w:rPr>
        <w:fldChar w:fldCharType="begin"/>
      </w:r>
      <w:r w:rsidR="00D65179" w:rsidRPr="00330D6B">
        <w:rPr>
          <w:rFonts w:ascii="Arial" w:hAnsi="Arial" w:cs="Arial"/>
        </w:rPr>
        <w:instrText xml:space="preserve"> ADDIN ZOTERO_ITEM CSL_CITATION {"citationID":"DoLOSw5o","properties":{"formattedCitation":"\\super 41\\uc0\\u8211{}43\\nosupersub{}","plainCitation":"41–43","noteIndex":0},"citationItems":[{"id":5429,"uris":["http://zotero.org/users/10196124/items/GC4BGQB4"],"itemData":{"id":5429,"type":"article-journal","abstract":"The Bowtie 2 software achieves fast, sensitive, accurate and memory-efficient gapped alignment of sequencing reads using the full-text minute index and hardware-accelerated dynamic programming algorithms.","container-title":"Nature Methods","DOI":"10.1038/nmeth.1923","ISSN":"1548-7105","issue":"4","journalAbbreviation":"Nature Methods","page":"357-359","title":"Fast gapped-read alignment with Bowtie 2","volume":"9","author":[{"family":"Langmead","given":"Ben"},{"family":"Salzberg","given":"Steven L"}],"issued":{"date-parts":[["2012",4,1]]},"citation-key":"langmeadFastGappedreadAlignment2012"}},{"id":2246,"uris":["http://zotero.org/users/10196124/items/5BXSPTMW"],"itemData":{"id":2246,"type":"article-journal","abstract":"MOTIVATION: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 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 AVAILABILITY: http://maq.sourceforge.net.","container-title":"Bioinformatics (Oxford, England)","DOI":"10.1093/bioinformatics/btp324","ISSN":"1367-4811","issue":"14","language":"eng","note":"publisher: Oxford University Press\nCitation Key: Li2009a","page":"1754-1760","title":"Fast and accurate short read alignment with Burrows-Wheeler transform","volume":"25","author":[{"family":"Li","given":"Heng"},{"family":"Durbin","given":"Richard"}],"issued":{"date-parts":[["2009",7,15]]},"citation-key":"Li2009a"}},{"id":5428,"uris":["http://zotero.org/users/10196124/items/WQDQXHQH"],"itemData":{"id":5428,"type":"article-journal","abstract":"Sequencing has revolutionized biology by permitting the analysis of genomic variation at an unprecedented resolution. High-throughput sequencing is fast and inexpensive, making it accessible for a wide range of research topics. However, the produced data contain subtle but complex types of errors, biases and uncertainties that impose several statistical and computational challenges to the reliable detection of variants. To tap the full potential of high-throughput sequencing, a thorough understanding of the data produced as well as the available methodologies is required. Here, I review several commonly used methods for generating and processing next-generation resequencing data, discuss the influence of errors and biases together with their resulting implications for downstream analyses and provide general guidelines and recommendations for producing high-quality single-nucleotide polymorphism data sets from raw reads by highlighting several sophisticated reference-based methods representing the current state of the art.","container-title":"Heredity","DOI":"10.1038/hdy.2016.102","ISSN":"1365-2540","issue":"2","journalAbbreviation":"Heredity","page":"111-124","title":"From next-generation resequencing reads to a high-quality variant data set","volume":"118","author":[{"family":"Pfeifer","given":"S P"}],"issued":{"date-parts":[["2017",2,1]]},"citation-key":"pfeiferNextgenerationResequencingReads2017"}}],"schema":"https://github.com/citation-style-language/schema/raw/master/csl-citation.json"} </w:instrText>
      </w:r>
      <w:r w:rsidR="00D65179" w:rsidRPr="00330D6B">
        <w:rPr>
          <w:rFonts w:ascii="Arial" w:hAnsi="Arial" w:cs="Arial"/>
        </w:rPr>
        <w:fldChar w:fldCharType="separate"/>
      </w:r>
      <w:r w:rsidR="00D65179" w:rsidRPr="00330D6B">
        <w:rPr>
          <w:rFonts w:ascii="Arial" w:hAnsi="Arial" w:cs="Arial"/>
          <w:vertAlign w:val="superscript"/>
        </w:rPr>
        <w:t>41–43</w:t>
      </w:r>
      <w:r w:rsidR="00D65179" w:rsidRPr="00330D6B">
        <w:rPr>
          <w:rFonts w:ascii="Arial" w:hAnsi="Arial" w:cs="Arial"/>
        </w:rPr>
        <w:fldChar w:fldCharType="end"/>
      </w:r>
      <w:r w:rsidRPr="00330D6B">
        <w:rPr>
          <w:rFonts w:ascii="Arial" w:hAnsi="Arial" w:cs="Arial"/>
        </w:rPr>
        <w:t>.</w:t>
      </w:r>
    </w:p>
    <w:p w14:paraId="00000017" w14:textId="2BD4456D" w:rsidR="0088299C" w:rsidRPr="00330D6B" w:rsidRDefault="00000000">
      <w:pPr>
        <w:spacing w:before="200" w:after="0"/>
        <w:rPr>
          <w:rFonts w:ascii="Arial" w:hAnsi="Arial" w:cs="Arial"/>
        </w:rPr>
      </w:pPr>
      <w:r w:rsidRPr="00330D6B">
        <w:rPr>
          <w:rFonts w:ascii="Arial" w:hAnsi="Arial" w:cs="Arial"/>
        </w:rPr>
        <w:t>Conversely, high-quality reads may also be excluded if the reference does not contain the sequence, is highly repetitive (</w:t>
      </w:r>
      <w:r w:rsidRPr="00330D6B">
        <w:rPr>
          <w:rFonts w:ascii="Arial" w:hAnsi="Arial" w:cs="Arial"/>
          <w:i/>
        </w:rPr>
        <w:t>e.g.</w:t>
      </w:r>
      <w:r w:rsidRPr="00330D6B">
        <w:rPr>
          <w:rFonts w:ascii="Arial" w:hAnsi="Arial" w:cs="Arial"/>
        </w:rPr>
        <w:t>, transposable elements), or found in multiple genomic locations (</w:t>
      </w:r>
      <w:r w:rsidRPr="00330D6B">
        <w:rPr>
          <w:rFonts w:ascii="Arial" w:hAnsi="Arial" w:cs="Arial"/>
          <w:i/>
        </w:rPr>
        <w:t>e.g.</w:t>
      </w:r>
      <w:r w:rsidRPr="00330D6B">
        <w:rPr>
          <w:rFonts w:ascii="Arial" w:hAnsi="Arial" w:cs="Arial"/>
        </w:rPr>
        <w:t>, paralogs; see Figure 1A). To aid reviewers and other researchers in understanding the impacts of these filtering decisions, investigators should always report: 1) the percentage of reads that were removed prior to alignment and 2) the percentage of reads that mapped successfully and uniquely (to one location) on the reference. Researchers should also report the methodology used to remove low-</w:t>
      </w:r>
      <w:r w:rsidRPr="00330D6B">
        <w:rPr>
          <w:rFonts w:ascii="Arial" w:hAnsi="Arial" w:cs="Arial"/>
        </w:rPr>
        <w:lastRenderedPageBreak/>
        <w:t>quality reads (</w:t>
      </w:r>
      <w:r w:rsidRPr="00330D6B">
        <w:rPr>
          <w:rFonts w:ascii="Arial" w:hAnsi="Arial" w:cs="Arial"/>
          <w:i/>
        </w:rPr>
        <w:t>e.g.</w:t>
      </w:r>
      <w:r w:rsidRPr="00330D6B">
        <w:rPr>
          <w:rFonts w:ascii="Arial" w:hAnsi="Arial" w:cs="Arial"/>
        </w:rPr>
        <w:t>, a hard filter like read length or a soft filter based on a statistical model</w:t>
      </w:r>
      <w:r w:rsidR="00D65179" w:rsidRPr="00330D6B">
        <w:rPr>
          <w:rFonts w:ascii="Arial" w:hAnsi="Arial" w:cs="Arial"/>
        </w:rPr>
        <w:fldChar w:fldCharType="begin"/>
      </w:r>
      <w:r w:rsidR="00D65179" w:rsidRPr="00330D6B">
        <w:rPr>
          <w:rFonts w:ascii="Arial" w:hAnsi="Arial" w:cs="Arial"/>
        </w:rPr>
        <w:instrText xml:space="preserve"> ADDIN ZOTERO_ITEM CSL_CITATION {"citationID":"aIjiESoQ","properties":{"formattedCitation":"\\super 43\\nosupersub{}","plainCitation":"43","noteIndex":0},"citationItems":[{"id":5428,"uris":["http://zotero.org/users/10196124/items/WQDQXHQH"],"itemData":{"id":5428,"type":"article-journal","abstract":"Sequencing has revolutionized biology by permitting the analysis of genomic variation at an unprecedented resolution. High-throughput sequencing is fast and inexpensive, making it accessible for a wide range of research topics. However, the produced data contain subtle but complex types of errors, biases and uncertainties that impose several statistical and computational challenges to the reliable detection of variants. To tap the full potential of high-throughput sequencing, a thorough understanding of the data produced as well as the available methodologies is required. Here, I review several commonly used methods for generating and processing next-generation resequencing data, discuss the influence of errors and biases together with their resulting implications for downstream analyses and provide general guidelines and recommendations for producing high-quality single-nucleotide polymorphism data sets from raw reads by highlighting several sophisticated reference-based methods representing the current state of the art.","container-title":"Heredity","DOI":"10.1038/hdy.2016.102","ISSN":"1365-2540","issue":"2","journalAbbreviation":"Heredity","page":"111-124","title":"From next-generation resequencing reads to a high-quality variant data set","volume":"118","author":[{"family":"Pfeifer","given":"S P"}],"issued":{"date-parts":[["2017",2,1]]},"citation-key":"pfeiferNextgenerationResequencingReads2017"}}],"schema":"https://github.com/citation-style-language/schema/raw/master/csl-citation.json"} </w:instrText>
      </w:r>
      <w:r w:rsidR="00D65179" w:rsidRPr="00330D6B">
        <w:rPr>
          <w:rFonts w:ascii="Arial" w:hAnsi="Arial" w:cs="Arial"/>
        </w:rPr>
        <w:fldChar w:fldCharType="separate"/>
      </w:r>
      <w:r w:rsidR="00D65179" w:rsidRPr="00330D6B">
        <w:rPr>
          <w:rFonts w:ascii="Arial" w:hAnsi="Arial" w:cs="Arial"/>
          <w:vertAlign w:val="superscript"/>
        </w:rPr>
        <w:t>43</w:t>
      </w:r>
      <w:r w:rsidR="00D65179" w:rsidRPr="00330D6B">
        <w:rPr>
          <w:rFonts w:ascii="Arial" w:hAnsi="Arial" w:cs="Arial"/>
        </w:rPr>
        <w:fldChar w:fldCharType="end"/>
      </w:r>
      <w:r w:rsidRPr="00330D6B">
        <w:rPr>
          <w:rFonts w:ascii="Arial" w:hAnsi="Arial" w:cs="Arial"/>
        </w:rPr>
        <w:t xml:space="preserve">). </w:t>
      </w:r>
      <w:r w:rsidRPr="00330D6B">
        <w:rPr>
          <w:rFonts w:ascii="Arial" w:hAnsi="Arial" w:cs="Arial"/>
          <w:color w:val="0000FF"/>
        </w:rPr>
        <w:t>Below, we provide further recommendations on reporting across all filtering steps</w:t>
      </w:r>
      <w:r w:rsidRPr="00330D6B">
        <w:rPr>
          <w:rFonts w:ascii="Arial" w:hAnsi="Arial" w:cs="Arial"/>
        </w:rPr>
        <w:t>.</w:t>
      </w:r>
    </w:p>
    <w:p w14:paraId="00000018" w14:textId="7BDA174F" w:rsidR="0088299C" w:rsidRDefault="00000000">
      <w:pPr>
        <w:spacing w:before="200" w:after="0"/>
        <w:rPr>
          <w:rFonts w:ascii="Arial" w:hAnsi="Arial" w:cs="Arial"/>
        </w:rPr>
      </w:pPr>
      <w:r w:rsidRPr="00330D6B">
        <w:rPr>
          <w:rFonts w:ascii="Arial" w:hAnsi="Arial" w:cs="Arial"/>
        </w:rPr>
        <w:t>Reporting these statistics can help reviewers assess the quality of the data underlying the study and allow future investigators to determine whether alternative filtering could address additional questions (</w:t>
      </w:r>
      <w:r w:rsidRPr="00330D6B">
        <w:rPr>
          <w:rFonts w:ascii="Arial" w:hAnsi="Arial" w:cs="Arial"/>
          <w:i/>
        </w:rPr>
        <w:t>e.g</w:t>
      </w:r>
      <w:r w:rsidRPr="00330D6B">
        <w:rPr>
          <w:rFonts w:ascii="Arial" w:hAnsi="Arial" w:cs="Arial"/>
        </w:rPr>
        <w:t xml:space="preserve">., re-filtering to not remove reads that map to multiple locations could identify paralogous loci or transposable elements). Note, however, that even a </w:t>
      </w:r>
      <w:r w:rsidRPr="00330D6B">
        <w:rPr>
          <w:rFonts w:ascii="Arial" w:hAnsi="Arial" w:cs="Arial"/>
          <w:b/>
          <w:i/>
        </w:rPr>
        <w:t xml:space="preserve">strong alignment </w:t>
      </w:r>
      <w:r w:rsidRPr="00330D6B">
        <w:rPr>
          <w:rFonts w:ascii="Arial" w:hAnsi="Arial" w:cs="Arial"/>
        </w:rPr>
        <w:t xml:space="preserve">of putatively high-quality reads does not always mean a </w:t>
      </w:r>
      <w:r w:rsidRPr="00330D6B">
        <w:rPr>
          <w:rFonts w:ascii="Arial" w:hAnsi="Arial" w:cs="Arial"/>
          <w:i/>
        </w:rPr>
        <w:t>correct alignment,</w:t>
      </w:r>
      <w:r w:rsidRPr="00330D6B">
        <w:rPr>
          <w:rFonts w:ascii="Arial" w:hAnsi="Arial" w:cs="Arial"/>
        </w:rPr>
        <w:t xml:space="preserve"> since reference bias</w:t>
      </w:r>
      <w:r w:rsidR="00D65179" w:rsidRPr="00330D6B">
        <w:rPr>
          <w:rFonts w:ascii="Arial" w:hAnsi="Arial" w:cs="Arial"/>
        </w:rPr>
        <w:fldChar w:fldCharType="begin"/>
      </w:r>
      <w:r w:rsidR="00D65179" w:rsidRPr="00330D6B">
        <w:rPr>
          <w:rFonts w:ascii="Arial" w:hAnsi="Arial" w:cs="Arial"/>
        </w:rPr>
        <w:instrText xml:space="preserve"> ADDIN ZOTERO_ITEM CSL_CITATION {"citationID":"KDff1USs","properties":{"formattedCitation":"\\super 44\\nosupersub{}","plainCitation":"44","noteIndex":0},"citationItems":[{"id":5430,"uris":["http://zotero.org/users/10196124/items/W8PZPY6R"],"itemData":{"id":5430,"type":"article-journal","abstract":"Most sequencing data analyses start by aligning sequencing reads to a linear reference genome, but failure to account for genetic variation leads to reference bias and confounding of results downstream. Other approaches replace the linear reference with structures like graphs that can include genetic variation, incurring major computational overhead. We propose the reference flow alignment method that uses multiple population reference genomes to improve alignment accuracy and reduce reference bias. Compared to the graph aligner vg, reference flow achieves a similar level of accuracy and bias avoidance but with 14% of the memory footprint and 5.5 times the speed.","container-title":"Genome Biology","DOI":"10.1186/s13059-020-02229-3","ISSN":"1474-760X","issue":"1","journalAbbreviation":"Genome Biology","page":"8","title":"Reference flow: reducing reference bias using multiple population genomes","volume":"22","author":[{"family":"Chen","given":"Nae-Chyun"},{"family":"Solomon","given":"Brad"},{"family":"Mun","given":"Taher"},{"family":"Iyer","given":"Sheila"},{"family":"Langmead","given":"Ben"}],"issued":{"date-parts":[["2021",1,4]]},"citation-key":"chenReferenceFlowReducing2021"}}],"schema":"https://github.com/citation-style-language/schema/raw/master/csl-citation.json"} </w:instrText>
      </w:r>
      <w:r w:rsidR="00D65179" w:rsidRPr="00330D6B">
        <w:rPr>
          <w:rFonts w:ascii="Arial" w:hAnsi="Arial" w:cs="Arial"/>
        </w:rPr>
        <w:fldChar w:fldCharType="separate"/>
      </w:r>
      <w:r w:rsidR="00D65179" w:rsidRPr="00330D6B">
        <w:rPr>
          <w:rFonts w:ascii="Arial" w:hAnsi="Arial" w:cs="Arial"/>
          <w:vertAlign w:val="superscript"/>
        </w:rPr>
        <w:t>44</w:t>
      </w:r>
      <w:r w:rsidR="00D65179" w:rsidRPr="00330D6B">
        <w:rPr>
          <w:rFonts w:ascii="Arial" w:hAnsi="Arial" w:cs="Arial"/>
        </w:rPr>
        <w:fldChar w:fldCharType="end"/>
      </w:r>
      <w:r w:rsidRPr="00330D6B">
        <w:rPr>
          <w:rFonts w:ascii="Arial" w:hAnsi="Arial" w:cs="Arial"/>
        </w:rPr>
        <w:t>, genome assembly errors</w:t>
      </w:r>
      <w:r w:rsidR="00D65179" w:rsidRPr="00330D6B">
        <w:rPr>
          <w:rFonts w:ascii="Arial" w:hAnsi="Arial" w:cs="Arial"/>
        </w:rPr>
        <w:fldChar w:fldCharType="begin"/>
      </w:r>
      <w:r w:rsidR="00D65179" w:rsidRPr="00330D6B">
        <w:rPr>
          <w:rFonts w:ascii="Arial" w:hAnsi="Arial" w:cs="Arial"/>
        </w:rPr>
        <w:instrText xml:space="preserve"> ADDIN ZOTERO_ITEM CSL_CITATION {"citationID":"iI3NbNrX","properties":{"formattedCitation":"\\super 45\\nosupersub{}","plainCitation":"45","noteIndex":0},"citationItems":[{"id":5431,"uris":["http://zotero.org/users/10196124/items/8WSE5RY9"],"itemData":{"id":5431,"type":"article-journal","abstract":"High-quality and complete reference genome assemblies are fundamental for the application of genomics to biology, disease, and biodiversity conservation. However, such assemblies are available for only a few non-microbial species1–4. To address this issue, the international Genome 10K (G10K) consortium5,6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sciences.","container-title":"Nature","DOI":"10.1038/s41586-021-03451-0","ISSN":"1476-4687","issue":"7856","journalAbbreviation":"Nature","page":"737-746","title":"Towards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D."}],"issued":{"date-parts":[["2021",4,1]]},"citation-key":"rhieCompleteErrorfreeGenome2021"}}],"schema":"https://github.com/citation-style-language/schema/raw/master/csl-citation.json"} </w:instrText>
      </w:r>
      <w:r w:rsidR="00D65179" w:rsidRPr="00330D6B">
        <w:rPr>
          <w:rFonts w:ascii="Arial" w:hAnsi="Arial" w:cs="Arial"/>
        </w:rPr>
        <w:fldChar w:fldCharType="separate"/>
      </w:r>
      <w:r w:rsidR="00D65179" w:rsidRPr="00330D6B">
        <w:rPr>
          <w:rFonts w:ascii="Arial" w:hAnsi="Arial" w:cs="Arial"/>
          <w:vertAlign w:val="superscript"/>
        </w:rPr>
        <w:t>45</w:t>
      </w:r>
      <w:r w:rsidR="00D65179" w:rsidRPr="00330D6B">
        <w:rPr>
          <w:rFonts w:ascii="Arial" w:hAnsi="Arial" w:cs="Arial"/>
        </w:rPr>
        <w:fldChar w:fldCharType="end"/>
      </w:r>
      <w:r w:rsidRPr="00330D6B">
        <w:rPr>
          <w:rFonts w:ascii="Arial" w:hAnsi="Arial" w:cs="Arial"/>
        </w:rPr>
        <w:t xml:space="preserve">, </w:t>
      </w:r>
      <w:r w:rsidRPr="00330D6B">
        <w:rPr>
          <w:rFonts w:ascii="Arial" w:hAnsi="Arial" w:cs="Arial"/>
          <w:b/>
          <w:i/>
        </w:rPr>
        <w:t>structural variants</w:t>
      </w:r>
      <w:r w:rsidR="00D65179" w:rsidRPr="00330D6B">
        <w:rPr>
          <w:rFonts w:ascii="Arial" w:hAnsi="Arial" w:cs="Arial"/>
          <w:b/>
          <w:i/>
        </w:rPr>
        <w:fldChar w:fldCharType="begin"/>
      </w:r>
      <w:r w:rsidR="00D65179" w:rsidRPr="00330D6B">
        <w:rPr>
          <w:rFonts w:ascii="Arial" w:hAnsi="Arial" w:cs="Arial"/>
          <w:b/>
          <w:i/>
        </w:rPr>
        <w:instrText xml:space="preserve"> ADDIN ZOTERO_ITEM CSL_CITATION {"citationID":"aUCuYa0Q","properties":{"formattedCitation":"\\super 46\\nosupersub{}","plainCitation":"46","noteIndex":0},"citationItems":[{"id":5432,"uris":["http://zotero.org/users/10196124/items/558QXEYD"],"itemData":{"id":5432,"type":"article-journal","abstract":"Identifying structural variation (SV) is essential for genome interpretation but has been historically difficult due to limitations inherent to available genome technologies. Detection methods that use ensemble algorithms and emerging sequencing technologies have enabled the discovery of thousands of SVs, uncovering information about their ubiquity, relationship to disease and possible effects on biological mechanisms. Given the variability in SV type and size, along with unique detection biases of emerging genomic platforms, multiplatform discovery is necessary to resolve the full spectrum of variation. Here, we review modern approaches for investigating SVs and proffer that, moving forwards, studies integrating biological information with detection will be necessary to comprehensively understand the impact of SV in the human genome.","container-title":"Nature Reviews Genetics","DOI":"10.1038/s41576-019-0180-9","ISSN":"1471-0064","issue":"3","journalAbbreviation":"Nature Reviews Genetics","page":"171-189","title":"Structural variation in the sequencing era","volume":"21","author":[{"family":"Ho","given":"Steve S."},{"family":"Urban","given":"Alexander E."},{"family":"Mills","given":"Ryan E."}],"issued":{"date-parts":[["2020",3,1]]},"citation-key":"hoStructuralVariationSequencing2020"}}],"schema":"https://github.com/citation-style-language/schema/raw/master/csl-citation.json"} </w:instrText>
      </w:r>
      <w:r w:rsidR="00D65179" w:rsidRPr="00330D6B">
        <w:rPr>
          <w:rFonts w:ascii="Arial" w:hAnsi="Arial" w:cs="Arial"/>
          <w:b/>
          <w:i/>
        </w:rPr>
        <w:fldChar w:fldCharType="separate"/>
      </w:r>
      <w:r w:rsidR="00D65179" w:rsidRPr="00330D6B">
        <w:rPr>
          <w:rFonts w:ascii="Arial" w:hAnsi="Arial" w:cs="Arial"/>
          <w:vertAlign w:val="superscript"/>
        </w:rPr>
        <w:t>46</w:t>
      </w:r>
      <w:r w:rsidR="00D65179" w:rsidRPr="00330D6B">
        <w:rPr>
          <w:rFonts w:ascii="Arial" w:hAnsi="Arial" w:cs="Arial"/>
          <w:b/>
          <w:i/>
        </w:rPr>
        <w:fldChar w:fldCharType="end"/>
      </w:r>
      <w:r w:rsidRPr="00330D6B">
        <w:rPr>
          <w:rFonts w:ascii="Arial" w:hAnsi="Arial" w:cs="Arial"/>
        </w:rPr>
        <w:t>, and challenging alignments (</w:t>
      </w:r>
      <w:r w:rsidRPr="00330D6B">
        <w:rPr>
          <w:rFonts w:ascii="Arial" w:hAnsi="Arial" w:cs="Arial"/>
          <w:i/>
        </w:rPr>
        <w:t>e.g.</w:t>
      </w:r>
      <w:r w:rsidRPr="00330D6B">
        <w:rPr>
          <w:rFonts w:ascii="Arial" w:hAnsi="Arial" w:cs="Arial"/>
        </w:rPr>
        <w:t>, transposable elements</w:t>
      </w:r>
      <w:r w:rsidR="00D65179" w:rsidRPr="00330D6B">
        <w:rPr>
          <w:rFonts w:ascii="Arial" w:hAnsi="Arial" w:cs="Arial"/>
        </w:rPr>
        <w:fldChar w:fldCharType="begin"/>
      </w:r>
      <w:r w:rsidR="00D65179" w:rsidRPr="00330D6B">
        <w:rPr>
          <w:rFonts w:ascii="Arial" w:hAnsi="Arial" w:cs="Arial"/>
        </w:rPr>
        <w:instrText xml:space="preserve"> ADDIN ZOTERO_ITEM CSL_CITATION {"citationID":"touhpCNt","properties":{"formattedCitation":"\\super 47\\nosupersub{}","plainCitation":"47","noteIndex":0},"citationItems":[{"id":5433,"uris":["http://zotero.org/users/10196124/items/8XCCVVCD"],"itemData":{"id":5433,"type":"article-journal","abstract":"Sequencing technology and assembly algorithms have matured to the point that high-quality de novo assembly is possible for large, repetitive genomes. Current assemblies traverse transposable elements (TEs) and provide an opportunity for comprehensive annotation of TEs. Numerous methods exist for annotation of each class of TEs, but their relative performances have not been systematically compared. Moreover, a comprehensive pipeline is needed to produce a non-redundant library of TEs for species lacking this resource to generate whole-genome TE annotations.","container-title":"Genome Biology","DOI":"10.1186/s13059-019-1905-y","ISSN":"1474-760X","issue":"1","journalAbbreviation":"Genome Biology","page":"275","title":"Benchmarking transposable element annotation methods for creation of a streamlined, comprehensive pipeline","volume":"20","author":[{"family":"Ou","given":"Shujun"},{"family":"Su","given":"Weija"},{"family":"Liao","given":"Yi"},{"family":"Chougule","given":"Kapeel"},{"family":"Agda","given":"Jireh R. A."},{"family":"Hellinga","given":"Adam J."},{"family":"Lugo","given":"Carlos Santiago Blanco"},{"family":"Elliott","given":"Tyler A."},{"family":"Ware","given":"Doreen"},{"family":"Peterson","given":"Thomas"},{"family":"Jiang","given":"Ning"},{"family":"Hirsch","given":"Candice N."},{"family":"Hufford","given":"Matthew B."}],"issued":{"date-parts":[["2019",12,16]]},"citation-key":"ouBenchmarkingTransposableElement2019"}}],"schema":"https://github.com/citation-style-language/schema/raw/master/csl-citation.json"} </w:instrText>
      </w:r>
      <w:r w:rsidR="00D65179" w:rsidRPr="00330D6B">
        <w:rPr>
          <w:rFonts w:ascii="Arial" w:hAnsi="Arial" w:cs="Arial"/>
        </w:rPr>
        <w:fldChar w:fldCharType="separate"/>
      </w:r>
      <w:r w:rsidR="00D65179" w:rsidRPr="00330D6B">
        <w:rPr>
          <w:rFonts w:ascii="Arial" w:hAnsi="Arial" w:cs="Arial"/>
          <w:vertAlign w:val="superscript"/>
        </w:rPr>
        <w:t>47</w:t>
      </w:r>
      <w:r w:rsidR="00D65179" w:rsidRPr="00330D6B">
        <w:rPr>
          <w:rFonts w:ascii="Arial" w:hAnsi="Arial" w:cs="Arial"/>
        </w:rPr>
        <w:fldChar w:fldCharType="end"/>
      </w:r>
      <w:r w:rsidRPr="00330D6B">
        <w:rPr>
          <w:rFonts w:ascii="Arial" w:hAnsi="Arial" w:cs="Arial"/>
        </w:rPr>
        <w:t>, PCR duplicates</w:t>
      </w:r>
      <w:r w:rsidR="00D65179" w:rsidRPr="00330D6B">
        <w:rPr>
          <w:rFonts w:ascii="Arial" w:hAnsi="Arial" w:cs="Arial"/>
        </w:rPr>
        <w:fldChar w:fldCharType="begin"/>
      </w:r>
      <w:r w:rsidR="00D65179" w:rsidRPr="00330D6B">
        <w:rPr>
          <w:rFonts w:ascii="Arial" w:hAnsi="Arial" w:cs="Arial"/>
        </w:rPr>
        <w:instrText xml:space="preserve"> ADDIN ZOTERO_ITEM CSL_CITATION {"citationID":"QamEFgHN","properties":{"formattedCitation":"\\super 48\\nosupersub{}","plainCitation":"48","noteIndex":0},"citationItems":[{"id":5434,"uris":["http://zotero.org/users/10196124/items/2QZGJA3R"],"itemData":{"id":5434,"type":"article-journal","abstract":"Abstract Library preparation protocols for most sequencing technologies involve PCR amplification of the template DNA, which open the possibility that a given template DNA molecule is sequenced multiple times. Reads arising from this phenomenon, known as PCR duplicates, inflate the cost of sequencing and can jeopardize the reliability of affected experiments. Despite the pervasiveness of this artefact, our understanding of its causes and of its impact on downstream statistical analyses remains essentially empirical. Here, we develop a general quantitative model of amplification distortions in sequencing data sets, which we leverage to investigate the factors controlling the occurrence of PCR duplicates. We show that the PCR duplicate rate is determined primarily by the ratio between library complexity and sequencing depth, and that amplification noise (including in its dependence on the number of PCR cycles) only plays a secondary role for this artefact. We confirm our predictions using new and published RAD-seq libraries and provide a method to estimate library complexity and amplification noise in any data set containing PCR duplicates. We discuss how amplification-related artefacts impact downstream analyses, and in particular genotyping accuracy. The proposed framework unites the numerous observations made on PCR duplicates and will be useful to experimenters of all sequencing technologies where DNA availability is a concern.","container-title":"Molecular Ecology Resources","DOI":"10.1111/1755-0998.13800","ISSN":"1755-098X","issue":"n/a","journalAbbreviation":"Molecular Ecology Resources","note":"publisher: John Wiley &amp; Sons, Ltd","title":"On the causes, consequences, and avoidance of PCR duplicates: Towards a theory of library complexity","URL":"https://doi.org/10.1111/1755-0998.13800","volume":"n/a","author":[{"family":"Rochette","given":"Nicolas C."},{"family":"Rivera-Colón","given":"Angel G."},{"family":"Walsh","given":"Jessica"},{"family":"Sanger","given":"Thomas J."},{"family":"Campbell-Staton","given":"Shane C."},{"family":"Catchen","given":"Julian M."}],"accessed":{"date-parts":[["2023",6,29]]},"issued":{"date-parts":[["2023",4,16]]},"citation-key":"rochetteCausesConsequencesAvoidance2023"}}],"schema":"https://github.com/citation-style-language/schema/raw/master/csl-citation.json"} </w:instrText>
      </w:r>
      <w:r w:rsidR="00D65179" w:rsidRPr="00330D6B">
        <w:rPr>
          <w:rFonts w:ascii="Arial" w:hAnsi="Arial" w:cs="Arial"/>
        </w:rPr>
        <w:fldChar w:fldCharType="separate"/>
      </w:r>
      <w:r w:rsidR="00D65179" w:rsidRPr="00330D6B">
        <w:rPr>
          <w:rFonts w:ascii="Arial" w:hAnsi="Arial" w:cs="Arial"/>
          <w:vertAlign w:val="superscript"/>
        </w:rPr>
        <w:t>48</w:t>
      </w:r>
      <w:r w:rsidR="00D65179" w:rsidRPr="00330D6B">
        <w:rPr>
          <w:rFonts w:ascii="Arial" w:hAnsi="Arial" w:cs="Arial"/>
        </w:rPr>
        <w:fldChar w:fldCharType="end"/>
      </w:r>
      <w:r w:rsidRPr="00330D6B">
        <w:rPr>
          <w:rFonts w:ascii="Arial" w:hAnsi="Arial" w:cs="Arial"/>
        </w:rPr>
        <w:t>, and copy-number variants</w:t>
      </w:r>
      <w:r w:rsidR="00D65179" w:rsidRPr="00330D6B">
        <w:rPr>
          <w:rFonts w:ascii="Arial" w:hAnsi="Arial" w:cs="Arial"/>
        </w:rPr>
        <w:fldChar w:fldCharType="begin"/>
      </w:r>
      <w:r w:rsidR="00D65179" w:rsidRPr="00330D6B">
        <w:rPr>
          <w:rFonts w:ascii="Arial" w:hAnsi="Arial" w:cs="Arial"/>
        </w:rPr>
        <w:instrText xml:space="preserve"> ADDIN ZOTERO_ITEM CSL_CITATION {"citationID":"j2XOWMh0","properties":{"formattedCitation":"\\super 49\\nosupersub{}","plainCitation":"49","noteIndex":0},"citationItems":[{"id":5436,"uris":["http://zotero.org/users/10196124/items/QCV5E3J3"],"itemData":{"id":5436,"type":"article-journal","abstract":"Detection of copy number variation (CNV) in genes associated with disease is important in genetic diagnostics, and next generation sequencing (NGS) technology provides data that can be used for CNV detection. However, CNV detection based on NGS data is in general not often used in diagnostic labs as the data analysis is challenging, especially with data from targeted gene panels. Wet lab methods like MLPA (MRC Holland) are widely used, but are expensive, time consuming and have gene-specific limitations. Our aim has been to develop a bioinformatic tool for CNV detection from NGS data in medical genetic diagnostic samples.","container-title":"BMC Medical Genomics","DOI":"10.1186/s12920-021-01059-x","ISSN":"1755-8794","issue":"1","journalAbbreviation":"BMC Medical Genomics","page":"214","title":"Detecting copy number variation in next generation sequencing data from diagnostic gene panels","volume":"14","author":[{"family":"Singh","given":"Ashish Kumar"},{"family":"Olsen","given":"Maren Fridtjofsen"},{"family":"Lavik","given":"Liss Anne Solberg"},{"family":"Vold","given":"Trine"},{"family":"Drabløs","given":"Finn"},{"family":"Sjursen","given":"Wenche"}],"issued":{"date-parts":[["2021",8,31]]},"citation-key":"singhDetectingCopyNumber2021"}}],"schema":"https://github.com/citation-style-language/schema/raw/master/csl-citation.json"} </w:instrText>
      </w:r>
      <w:r w:rsidR="00D65179" w:rsidRPr="00330D6B">
        <w:rPr>
          <w:rFonts w:ascii="Arial" w:hAnsi="Arial" w:cs="Arial"/>
        </w:rPr>
        <w:fldChar w:fldCharType="separate"/>
      </w:r>
      <w:r w:rsidR="00D65179" w:rsidRPr="00330D6B">
        <w:rPr>
          <w:rFonts w:ascii="Arial" w:hAnsi="Arial" w:cs="Arial"/>
          <w:vertAlign w:val="superscript"/>
        </w:rPr>
        <w:t>49</w:t>
      </w:r>
      <w:r w:rsidR="00D65179" w:rsidRPr="00330D6B">
        <w:rPr>
          <w:rFonts w:ascii="Arial" w:hAnsi="Arial" w:cs="Arial"/>
        </w:rPr>
        <w:fldChar w:fldCharType="end"/>
      </w:r>
      <w:r w:rsidRPr="00330D6B">
        <w:rPr>
          <w:rFonts w:ascii="Arial" w:hAnsi="Arial" w:cs="Arial"/>
        </w:rPr>
        <w:t>) are present in most genomic datasets (Figure 1).</w:t>
      </w:r>
    </w:p>
    <w:p w14:paraId="4022FAA2" w14:textId="77777777" w:rsidR="00330D6B" w:rsidRPr="00330D6B" w:rsidRDefault="00330D6B">
      <w:pPr>
        <w:spacing w:before="200" w:after="0"/>
        <w:rPr>
          <w:rFonts w:ascii="Arial" w:hAnsi="Arial" w:cs="Arial"/>
          <w:i/>
        </w:rPr>
      </w:pPr>
    </w:p>
    <w:p w14:paraId="00000019" w14:textId="5D199A53" w:rsidR="0088299C" w:rsidRPr="00330D6B" w:rsidRDefault="00330D6B">
      <w:pPr>
        <w:spacing w:before="200" w:after="0"/>
        <w:ind w:firstLine="0"/>
        <w:rPr>
          <w:rFonts w:ascii="Arial" w:hAnsi="Arial" w:cs="Arial"/>
          <w:b/>
        </w:rPr>
      </w:pPr>
      <w:r>
        <w:rPr>
          <w:rFonts w:ascii="Arial" w:hAnsi="Arial" w:cs="Arial"/>
          <w:b/>
          <w:i/>
        </w:rPr>
        <w:t xml:space="preserve">[H2] </w:t>
      </w:r>
      <w:r w:rsidRPr="00330D6B">
        <w:rPr>
          <w:rFonts w:ascii="Arial" w:hAnsi="Arial" w:cs="Arial"/>
          <w:b/>
          <w:i/>
        </w:rPr>
        <w:t>Post-variant filtering</w:t>
      </w:r>
    </w:p>
    <w:p w14:paraId="0000001A" w14:textId="7284DC09" w:rsidR="0088299C" w:rsidRPr="00330D6B" w:rsidRDefault="00000000" w:rsidP="00330D6B">
      <w:pPr>
        <w:spacing w:before="0" w:after="0"/>
        <w:rPr>
          <w:rFonts w:ascii="Arial" w:hAnsi="Arial" w:cs="Arial"/>
        </w:rPr>
      </w:pPr>
      <w:r w:rsidRPr="00330D6B">
        <w:rPr>
          <w:rFonts w:ascii="Arial" w:hAnsi="Arial" w:cs="Arial"/>
        </w:rPr>
        <w:t xml:space="preserve">After pre-variant filtering, genomic work-flows typically proceed with </w:t>
      </w:r>
      <w:r w:rsidRPr="00330D6B">
        <w:rPr>
          <w:rFonts w:ascii="Arial" w:hAnsi="Arial" w:cs="Arial"/>
          <w:b/>
        </w:rPr>
        <w:t>genotyping</w:t>
      </w:r>
      <w:r w:rsidRPr="00330D6B">
        <w:rPr>
          <w:rFonts w:ascii="Arial" w:hAnsi="Arial" w:cs="Arial"/>
        </w:rPr>
        <w:t xml:space="preserve">, whereby genetic variants such as </w:t>
      </w:r>
      <w:r w:rsidRPr="00330D6B">
        <w:rPr>
          <w:rFonts w:ascii="Arial" w:hAnsi="Arial" w:cs="Arial"/>
          <w:b/>
        </w:rPr>
        <w:t>single nucleotide polymorphisms</w:t>
      </w:r>
      <w:r w:rsidRPr="00330D6B">
        <w:rPr>
          <w:rFonts w:ascii="Arial" w:hAnsi="Arial" w:cs="Arial"/>
        </w:rPr>
        <w:t xml:space="preserve"> (SNPs), insertions or deletions (indels), and</w:t>
      </w:r>
      <w:r w:rsidRPr="00330D6B">
        <w:rPr>
          <w:rFonts w:ascii="Arial" w:hAnsi="Arial" w:cs="Arial"/>
          <w:b/>
        </w:rPr>
        <w:t xml:space="preserve"> </w:t>
      </w:r>
      <w:r w:rsidRPr="00330D6B">
        <w:rPr>
          <w:rFonts w:ascii="Arial" w:hAnsi="Arial" w:cs="Arial"/>
        </w:rPr>
        <w:t>structural</w:t>
      </w:r>
      <w:r w:rsidRPr="00330D6B">
        <w:rPr>
          <w:rFonts w:ascii="Arial" w:hAnsi="Arial" w:cs="Arial"/>
          <w:b/>
        </w:rPr>
        <w:t xml:space="preserve"> </w:t>
      </w:r>
      <w:r w:rsidRPr="00330D6B">
        <w:rPr>
          <w:rFonts w:ascii="Arial" w:hAnsi="Arial" w:cs="Arial"/>
        </w:rPr>
        <w:t>variants</w:t>
      </w:r>
      <w:r w:rsidRPr="00330D6B">
        <w:rPr>
          <w:rFonts w:ascii="Arial" w:hAnsi="Arial" w:cs="Arial"/>
          <w:b/>
          <w:i/>
        </w:rPr>
        <w:t xml:space="preserve"> </w:t>
      </w:r>
      <w:r w:rsidRPr="00330D6B">
        <w:rPr>
          <w:rFonts w:ascii="Arial" w:hAnsi="Arial" w:cs="Arial"/>
        </w:rPr>
        <w:t>are algorithmically identified with software such as GATK</w:t>
      </w:r>
      <w:r w:rsidR="00D65179" w:rsidRPr="00330D6B">
        <w:rPr>
          <w:rFonts w:ascii="Arial" w:hAnsi="Arial" w:cs="Arial"/>
        </w:rPr>
        <w:fldChar w:fldCharType="begin"/>
      </w:r>
      <w:r w:rsidR="00D65179" w:rsidRPr="00330D6B">
        <w:rPr>
          <w:rFonts w:ascii="Arial" w:hAnsi="Arial" w:cs="Arial"/>
        </w:rPr>
        <w:instrText xml:space="preserve"> ADDIN ZOTERO_ITEM CSL_CITATION {"citationID":"o6DvsVEK","properties":{"formattedCitation":"\\super 50\\nosupersub{}","plainCitation":"50","noteIndex":0},"citationItems":[{"id":5559,"uris":["http://zotero.org/users/10196124/items/7PA89G4M"],"itemData":{"id":5559,"type":"book","ISBN":"1-4919-7516-4","note":"Citation Key: vanderauweraGenomicsCloudUsing2020a","publisher":"O'Reilly Media","title":"Genomics in the cloud: using Docker, GATK, and WDL in Terra","author":[{"family":"Van der Auwera","given":"Geraldine A"},{"family":"O'Connor","given":"Brian D"}],"issued":{"date-parts":[["2020"]]},"citation-key":"vanderauweraGenomicsCloudUsing2020a"}}],"schema":"https://github.com/citation-style-language/schema/raw/master/csl-citation.json"} </w:instrText>
      </w:r>
      <w:r w:rsidR="00D65179" w:rsidRPr="00330D6B">
        <w:rPr>
          <w:rFonts w:ascii="Arial" w:hAnsi="Arial" w:cs="Arial"/>
        </w:rPr>
        <w:fldChar w:fldCharType="separate"/>
      </w:r>
      <w:r w:rsidR="00D65179" w:rsidRPr="00330D6B">
        <w:rPr>
          <w:rFonts w:ascii="Arial" w:hAnsi="Arial" w:cs="Arial"/>
          <w:vertAlign w:val="superscript"/>
        </w:rPr>
        <w:t>50</w:t>
      </w:r>
      <w:r w:rsidR="00D65179" w:rsidRPr="00330D6B">
        <w:rPr>
          <w:rFonts w:ascii="Arial" w:hAnsi="Arial" w:cs="Arial"/>
        </w:rPr>
        <w:fldChar w:fldCharType="end"/>
      </w:r>
      <w:r w:rsidRPr="00330D6B">
        <w:rPr>
          <w:rFonts w:ascii="Arial" w:hAnsi="Arial" w:cs="Arial"/>
        </w:rPr>
        <w:t>, ANGSD</w:t>
      </w:r>
      <w:r w:rsidR="00D65179" w:rsidRPr="00330D6B">
        <w:rPr>
          <w:rFonts w:ascii="Arial" w:hAnsi="Arial" w:cs="Arial"/>
        </w:rPr>
        <w:fldChar w:fldCharType="begin"/>
      </w:r>
      <w:r w:rsidR="00D65179" w:rsidRPr="00330D6B">
        <w:rPr>
          <w:rFonts w:ascii="Arial" w:hAnsi="Arial" w:cs="Arial"/>
        </w:rPr>
        <w:instrText xml:space="preserve"> ADDIN ZOTERO_ITEM CSL_CITATION {"citationID":"zILScJTs","properties":{"formattedCitation":"\\super 51\\nosupersub{}","plainCitation":"51","noteIndex":0},"citationItems":[{"id":2096,"uris":["http://zotero.org/users/10196124/items/97VWFJBC"],"itemData":{"id":2096,"type":"article-journal","abstract":"High-throughput DNA sequencing technologies are generating vast amounts of data. Fast, flexible and memory efficient implementations are needed in order to facilitate analyses of thousands of samples simultaneously.","container-title":"BMC Bioinformatics","DOI":"10.1186/s12859-014-0356-4","ISSN":"1471-2105","issue":"1","note":"Citation Key: Korneliussen2014","page":"356","title":"ANGSD: Analysis of Next Generation Sequencing Data","volume":"15","author":[{"family":"Korneliussen","given":"Thorfinn Sand"},{"family":"Albrechtsen","given":"Anders"},{"family":"Nielsen","given":"Rasmus"}],"issued":{"date-parts":[["2014",11]]},"citation-key":"Korneliussen2014"}}],"schema":"https://github.com/citation-style-language/schema/raw/master/csl-citation.json"} </w:instrText>
      </w:r>
      <w:r w:rsidR="00D65179" w:rsidRPr="00330D6B">
        <w:rPr>
          <w:rFonts w:ascii="Arial" w:hAnsi="Arial" w:cs="Arial"/>
        </w:rPr>
        <w:fldChar w:fldCharType="separate"/>
      </w:r>
      <w:r w:rsidR="00D65179" w:rsidRPr="00330D6B">
        <w:rPr>
          <w:rFonts w:ascii="Arial" w:hAnsi="Arial" w:cs="Arial"/>
          <w:vertAlign w:val="superscript"/>
        </w:rPr>
        <w:t>51</w:t>
      </w:r>
      <w:r w:rsidR="00D65179" w:rsidRPr="00330D6B">
        <w:rPr>
          <w:rFonts w:ascii="Arial" w:hAnsi="Arial" w:cs="Arial"/>
        </w:rPr>
        <w:fldChar w:fldCharType="end"/>
      </w:r>
      <w:r w:rsidRPr="00330D6B">
        <w:rPr>
          <w:rFonts w:ascii="Arial" w:hAnsi="Arial" w:cs="Arial"/>
        </w:rPr>
        <w:t>, STACKS</w:t>
      </w:r>
      <w:r w:rsidR="00D65179" w:rsidRPr="00330D6B">
        <w:rPr>
          <w:rFonts w:ascii="Arial" w:hAnsi="Arial" w:cs="Arial"/>
        </w:rPr>
        <w:fldChar w:fldCharType="begin"/>
      </w:r>
      <w:r w:rsidR="00D65179" w:rsidRPr="00330D6B">
        <w:rPr>
          <w:rFonts w:ascii="Arial" w:hAnsi="Arial" w:cs="Arial"/>
        </w:rPr>
        <w:instrText xml:space="preserve"> ADDIN ZOTERO_ITEM CSL_CITATION {"citationID":"FYkWikjG","properties":{"formattedCitation":"\\super 9\\nosupersub{}","plainCitation":"9","noteIndex":0},"citationItems":[{"id":5439,"uris":["http://zotero.org/users/10196124/items/ZDXVRQJB"],"itemData":{"id":5439,"type":"article-journal","abstract":"Abstract For half a century population genetics studies have put type II restriction endonucleases to work. Now, coupled with massively-parallel, short-read sequencing, the family of RAD protocols that wields these enzymes has generated vast genetic knowledge from the natural world. Here, we describe the first software natively capable of using paired-end sequencing to derive short contigs from de novo RAD data. Stacks version 2 employs a de Bruijn graph assembler to build and connect contigs from forward and reverse reads for each de novo RAD locus, which it then uses as a reference for read alignments. The new architecture allows all the individuals in a metapopulation to be considered at the same time as each RAD locus is processed. This enables a Bayesian genotype caller to provide precise SNPs, and a robust algorithm to phase those SNPs into long haplotypes, generating RAD loci that are 400?800 bp in length. To prove its recall and precision, we tested the software with simulated data and compared reference-aligned and de novo analyses of three empirical data sets. Our study shows that the latest version of Stacks is highly accurate and outperforms other software in assembling and genotyping paired-end de novo data sets.","container-title":"Molecular Ecology","DOI":"10.1111/mec.15253","ISSN":"0962-1083","issue":"21","journalAbbreviation":"Molecular Ecology","note":"publisher: John Wiley &amp; Sons, Ltd","page":"4737-4754","title":"Stacks 2: Analytical methods for paired-end sequencing improve RADseq-based population genomics","volume":"28","author":[{"family":"Rochette","given":"Nicolas C."},{"family":"Rivera-Colón","given":"Angel G."},{"family":"Catchen","given":"Julian M."}],"issued":{"date-parts":[["2019",11,1]]},"citation-key":"rochetteStacksAnalyticalMethods2019"},"locator":"2"}],"schema":"https://github.com/citation-style-language/schema/raw/master/csl-citation.json"} </w:instrText>
      </w:r>
      <w:r w:rsidR="00D65179" w:rsidRPr="00330D6B">
        <w:rPr>
          <w:rFonts w:ascii="Arial" w:hAnsi="Arial" w:cs="Arial"/>
        </w:rPr>
        <w:fldChar w:fldCharType="separate"/>
      </w:r>
      <w:r w:rsidR="00D65179" w:rsidRPr="00330D6B">
        <w:rPr>
          <w:rFonts w:ascii="Arial" w:hAnsi="Arial" w:cs="Arial"/>
          <w:vertAlign w:val="superscript"/>
        </w:rPr>
        <w:t>9</w:t>
      </w:r>
      <w:r w:rsidR="00D65179" w:rsidRPr="00330D6B">
        <w:rPr>
          <w:rFonts w:ascii="Arial" w:hAnsi="Arial" w:cs="Arial"/>
        </w:rPr>
        <w:fldChar w:fldCharType="end"/>
      </w:r>
      <w:r w:rsidRPr="00330D6B">
        <w:rPr>
          <w:rFonts w:ascii="Arial" w:hAnsi="Arial" w:cs="Arial"/>
        </w:rPr>
        <w:t>, ipyRAD</w:t>
      </w:r>
      <w:r w:rsidR="00D65179" w:rsidRPr="00330D6B">
        <w:rPr>
          <w:rFonts w:ascii="Arial" w:hAnsi="Arial" w:cs="Arial"/>
        </w:rPr>
        <w:fldChar w:fldCharType="begin"/>
      </w:r>
      <w:r w:rsidR="00D65179" w:rsidRPr="00330D6B">
        <w:rPr>
          <w:rFonts w:ascii="Arial" w:hAnsi="Arial" w:cs="Arial"/>
        </w:rPr>
        <w:instrText xml:space="preserve"> ADDIN ZOTERO_ITEM CSL_CITATION {"citationID":"0uAoyXxI","properties":{"formattedCitation":"\\super 52\\nosupersub{}","plainCitation":"52","noteIndex":0},"citationItems":[{"id":5441,"uris":["http://zotero.org/users/10196124/items/NWLX9THC"],"itemData":{"id":5441,"type":"article-journal","abstract":"ipyrad is a free and open source tool for assembling and analyzing restriction site-associated DNA sequence datasets using de novo and/or reference-based approaches. It is designed to be massively scalable to hundreds of taxa and thousands of samples, and can be efficiently parallelized on high performance computing clusters. It is available both as a command line interface and as a Python package with an application programming interface, the latter of which can be used interactively to write complex, reproducible scripts and implement a suite of downstream analysis tools.ipyrad is a free and open source program written in Python. Source code is available from the GitHub repository (https://github.com/dereneaton/ipyrad/), and Linux and MacOS installs are distributed through the conda package manager. Complete documentation, including numerous tutorials, and Jupyter notebooks demonstrating example assemblies and applications of downstream analysis tools are available online: https://ipyrad.readthedocs.io/.","container-title":"Bioinformatics","DOI":"10.1093/bioinformatics/btz966","ISSN":"1367-4803","issue":"8","journalAbbreviation":"Bioinformatics","page":"2592-2594","title":"ipyrad: Interactive assembly and analysis of RADseq datasets","volume":"36","author":[{"family":"Eaton","given":"Deren A R"},{"family":"Overcast","given":"Isaac"}],"issued":{"date-parts":[["2020",4,15]]},"citation-key":"eatonIpyradInteractiveAssembly2020"}}],"schema":"https://github.com/citation-style-language/schema/raw/master/csl-citation.json"} </w:instrText>
      </w:r>
      <w:r w:rsidR="00D65179" w:rsidRPr="00330D6B">
        <w:rPr>
          <w:rFonts w:ascii="Arial" w:hAnsi="Arial" w:cs="Arial"/>
        </w:rPr>
        <w:fldChar w:fldCharType="separate"/>
      </w:r>
      <w:r w:rsidR="00D65179" w:rsidRPr="00330D6B">
        <w:rPr>
          <w:rFonts w:ascii="Arial" w:hAnsi="Arial" w:cs="Arial"/>
          <w:vertAlign w:val="superscript"/>
        </w:rPr>
        <w:t>52</w:t>
      </w:r>
      <w:r w:rsidR="00D65179" w:rsidRPr="00330D6B">
        <w:rPr>
          <w:rFonts w:ascii="Arial" w:hAnsi="Arial" w:cs="Arial"/>
        </w:rPr>
        <w:fldChar w:fldCharType="end"/>
      </w:r>
      <w:r w:rsidRPr="00330D6B">
        <w:rPr>
          <w:rFonts w:ascii="Arial" w:hAnsi="Arial" w:cs="Arial"/>
        </w:rPr>
        <w:t>, or LUMPY</w:t>
      </w:r>
      <w:r w:rsidR="00D65179" w:rsidRPr="00330D6B">
        <w:rPr>
          <w:rFonts w:ascii="Arial" w:hAnsi="Arial" w:cs="Arial"/>
        </w:rPr>
        <w:fldChar w:fldCharType="begin"/>
      </w:r>
      <w:r w:rsidR="00D65179" w:rsidRPr="00330D6B">
        <w:rPr>
          <w:rFonts w:ascii="Arial" w:hAnsi="Arial" w:cs="Arial"/>
        </w:rPr>
        <w:instrText xml:space="preserve"> ADDIN ZOTERO_ITEM CSL_CITATION {"citationID":"cEOmoEmk","properties":{"formattedCitation":"\\super 53\\nosupersub{}","plainCitation":"53","noteIndex":0},"citationItems":[{"id":5442,"uris":["http://zotero.org/users/10196124/items/RNBDT7ZG"],"itemData":{"id":5442,"type":"article-journal","abstract":"Comprehensive discovery of structural variation (SV) from whole genome sequencing data requires multiple detection signals including read-pair, split-read, read-depth and prior knowledge. Owing to technical challenges, extant SV discovery algorithms either use one signal in isolation, or at best use two sequentially. We present LUMPY, a novel SV discovery framework that naturally integrates multiple SV signals jointly across multiple samples. We show that LUMPY yields improved sensitivity, especially when SV signal is reduced owing to either low coverage data or low intra-sample variant allele frequency. We also report a set of 4,564 validated breakpoints from the NA12878 human genome. https://github.com/arq5x/lumpy-sv.","container-title":"Genome Biology","DOI":"10.1186/gb-2014-15-6-r84","ISSN":"1474-760X","issue":"6","journalAbbreviation":"Genome Biology","page":"R84","title":"LUMPY: a probabilistic framework for structural variant discovery","volume":"15","author":[{"family":"Layer","given":"Ryan M."},{"family":"Chiang","given":"Colby"},{"family":"Quinlan","given":"Aaron R."},{"family":"Hall","given":"Ira M."}],"issued":{"date-parts":[["2014",6,26]]},"citation-key":"layerLUMPYProbabilisticFramework2014"}}],"schema":"https://github.com/citation-style-language/schema/raw/master/csl-citation.json"} </w:instrText>
      </w:r>
      <w:r w:rsidR="00D65179" w:rsidRPr="00330D6B">
        <w:rPr>
          <w:rFonts w:ascii="Arial" w:hAnsi="Arial" w:cs="Arial"/>
        </w:rPr>
        <w:fldChar w:fldCharType="separate"/>
      </w:r>
      <w:r w:rsidR="00D65179" w:rsidRPr="00330D6B">
        <w:rPr>
          <w:rFonts w:ascii="Arial" w:hAnsi="Arial" w:cs="Arial"/>
          <w:vertAlign w:val="superscript"/>
        </w:rPr>
        <w:t>53</w:t>
      </w:r>
      <w:r w:rsidR="00D65179" w:rsidRPr="00330D6B">
        <w:rPr>
          <w:rFonts w:ascii="Arial" w:hAnsi="Arial" w:cs="Arial"/>
        </w:rPr>
        <w:fldChar w:fldCharType="end"/>
      </w:r>
      <w:r w:rsidRPr="00330D6B">
        <w:rPr>
          <w:rFonts w:ascii="Arial" w:hAnsi="Arial" w:cs="Arial"/>
        </w:rPr>
        <w:t xml:space="preserve">. During this process, the read depth (or coverage) of each locus must be considered, since </w:t>
      </w:r>
      <w:r w:rsidRPr="00330D6B">
        <w:rPr>
          <w:rFonts w:ascii="Arial" w:hAnsi="Arial" w:cs="Arial"/>
          <w:color w:val="0000FF"/>
        </w:rPr>
        <w:t>a greater</w:t>
      </w:r>
      <w:r w:rsidRPr="00330D6B">
        <w:rPr>
          <w:rFonts w:ascii="Arial" w:hAnsi="Arial" w:cs="Arial"/>
        </w:rPr>
        <w:t xml:space="preserve"> depth of coverage allows for more confidence in genotyping (and subsequently downstream inferences). </w:t>
      </w:r>
      <w:r w:rsidRPr="00330D6B">
        <w:rPr>
          <w:rFonts w:ascii="Arial" w:hAnsi="Arial" w:cs="Arial"/>
          <w:color w:val="0000FF"/>
        </w:rPr>
        <w:t xml:space="preserve">Very high read depths (in relation to the study-wide mean), by contrast, can be indicative of paralogs, highly repetitive regions, number variants </w:t>
      </w:r>
      <w:r w:rsidRPr="00330D6B">
        <w:rPr>
          <w:rFonts w:ascii="Arial" w:hAnsi="Arial" w:cs="Arial"/>
          <w:color w:val="0000FF"/>
        </w:rPr>
        <w:lastRenderedPageBreak/>
        <w:t>(CNVs), mitochondrial DNA loci, or technical (</w:t>
      </w:r>
      <w:r w:rsidRPr="00330D6B">
        <w:rPr>
          <w:rFonts w:ascii="Arial" w:hAnsi="Arial" w:cs="Arial"/>
          <w:i/>
          <w:color w:val="0000FF"/>
        </w:rPr>
        <w:t>e.g.</w:t>
      </w:r>
      <w:r w:rsidRPr="00330D6B">
        <w:rPr>
          <w:rFonts w:ascii="Arial" w:hAnsi="Arial" w:cs="Arial"/>
          <w:color w:val="0000FF"/>
        </w:rPr>
        <w:t>, PCR) duplicates (see Figure 1, Supplementary</w:t>
      </w:r>
      <w:r w:rsidRPr="00330D6B">
        <w:rPr>
          <w:rFonts w:ascii="Arial" w:hAnsi="Arial" w:cs="Arial"/>
        </w:rPr>
        <w:t xml:space="preserve"> </w:t>
      </w:r>
      <w:r w:rsidRPr="00330D6B">
        <w:rPr>
          <w:rFonts w:ascii="Arial" w:hAnsi="Arial" w:cs="Arial"/>
          <w:color w:val="0000FF"/>
        </w:rPr>
        <w:t>Table 1).</w:t>
      </w:r>
      <w:r w:rsidRPr="00330D6B">
        <w:rPr>
          <w:rFonts w:ascii="Arial" w:hAnsi="Arial" w:cs="Arial"/>
        </w:rPr>
        <w:t xml:space="preserve"> Variant calling algorithms typically either mark genotypes as missing if below a certain read depth or if they have poor quality scores caused by low read depths</w:t>
      </w:r>
      <w:r w:rsidR="00D65179" w:rsidRPr="00330D6B">
        <w:rPr>
          <w:rFonts w:ascii="Arial" w:hAnsi="Arial" w:cs="Arial"/>
        </w:rPr>
        <w:fldChar w:fldCharType="begin"/>
      </w:r>
      <w:r w:rsidR="00D65179" w:rsidRPr="00330D6B">
        <w:rPr>
          <w:rFonts w:ascii="Arial" w:hAnsi="Arial" w:cs="Arial"/>
        </w:rPr>
        <w:instrText xml:space="preserve"> ADDIN ZOTERO_ITEM CSL_CITATION {"citationID":"CSSpoPCi","properties":{"formattedCitation":"\\super 54\\nosupersub{}","plainCitation":"54","noteIndex":0},"citationItems":[{"id":5506,"uris":["http://zotero.org/users/10196124/items/3ENS6SXW"],"itemData":{"id":5506,"type":"article-journal","abstract":"Restriction site-associated DNA sequencing (RADseq) allows the genotyping of thousands of single nucleotide polymorphisms (SNPs) in many individuals at a reduced cost. However, achieving the desired sequencing depth is challenging in non-model organisms, where the expected number of RADseq loci is unknown. The impact of low coverage sequencing in RADseq experiment on the estimated population genetic parameters has not yet been fully characterized. Here we performed an in silico RADseq experiment by extracting loci from whole genome sequences of diploid individuals simulated under various demographic scenarios. We generated fastq files from the extracted loci and evaluated the performance of three bioinformatics pipelines to discover genetic variants, namely STACKS v.1, STACKS v.2 and ANGSD. We specifically focused on the accuracy of each pipeline to produce datasets retrieving the genetic variability and the historical demography of the simulated populations for several average depth of coverage. For low coverage datasets (&amp;lt;15x) STACKS v.1 and, to a lesser extent, STACKS v.2, were highly sensible to assembly parameters, showing for all scenarios: i) deficit in genetic diversity; ii) site frequency spectrum (SFS) skewed toward low frequency variants. This led to a pronounced bias in the inferred demographic history, particularly for larger samples size, a parameter typically associated with greater confidence in the inferences. Conversely, ANGSD correctly retrieved the genetic variability for most of the simulated scenarios and assembly parameters. We confirmed our findings, based on simulated data, in an empirical RADseq dataset and provide practical guidelines to perform robust demographic inferences in low coverage experiments.","archive_location":"PPR651362","DOI":"10.22541/au.168252801.19878064/v1","note":"publisher: Authorea Preprints","title":"Population genetics using low coverage RADseq data in non-model organisms: biases and solutions","URL":"http://europepmc.org/abstract/PPR/PPR651362","author":[{"family":"Mona","given":"Stefano"},{"family":"Benazzo","given":"Andrea"},{"family":"Delrieu-Trottin","given":"Erwan"},{"family":"Lesturgie","given":"Pierre"}],"issued":{"date-parts":[["2023"]]},"citation-key":"monaPopulationGeneticsUsing2023"}}],"schema":"https://github.com/citation-style-language/schema/raw/master/csl-citation.json"} </w:instrText>
      </w:r>
      <w:r w:rsidR="00D65179" w:rsidRPr="00330D6B">
        <w:rPr>
          <w:rFonts w:ascii="Arial" w:hAnsi="Arial" w:cs="Arial"/>
        </w:rPr>
        <w:fldChar w:fldCharType="separate"/>
      </w:r>
      <w:r w:rsidR="00D65179" w:rsidRPr="00330D6B">
        <w:rPr>
          <w:rFonts w:ascii="Arial" w:hAnsi="Arial" w:cs="Arial"/>
          <w:vertAlign w:val="superscript"/>
        </w:rPr>
        <w:t>54</w:t>
      </w:r>
      <w:r w:rsidR="00D65179" w:rsidRPr="00330D6B">
        <w:rPr>
          <w:rFonts w:ascii="Arial" w:hAnsi="Arial" w:cs="Arial"/>
        </w:rPr>
        <w:fldChar w:fldCharType="end"/>
      </w:r>
      <w:r w:rsidRPr="00330D6B">
        <w:rPr>
          <w:rFonts w:ascii="Arial" w:hAnsi="Arial" w:cs="Arial"/>
        </w:rPr>
        <w:t>. The depth and/or quality filters used at this step vary substantially across studies. Note, however, that well-developed approaches to make use of low coverage sites do exist</w:t>
      </w:r>
      <w:r w:rsidR="00D65179" w:rsidRPr="00330D6B">
        <w:rPr>
          <w:rFonts w:ascii="Arial" w:hAnsi="Arial" w:cs="Arial"/>
        </w:rPr>
        <w:fldChar w:fldCharType="begin"/>
      </w:r>
      <w:r w:rsidR="00D65179" w:rsidRPr="00330D6B">
        <w:rPr>
          <w:rFonts w:ascii="Arial" w:hAnsi="Arial" w:cs="Arial"/>
        </w:rPr>
        <w:instrText xml:space="preserve"> ADDIN ZOTERO_ITEM CSL_CITATION {"citationID":"SX3dmtvc","properties":{"formattedCitation":"\\super 51\\nosupersub{}","plainCitation":"51","noteIndex":0},"citationItems":[{"id":2096,"uris":["http://zotero.org/users/10196124/items/97VWFJBC"],"itemData":{"id":2096,"type":"article-journal","abstract":"High-throughput DNA sequencing technologies are generating vast amounts of data. Fast, flexible and memory efficient implementations are needed in order to facilitate analyses of thousands of samples simultaneously.","container-title":"BMC Bioinformatics","DOI":"10.1186/s12859-014-0356-4","ISSN":"1471-2105","issue":"1","note":"Citation Key: Korneliussen2014","page":"356","title":"ANGSD: Analysis of Next Generation Sequencing Data","volume":"15","author":[{"family":"Korneliussen","given":"Thorfinn Sand"},{"family":"Albrechtsen","given":"Anders"},{"family":"Nielsen","given":"Rasmus"}],"issued":{"date-parts":[["2014",11]]},"citation-key":"Korneliussen2014"}}],"schema":"https://github.com/citation-style-language/schema/raw/master/csl-citation.json"} </w:instrText>
      </w:r>
      <w:r w:rsidR="00D65179" w:rsidRPr="00330D6B">
        <w:rPr>
          <w:rFonts w:ascii="Arial" w:hAnsi="Arial" w:cs="Arial"/>
        </w:rPr>
        <w:fldChar w:fldCharType="separate"/>
      </w:r>
      <w:r w:rsidR="00D65179" w:rsidRPr="00330D6B">
        <w:rPr>
          <w:rFonts w:ascii="Arial" w:hAnsi="Arial" w:cs="Arial"/>
          <w:vertAlign w:val="superscript"/>
        </w:rPr>
        <w:t>51</w:t>
      </w:r>
      <w:r w:rsidR="00D65179" w:rsidRPr="00330D6B">
        <w:rPr>
          <w:rFonts w:ascii="Arial" w:hAnsi="Arial" w:cs="Arial"/>
        </w:rPr>
        <w:fldChar w:fldCharType="end"/>
      </w:r>
      <w:r w:rsidRPr="00330D6B">
        <w:rPr>
          <w:rFonts w:ascii="Arial" w:hAnsi="Arial" w:cs="Arial"/>
        </w:rPr>
        <w:t xml:space="preserve">, and so filtering out such loci is not </w:t>
      </w:r>
      <w:r w:rsidRPr="00330D6B">
        <w:rPr>
          <w:rFonts w:ascii="Arial" w:hAnsi="Arial" w:cs="Arial"/>
          <w:i/>
        </w:rPr>
        <w:t>always</w:t>
      </w:r>
      <w:r w:rsidRPr="00330D6B">
        <w:rPr>
          <w:rFonts w:ascii="Arial" w:hAnsi="Arial" w:cs="Arial"/>
        </w:rPr>
        <w:t xml:space="preserve"> necessary.</w:t>
      </w:r>
    </w:p>
    <w:p w14:paraId="0000001B" w14:textId="77777777" w:rsidR="0088299C" w:rsidRDefault="00000000">
      <w:pPr>
        <w:spacing w:before="200" w:after="0"/>
        <w:rPr>
          <w:rFonts w:ascii="Arial" w:hAnsi="Arial" w:cs="Arial"/>
        </w:rPr>
      </w:pPr>
      <w:r w:rsidRPr="00330D6B">
        <w:rPr>
          <w:rFonts w:ascii="Arial" w:hAnsi="Arial" w:cs="Arial"/>
        </w:rPr>
        <w:t>While many different ways to filter genotypic data exist (</w:t>
      </w:r>
      <w:r w:rsidRPr="00330D6B">
        <w:rPr>
          <w:rFonts w:ascii="Arial" w:hAnsi="Arial" w:cs="Arial"/>
          <w:color w:val="0000FF"/>
        </w:rPr>
        <w:t>Supplementary</w:t>
      </w:r>
      <w:r w:rsidRPr="00330D6B">
        <w:rPr>
          <w:rFonts w:ascii="Arial" w:hAnsi="Arial" w:cs="Arial"/>
        </w:rPr>
        <w:t xml:space="preserve"> Table 1), we focus here on four widely used filters (Figure 2): missing data, minor allele frequency/count (MAF/MAC), Hardy-Weinberg proportions, and linkage disequilibrium. In Box 1, </w:t>
      </w:r>
      <w:r w:rsidRPr="00330D6B">
        <w:rPr>
          <w:rFonts w:ascii="Arial" w:hAnsi="Arial" w:cs="Arial"/>
          <w:color w:val="0000FF"/>
        </w:rPr>
        <w:t xml:space="preserve">we examine simulated and empirical datasets to show the systematic effects of these filters, and </w:t>
      </w:r>
      <w:r w:rsidRPr="00330D6B">
        <w:rPr>
          <w:rFonts w:ascii="Arial" w:hAnsi="Arial" w:cs="Arial"/>
        </w:rPr>
        <w:t xml:space="preserve">in the “Solutions and Best Practices” section, we suggest how to best implement </w:t>
      </w:r>
      <w:r w:rsidRPr="00330D6B">
        <w:rPr>
          <w:rFonts w:ascii="Arial" w:hAnsi="Arial" w:cs="Arial"/>
          <w:color w:val="0000FF"/>
        </w:rPr>
        <w:t>each</w:t>
      </w:r>
      <w:r w:rsidRPr="00330D6B">
        <w:rPr>
          <w:rFonts w:ascii="Arial" w:hAnsi="Arial" w:cs="Arial"/>
        </w:rPr>
        <w:t xml:space="preserve"> filter.</w:t>
      </w:r>
    </w:p>
    <w:p w14:paraId="67441891" w14:textId="77777777" w:rsidR="00330D6B" w:rsidRPr="00330D6B" w:rsidRDefault="00330D6B">
      <w:pPr>
        <w:spacing w:before="200" w:after="0"/>
        <w:rPr>
          <w:rFonts w:ascii="Arial" w:hAnsi="Arial" w:cs="Arial"/>
          <w:b/>
          <w:i/>
        </w:rPr>
      </w:pPr>
    </w:p>
    <w:p w14:paraId="0000001C" w14:textId="0F6DB276" w:rsidR="0088299C" w:rsidRPr="00330D6B" w:rsidRDefault="00330D6B">
      <w:pPr>
        <w:spacing w:before="200" w:after="0"/>
        <w:ind w:firstLine="0"/>
        <w:rPr>
          <w:rFonts w:ascii="Arial" w:hAnsi="Arial" w:cs="Arial"/>
        </w:rPr>
      </w:pPr>
      <w:r>
        <w:rPr>
          <w:rFonts w:ascii="Arial" w:hAnsi="Arial" w:cs="Arial"/>
          <w:i/>
        </w:rPr>
        <w:t xml:space="preserve">[H3] </w:t>
      </w:r>
      <w:r w:rsidRPr="00330D6B">
        <w:rPr>
          <w:rFonts w:ascii="Arial" w:hAnsi="Arial" w:cs="Arial"/>
          <w:i/>
        </w:rPr>
        <w:t>Missing data</w:t>
      </w:r>
    </w:p>
    <w:p w14:paraId="0000001D" w14:textId="0E6AC970" w:rsidR="0088299C" w:rsidRDefault="00000000" w:rsidP="00330D6B">
      <w:pPr>
        <w:spacing w:before="0" w:after="0"/>
        <w:rPr>
          <w:rFonts w:ascii="Arial" w:hAnsi="Arial" w:cs="Arial"/>
        </w:rPr>
      </w:pPr>
      <w:r w:rsidRPr="00330D6B">
        <w:rPr>
          <w:rFonts w:ascii="Arial" w:hAnsi="Arial" w:cs="Arial"/>
        </w:rPr>
        <w:t xml:space="preserve">Loci </w:t>
      </w:r>
      <w:r w:rsidRPr="00330D6B">
        <w:rPr>
          <w:rFonts w:ascii="Arial" w:hAnsi="Arial" w:cs="Arial"/>
          <w:color w:val="0000FF"/>
        </w:rPr>
        <w:t>and</w:t>
      </w:r>
      <w:r w:rsidRPr="00330D6B">
        <w:rPr>
          <w:rFonts w:ascii="Arial" w:hAnsi="Arial" w:cs="Arial"/>
        </w:rPr>
        <w:t>/or individuals with more than a user-defined amount (or proportion) of missing data are often filtered out. An excess of missing data can indicate something awry with sample collection or preservation, genomic library preparation, or alignment, all of which can obscure patterns of variation</w:t>
      </w:r>
      <w:r w:rsidR="00D65179" w:rsidRPr="00330D6B">
        <w:rPr>
          <w:rFonts w:ascii="Arial" w:hAnsi="Arial" w:cs="Arial"/>
        </w:rPr>
        <w:fldChar w:fldCharType="begin"/>
      </w:r>
      <w:r w:rsidR="00D65179" w:rsidRPr="00330D6B">
        <w:rPr>
          <w:rFonts w:ascii="Arial" w:hAnsi="Arial" w:cs="Arial"/>
        </w:rPr>
        <w:instrText xml:space="preserve"> ADDIN ZOTERO_ITEM CSL_CITATION {"citationID":"3R2zJsOt","properties":{"formattedCitation":"\\super 55\\nosupersub{}","plainCitation":"55","noteIndex":0},"citationItems":[{"id":5507,"uris":["http://zotero.org/users/10196124/items/4HRGDTGJ"],"itemData":{"id":5507,"type":"article-journal","abstract":"Recent advances in genomics have greatly increased research opportunities for non-model species. For wildlife, a growing availability of reference genomes means that population genetics is no longer restricted to a small set of anonymous loci. When used in conjunction with a reference genome, reduced-representation sequencing (RRS) provides a cost-effective method for obtaining reliable diversity information for population genetics. Many software tools have been developed to process RRS data, though few studies of non-model species incorporate genome alignment in calling loci. A commonly-used RRS analysis pipeline, Stacks, has this capacity and so it is timely to compare its utility with existing software originally designed for alignment and analysis of whole genome sequencing data. Here we examine population genetic inferences from two species for which reference-aligned reduced-representation data have been collected. Our two study species are a threatened Australian marsupial (Tasmanian devil Sarcophilus harrisii; declining population) and an Arctic-circle migrant bird (pink-footed goose Anser brachyrhynchus; expanding population). Analyses of these data are compared using Stacks versus two widely-used genomics packages, SAMtools and GATK. We also introduce a custom R script to improve the reliability of single nucleotide polymorphism (SNP) calls in all pipelines and conduct population genetic inferences for non-model species with reference genomes.","container-title":"BMC Genomics","DOI":"10.1186/s12864-019-5806-y","ISSN":"1471-2164","issue":"1","journalAbbreviation":"BMC Genomics","page":"453","title":"From reference genomes to population genomics: comparing three reference-aligned reduced-representation sequencing pipelines in two wildlife species","volume":"20","author":[{"family":"Wright","given":"Belinda"},{"family":"Farquharson","given":"Katherine A."},{"family":"McLennan","given":"Elspeth A."},{"family":"Belov","given":"Katherine"},{"family":"Hogg","given":"Carolyn J."},{"family":"Grueber","given":"Catherine E."}],"issued":{"date-parts":[["2019",6,3]]},"citation-key":"wrightReferenceGenomesPopulation2019"}}],"schema":"https://github.com/citation-style-language/schema/raw/master/csl-citation.json"} </w:instrText>
      </w:r>
      <w:r w:rsidR="00D65179" w:rsidRPr="00330D6B">
        <w:rPr>
          <w:rFonts w:ascii="Arial" w:hAnsi="Arial" w:cs="Arial"/>
        </w:rPr>
        <w:fldChar w:fldCharType="separate"/>
      </w:r>
      <w:r w:rsidR="00D65179" w:rsidRPr="00330D6B">
        <w:rPr>
          <w:rFonts w:ascii="Arial" w:hAnsi="Arial" w:cs="Arial"/>
          <w:vertAlign w:val="superscript"/>
        </w:rPr>
        <w:t>55</w:t>
      </w:r>
      <w:r w:rsidR="00D65179" w:rsidRPr="00330D6B">
        <w:rPr>
          <w:rFonts w:ascii="Arial" w:hAnsi="Arial" w:cs="Arial"/>
        </w:rPr>
        <w:fldChar w:fldCharType="end"/>
      </w:r>
      <w:r w:rsidRPr="00330D6B">
        <w:rPr>
          <w:rFonts w:ascii="Arial" w:hAnsi="Arial" w:cs="Arial"/>
        </w:rPr>
        <w:t xml:space="preserve">. The filtering choices used for missing data vary </w:t>
      </w:r>
      <w:r w:rsidRPr="00330D6B">
        <w:rPr>
          <w:rFonts w:ascii="Arial" w:hAnsi="Arial" w:cs="Arial"/>
          <w:i/>
        </w:rPr>
        <w:t>widely</w:t>
      </w:r>
      <w:r w:rsidRPr="00330D6B">
        <w:rPr>
          <w:rFonts w:ascii="Arial" w:hAnsi="Arial" w:cs="Arial"/>
        </w:rPr>
        <w:t xml:space="preserve"> among studies and the downstream consequences are rarely evaluated.</w:t>
      </w:r>
    </w:p>
    <w:p w14:paraId="7C739EEB" w14:textId="77777777" w:rsidR="00330D6B" w:rsidRPr="00330D6B" w:rsidRDefault="00330D6B" w:rsidP="00330D6B">
      <w:pPr>
        <w:spacing w:before="0" w:after="0"/>
        <w:rPr>
          <w:rFonts w:ascii="Arial" w:hAnsi="Arial" w:cs="Arial"/>
          <w:i/>
        </w:rPr>
      </w:pPr>
    </w:p>
    <w:p w14:paraId="0000001E" w14:textId="2DB824BF" w:rsidR="0088299C" w:rsidRPr="00330D6B" w:rsidRDefault="00330D6B">
      <w:pPr>
        <w:spacing w:before="200" w:after="0"/>
        <w:ind w:firstLine="0"/>
        <w:rPr>
          <w:rFonts w:ascii="Arial" w:hAnsi="Arial" w:cs="Arial"/>
        </w:rPr>
      </w:pPr>
      <w:r>
        <w:rPr>
          <w:rFonts w:ascii="Arial" w:hAnsi="Arial" w:cs="Arial"/>
          <w:i/>
        </w:rPr>
        <w:lastRenderedPageBreak/>
        <w:t xml:space="preserve">[H3] </w:t>
      </w:r>
      <w:r w:rsidRPr="00330D6B">
        <w:rPr>
          <w:rFonts w:ascii="Arial" w:hAnsi="Arial" w:cs="Arial"/>
          <w:i/>
        </w:rPr>
        <w:t>Minor allele frequency (MAF)</w:t>
      </w:r>
    </w:p>
    <w:p w14:paraId="0000001F" w14:textId="77777777" w:rsidR="0088299C" w:rsidRDefault="00000000" w:rsidP="00330D6B">
      <w:pPr>
        <w:spacing w:before="0" w:after="0"/>
        <w:rPr>
          <w:rFonts w:ascii="Arial" w:hAnsi="Arial" w:cs="Arial"/>
        </w:rPr>
      </w:pPr>
      <w:r w:rsidRPr="00330D6B">
        <w:rPr>
          <w:rFonts w:ascii="Arial" w:hAnsi="Arial" w:cs="Arial"/>
        </w:rPr>
        <w:t>Loci (typically SNPs) for which the less frequent allele (</w:t>
      </w:r>
      <w:r w:rsidRPr="00330D6B">
        <w:rPr>
          <w:rFonts w:ascii="Arial" w:hAnsi="Arial" w:cs="Arial"/>
          <w:i/>
        </w:rPr>
        <w:t>i.e.</w:t>
      </w:r>
      <w:r w:rsidRPr="00330D6B">
        <w:rPr>
          <w:rFonts w:ascii="Arial" w:hAnsi="Arial" w:cs="Arial"/>
        </w:rPr>
        <w:t xml:space="preserve">, the minor allele) occurs below a certain frequency are also often filtered out. MAF filtering is often based on the assumption that </w:t>
      </w:r>
      <w:r w:rsidRPr="00330D6B">
        <w:rPr>
          <w:rFonts w:ascii="Arial" w:hAnsi="Arial" w:cs="Arial"/>
          <w:b/>
        </w:rPr>
        <w:t xml:space="preserve">singletons </w:t>
      </w:r>
      <w:r w:rsidRPr="00330D6B">
        <w:rPr>
          <w:rFonts w:ascii="Arial" w:hAnsi="Arial" w:cs="Arial"/>
        </w:rPr>
        <w:t>or</w:t>
      </w:r>
      <w:r w:rsidRPr="00330D6B">
        <w:rPr>
          <w:rFonts w:ascii="Arial" w:hAnsi="Arial" w:cs="Arial"/>
          <w:b/>
        </w:rPr>
        <w:t xml:space="preserve"> other rare variants</w:t>
      </w:r>
      <w:r w:rsidRPr="00330D6B">
        <w:rPr>
          <w:rFonts w:ascii="Arial" w:hAnsi="Arial" w:cs="Arial"/>
        </w:rPr>
        <w:t xml:space="preserve"> that occur at a frequency of less than ~5% are </w:t>
      </w:r>
      <w:r w:rsidRPr="00330D6B">
        <w:rPr>
          <w:rFonts w:ascii="Arial" w:hAnsi="Arial" w:cs="Arial"/>
          <w:color w:val="0000FF"/>
        </w:rPr>
        <w:t>due to</w:t>
      </w:r>
      <w:r w:rsidRPr="00330D6B">
        <w:rPr>
          <w:rFonts w:ascii="Arial" w:hAnsi="Arial" w:cs="Arial"/>
        </w:rPr>
        <w:t xml:space="preserve"> genotyping errors. MAF filtering is therefore typically done to this specific threshold (MAF = 0.05), although threshold values across published studies can vary by orders of magnitude (</w:t>
      </w:r>
      <w:r w:rsidRPr="00330D6B">
        <w:rPr>
          <w:rFonts w:ascii="Arial" w:hAnsi="Arial" w:cs="Arial"/>
          <w:i/>
        </w:rPr>
        <w:t>e.g.,</w:t>
      </w:r>
      <w:r w:rsidRPr="00330D6B">
        <w:rPr>
          <w:rFonts w:ascii="Arial" w:hAnsi="Arial" w:cs="Arial"/>
        </w:rPr>
        <w:t xml:space="preserve"> from 0.001 to 0.10). Depending on the analysis and objectives, this filter can be applied study-wide (</w:t>
      </w:r>
      <w:r w:rsidRPr="00330D6B">
        <w:rPr>
          <w:rFonts w:ascii="Arial" w:hAnsi="Arial" w:cs="Arial"/>
          <w:i/>
        </w:rPr>
        <w:t>e.g.,</w:t>
      </w:r>
      <w:r w:rsidRPr="00330D6B">
        <w:rPr>
          <w:rFonts w:ascii="Arial" w:hAnsi="Arial" w:cs="Arial"/>
        </w:rPr>
        <w:t xml:space="preserve"> globally across populations) or </w:t>
      </w:r>
      <w:r w:rsidRPr="00330D6B">
        <w:rPr>
          <w:rFonts w:ascii="Arial" w:hAnsi="Arial" w:cs="Arial"/>
          <w:color w:val="0000FF"/>
        </w:rPr>
        <w:t>separately</w:t>
      </w:r>
      <w:r w:rsidRPr="00330D6B">
        <w:rPr>
          <w:rFonts w:ascii="Arial" w:hAnsi="Arial" w:cs="Arial"/>
        </w:rPr>
        <w:t xml:space="preserve"> within each population.</w:t>
      </w:r>
    </w:p>
    <w:p w14:paraId="03DA15EC" w14:textId="77777777" w:rsidR="00330D6B" w:rsidRPr="00330D6B" w:rsidRDefault="00330D6B" w:rsidP="00330D6B">
      <w:pPr>
        <w:spacing w:before="0" w:after="0"/>
        <w:rPr>
          <w:rFonts w:ascii="Arial" w:hAnsi="Arial" w:cs="Arial"/>
        </w:rPr>
      </w:pPr>
    </w:p>
    <w:p w14:paraId="00000020" w14:textId="7A5FF7A4" w:rsidR="0088299C" w:rsidRPr="00330D6B" w:rsidRDefault="00330D6B">
      <w:pPr>
        <w:spacing w:before="200" w:after="0"/>
        <w:ind w:firstLine="0"/>
        <w:rPr>
          <w:rFonts w:ascii="Arial" w:hAnsi="Arial" w:cs="Arial"/>
        </w:rPr>
      </w:pPr>
      <w:r>
        <w:rPr>
          <w:rFonts w:ascii="Arial" w:hAnsi="Arial" w:cs="Arial"/>
          <w:i/>
        </w:rPr>
        <w:t xml:space="preserve">[H3] </w:t>
      </w:r>
      <w:r w:rsidRPr="00330D6B">
        <w:rPr>
          <w:rFonts w:ascii="Arial" w:hAnsi="Arial" w:cs="Arial"/>
          <w:i/>
        </w:rPr>
        <w:t>Minor allele count (MAC)</w:t>
      </w:r>
    </w:p>
    <w:p w14:paraId="00000021" w14:textId="77777777" w:rsidR="0088299C" w:rsidRDefault="00000000" w:rsidP="00330D6B">
      <w:pPr>
        <w:spacing w:before="0" w:after="0"/>
        <w:rPr>
          <w:rFonts w:ascii="Arial" w:hAnsi="Arial" w:cs="Arial"/>
        </w:rPr>
      </w:pPr>
      <w:r w:rsidRPr="00330D6B">
        <w:rPr>
          <w:rFonts w:ascii="Arial" w:hAnsi="Arial" w:cs="Arial"/>
        </w:rPr>
        <w:t>MAC filtering is an alternative to MAF filtering wherein loci are removed based on the absolute count of the minor allele rather than its frequency, allowing for more consistent filtering across samples of different sizes (although arguably producing an uneven MAF filter across those same samples).</w:t>
      </w:r>
      <w:r w:rsidRPr="00330D6B">
        <w:rPr>
          <w:rFonts w:ascii="Arial" w:hAnsi="Arial" w:cs="Arial"/>
          <w:color w:val="0000FF"/>
        </w:rPr>
        <w:t xml:space="preserve"> For example, in a sample of 30 diploid individuals a MAF of 0.05 would remove SNPs where the minor allele occurs three times or fewer, whereas in a sample of 60 diploid individuals the same MAF of 0.05 would remove SNPs where the minor allele occurs six times or fewer. By contrast, a MAC of two would remove SNPs where the allele occurs two times or fewer regardless of the sample size.</w:t>
      </w:r>
      <w:r w:rsidRPr="00330D6B">
        <w:rPr>
          <w:rFonts w:ascii="Arial" w:hAnsi="Arial" w:cs="Arial"/>
        </w:rPr>
        <w:t xml:space="preserve"> </w:t>
      </w:r>
      <w:r w:rsidRPr="00330D6B">
        <w:rPr>
          <w:rFonts w:ascii="Arial" w:hAnsi="Arial" w:cs="Arial"/>
          <w:color w:val="0000FF"/>
        </w:rPr>
        <w:t>MAC filters may be particularly useful when sample sizes are small because a typical MAF filter (</w:t>
      </w:r>
      <w:r w:rsidRPr="00330D6B">
        <w:rPr>
          <w:rFonts w:ascii="Arial" w:hAnsi="Arial" w:cs="Arial"/>
          <w:i/>
          <w:color w:val="0000FF"/>
        </w:rPr>
        <w:t>e.g.</w:t>
      </w:r>
      <w:r w:rsidRPr="00330D6B">
        <w:rPr>
          <w:rFonts w:ascii="Arial" w:hAnsi="Arial" w:cs="Arial"/>
          <w:color w:val="0000FF"/>
        </w:rPr>
        <w:t>, 0.05) will not remove alleles (including singletons) in small samples (</w:t>
      </w:r>
      <w:r w:rsidRPr="00330D6B">
        <w:rPr>
          <w:rFonts w:ascii="Arial" w:hAnsi="Arial" w:cs="Arial"/>
          <w:i/>
          <w:color w:val="0000FF"/>
        </w:rPr>
        <w:t>n</w:t>
      </w:r>
      <w:r w:rsidRPr="00330D6B">
        <w:rPr>
          <w:rFonts w:ascii="Arial" w:hAnsi="Arial" w:cs="Arial"/>
          <w:color w:val="0000FF"/>
        </w:rPr>
        <w:t xml:space="preserve"> &lt; 10 diploid individuals). As such, singleton removal</w:t>
      </w:r>
      <w:r w:rsidRPr="00330D6B">
        <w:rPr>
          <w:rFonts w:ascii="Arial" w:hAnsi="Arial" w:cs="Arial"/>
        </w:rPr>
        <w:t xml:space="preserve"> MAC filters (MAC </w:t>
      </w:r>
      <w:r w:rsidRPr="00330D6B">
        <w:rPr>
          <w:rFonts w:ascii="Arial" w:hAnsi="Arial" w:cs="Arial"/>
        </w:rPr>
        <w:lastRenderedPageBreak/>
        <w:t xml:space="preserve">= 1) may be preferable over MAF </w:t>
      </w:r>
      <w:r w:rsidRPr="00330D6B">
        <w:rPr>
          <w:rFonts w:ascii="Arial" w:hAnsi="Arial" w:cs="Arial"/>
          <w:color w:val="0000FF"/>
        </w:rPr>
        <w:t>filters</w:t>
      </w:r>
      <w:r w:rsidRPr="00330D6B">
        <w:rPr>
          <w:rFonts w:ascii="Arial" w:hAnsi="Arial" w:cs="Arial"/>
        </w:rPr>
        <w:t xml:space="preserve"> when filtering within populations of small sample size.</w:t>
      </w:r>
    </w:p>
    <w:p w14:paraId="49FB5E00" w14:textId="77777777" w:rsidR="00330D6B" w:rsidRPr="00330D6B" w:rsidRDefault="00330D6B" w:rsidP="00330D6B">
      <w:pPr>
        <w:spacing w:before="0" w:after="0"/>
        <w:rPr>
          <w:rFonts w:ascii="Arial" w:hAnsi="Arial" w:cs="Arial"/>
          <w:b/>
          <w:i/>
        </w:rPr>
      </w:pPr>
    </w:p>
    <w:p w14:paraId="00000022" w14:textId="4A2783EA" w:rsidR="0088299C" w:rsidRPr="00330D6B" w:rsidRDefault="00330D6B">
      <w:pPr>
        <w:spacing w:before="200" w:after="0"/>
        <w:ind w:firstLine="0"/>
        <w:rPr>
          <w:rFonts w:ascii="Arial" w:hAnsi="Arial" w:cs="Arial"/>
        </w:rPr>
      </w:pPr>
      <w:r>
        <w:rPr>
          <w:rFonts w:ascii="Arial" w:hAnsi="Arial" w:cs="Arial"/>
          <w:i/>
        </w:rPr>
        <w:t xml:space="preserve">[H3] </w:t>
      </w:r>
      <w:r w:rsidRPr="00330D6B">
        <w:rPr>
          <w:rFonts w:ascii="Arial" w:hAnsi="Arial" w:cs="Arial"/>
          <w:i/>
        </w:rPr>
        <w:t>Hardy–Weinberg proportions (HWP)</w:t>
      </w:r>
    </w:p>
    <w:p w14:paraId="00000023" w14:textId="60AB2827" w:rsidR="0088299C" w:rsidRPr="00330D6B" w:rsidRDefault="00000000" w:rsidP="00330D6B">
      <w:pPr>
        <w:spacing w:before="0" w:after="0"/>
        <w:rPr>
          <w:rFonts w:ascii="Arial" w:hAnsi="Arial" w:cs="Arial"/>
          <w:b/>
          <w:i/>
          <w:color w:val="0000FF"/>
        </w:rPr>
      </w:pPr>
      <w:r w:rsidRPr="00330D6B">
        <w:rPr>
          <w:rFonts w:ascii="Arial" w:hAnsi="Arial" w:cs="Arial"/>
        </w:rPr>
        <w:t>It is often desirable to filter out loci based on statistically significant (for a given alpha/</w:t>
      </w:r>
      <w:r w:rsidRPr="00330D6B">
        <w:rPr>
          <w:rFonts w:ascii="Arial" w:hAnsi="Arial" w:cs="Arial"/>
          <w:i/>
        </w:rPr>
        <w:t>p</w:t>
      </w:r>
      <w:r w:rsidRPr="00330D6B">
        <w:rPr>
          <w:rFonts w:ascii="Arial" w:hAnsi="Arial" w:cs="Arial"/>
        </w:rPr>
        <w:t>-value) deviations from Hardy–Weinberg proportions. HWP is a common assumption of many downstream analytical tools (</w:t>
      </w:r>
      <w:r w:rsidRPr="00330D6B">
        <w:rPr>
          <w:rFonts w:ascii="Arial" w:hAnsi="Arial" w:cs="Arial"/>
          <w:i/>
        </w:rPr>
        <w:t>e.g.,</w:t>
      </w:r>
      <w:r w:rsidRPr="00330D6B">
        <w:rPr>
          <w:rFonts w:ascii="Arial" w:hAnsi="Arial" w:cs="Arial"/>
        </w:rPr>
        <w:t xml:space="preserve"> STRUCTURE</w:t>
      </w:r>
      <w:r w:rsidR="00D65179" w:rsidRPr="00330D6B">
        <w:rPr>
          <w:rFonts w:ascii="Arial" w:hAnsi="Arial" w:cs="Arial"/>
        </w:rPr>
        <w:fldChar w:fldCharType="begin"/>
      </w:r>
      <w:r w:rsidR="00D65179" w:rsidRPr="00330D6B">
        <w:rPr>
          <w:rFonts w:ascii="Arial" w:hAnsi="Arial" w:cs="Arial"/>
        </w:rPr>
        <w:instrText xml:space="preserve"> ADDIN ZOTERO_ITEM CSL_CITATION {"citationID":"HXbIw8Qc","properties":{"formattedCitation":"\\super 56\\nosupersub{}","plainCitation":"56","noteIndex":0},"citationItems":[{"id":2327,"uris":["http://zotero.org/users/10196124/items/Z4ZZQLJM"],"itemData":{"id":2327,"type":"article-journal","abstract":"We describe a model-based clustering method for using multilocus genotype data to infer population structure and assign individuals to populations. We assume a model in which there are K populations (where K may be unknown), each of which is characterized by a set of allele frequencies at each locus. Individuals in the sample are assigned (probabilistically) to populations, or jointly to two or more populations if their genotypes indicate that they are admixed. Our model does not assume a particular mutation process, and it can be applied to most of the commonly used genetic markers, provided that they are not closely linked. Applications of our method include demonstrating the presence of population structure, assigning individuals to populations, studying hybrid zones, and identifying migrants and admixed individuals. We show that the method can produce highly accurate assignments using modest numbers of loci{\\textemdash}e.g., seven microsatellite loci in an example using genotype data from an endangered bird species. The software used for this article is available from http://www.stats.ox.ac.uk/~pritch/home.html.","container-title":"Genetics","ISSN":"0016-6731","issue":"2","note":"publisher: Genetics\nCitation Key: Pritchard945","page":"945-959","title":"Inference of Population Structure Using Multilocus Genotype Data","volume":"155","author":[{"family":"Pritchard","given":"Jonathan K"},{"family":"Stephens","given":"Matthew"},{"family":"Donnelly","given":"Peter"}],"issued":{"date-parts":[["2000"]]},"citation-key":"Pritchard945"}}],"schema":"https://github.com/citation-style-language/schema/raw/master/csl-citation.json"} </w:instrText>
      </w:r>
      <w:r w:rsidR="00D65179" w:rsidRPr="00330D6B">
        <w:rPr>
          <w:rFonts w:ascii="Arial" w:hAnsi="Arial" w:cs="Arial"/>
        </w:rPr>
        <w:fldChar w:fldCharType="separate"/>
      </w:r>
      <w:r w:rsidR="00D65179" w:rsidRPr="00330D6B">
        <w:rPr>
          <w:rFonts w:ascii="Arial" w:hAnsi="Arial" w:cs="Arial"/>
          <w:vertAlign w:val="superscript"/>
        </w:rPr>
        <w:t>56</w:t>
      </w:r>
      <w:r w:rsidR="00D65179" w:rsidRPr="00330D6B">
        <w:rPr>
          <w:rFonts w:ascii="Arial" w:hAnsi="Arial" w:cs="Arial"/>
        </w:rPr>
        <w:fldChar w:fldCharType="end"/>
      </w:r>
      <w:r w:rsidRPr="00330D6B">
        <w:rPr>
          <w:rFonts w:ascii="Arial" w:hAnsi="Arial" w:cs="Arial"/>
        </w:rPr>
        <w:t>), and removing loci that violate HWP can help ensure unbiased results for downstream analyses</w:t>
      </w:r>
      <w:r w:rsidR="00D65179" w:rsidRPr="00330D6B">
        <w:rPr>
          <w:rFonts w:ascii="Arial" w:hAnsi="Arial" w:cs="Arial"/>
        </w:rPr>
        <w:fldChar w:fldCharType="begin"/>
      </w:r>
      <w:r w:rsidR="00D65179" w:rsidRPr="00330D6B">
        <w:rPr>
          <w:rFonts w:ascii="Arial" w:hAnsi="Arial" w:cs="Arial"/>
        </w:rPr>
        <w:instrText xml:space="preserve"> ADDIN ZOTERO_ITEM CSL_CITATION {"citationID":"OqVWYqjC","properties":{"formattedCitation":"\\super 57\\nosupersub{}","plainCitation":"57","noteIndex":0},"citationItems":[{"id":5230,"uris":["http://zotero.org/users/10196124/items/GCG564EL"],"itemData":{"id":5230,"type":"article-journal","abstract":"Testing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S."}],"issued":{"date-parts":[["2015",1,1]]},"citation-key":"waplesTestingHardyWeinberg2015"}}],"schema":"https://github.com/citation-style-language/schema/raw/master/csl-citation.json"} </w:instrText>
      </w:r>
      <w:r w:rsidR="00D65179" w:rsidRPr="00330D6B">
        <w:rPr>
          <w:rFonts w:ascii="Arial" w:hAnsi="Arial" w:cs="Arial"/>
        </w:rPr>
        <w:fldChar w:fldCharType="separate"/>
      </w:r>
      <w:r w:rsidR="00D65179" w:rsidRPr="00330D6B">
        <w:rPr>
          <w:rFonts w:ascii="Arial" w:hAnsi="Arial" w:cs="Arial"/>
          <w:vertAlign w:val="superscript"/>
        </w:rPr>
        <w:t>57</w:t>
      </w:r>
      <w:r w:rsidR="00D65179" w:rsidRPr="00330D6B">
        <w:rPr>
          <w:rFonts w:ascii="Arial" w:hAnsi="Arial" w:cs="Arial"/>
        </w:rPr>
        <w:fldChar w:fldCharType="end"/>
      </w:r>
      <w:r w:rsidRPr="00330D6B">
        <w:rPr>
          <w:rFonts w:ascii="Arial" w:hAnsi="Arial" w:cs="Arial"/>
        </w:rPr>
        <w:t xml:space="preserve">. </w:t>
      </w:r>
      <w:r w:rsidRPr="00330D6B">
        <w:rPr>
          <w:rFonts w:ascii="Arial" w:hAnsi="Arial" w:cs="Arial"/>
          <w:color w:val="0000FF"/>
        </w:rPr>
        <w:t>HWP deviations often reflect sequencing, assembly, or alignment errors (such as a heterozygote deficit caused by allelic dropout or a heterozygote excess caused by paralogous regions; see</w:t>
      </w:r>
      <w:r w:rsidR="00D65179" w:rsidRPr="00330D6B">
        <w:rPr>
          <w:rFonts w:ascii="Arial" w:hAnsi="Arial" w:cs="Arial"/>
          <w:color w:val="0000FF"/>
        </w:rPr>
        <w:fldChar w:fldCharType="begin"/>
      </w:r>
      <w:r w:rsidR="00D65179" w:rsidRPr="00330D6B">
        <w:rPr>
          <w:rFonts w:ascii="Arial" w:hAnsi="Arial" w:cs="Arial"/>
          <w:color w:val="0000FF"/>
        </w:rPr>
        <w:instrText xml:space="preserve"> ADDIN ZOTERO_ITEM CSL_CITATION {"citationID":"PT6SvRK3","properties":{"formattedCitation":"\\super 58\\uc0\\u8211{}60\\nosupersub{}","plainCitation":"58–60","noteIndex":0},"citationItems":[{"id":5443,"uris":["http://zotero.org/users/10196124/items/XS873U3A"],"itemData":{"id":5443,"type":"article-journal","abstract":"Abstract Inexpensive short-read sequencing technologies applied to reduced representation genomes is revolutionizing genetic research, especially population genetics analysis, by allowing the genotyping of massive numbers of single-nucleotide polymorphisms (SNP) for large numbers of individuals and populations. Restriction site?associated DNA (RAD) sequencing is a recent technique based on the characterization of genomic regions flanking restriction sites. One of its potential drawbacks is the presence of polymorphism within the restriction site, which makes it impossible to observe the associated SNP allele (i.e. allele dropout, ADO). To investigate the effect of ADO on genetic variation estimated from RAD markers, we first mathematically derived measures of the effect of ADO on allele frequencies as a function of different parameters within a single population. We then used RAD data sets simulated using a coalescence model to investigate the magnitude of biases induced by ADO on the estimation of expected heterozygosity and FST under a simple demographic model of divergence between two populations. We found that ADO tends to overestimate genetic variation both within and between populations. Assuming a mutation rate per nucleotide between 10?9 and 10?8, this bias remained low for most studied combinations of divergence time and effective population size, except for large effective population sizes. Averaging FST values over multiple SNPs, for example, by sliding window analysis, did not correct ADO biases. We briefly discuss possible solutions to filter the most problematic cases of ADO using read coverage to detect markers with a large excess of null alleles.","container-title":"Molecular Ecology","DOI":"10.1111/mec.12089","ISSN":"0962-1083","issue":"11","journalAbbreviation":"Molecular Ecology","note":"publisher: John Wiley &amp; Sons, Ltd","page":"3165-3178","title":"The effect of RAD allele dropout on the estimation of genetic variation within and between populations","volume":"22","author":[{"family":"Gautier","given":"Mathieu"},{"family":"Gharbi","given":"Karim"},{"family":"Cezard","given":"Timothee"},{"family":"Foucaud","given":"Julien"},{"family":"Kerdelhué","given":"Carole"},{"family":"Pudlo","given":"Pierre"},{"family":"Cornuet","given":"Jean-Marie"},{"family":"Estoup","given":"Arnaud"}],"issued":{"date-parts":[["2013",6,1]]},"citation-key":"gautierEffectRADAllele2013a"}},{"id":5445,"uris":["http://zotero.org/users/10196124/items/R2T8QDR5"],"itemData":{"id":5445,"type":"article-journal","abstract":"Author summary Mapping next-generation sequencing reads to a single linear reference genomes comes with the inherent problem that alleles not found in the reference sequence will achieve lower mapping scores. This reference bias can cause heterozygous sites to be falsely called as homozygous which will have an effect on downstream analysis of the data. We investigate this issue in published ancient DNA data from human populations and find that reference bias is a pervasive phenomenon across data sets. The effect is exacerbated in paleogenomic data due to the short fragments of authentic ancient DNA and the common practice of using pseudo-haploid data. We show that—depending on the circumstances—reference bias can lead to slightly skewed results in population genetic analyses such as estimates of heterozygosity, studies of population affinities or estimates of archaic ancestry. Finally, we propose filtering strategies to alleviate the impact of reference bias. We make the scripts used for filtering publicly available.","container-title":"PLOS Genetics","DOI":"10.1371/journal.pgen.1008302","issue":"7","journalAbbreviation":"PLOS Genetics","note":"publisher: Public Library of Science","page":"e1008302","title":"The presence and impact of reference bias on population genomic studies of prehistoric human populations","volume":"15","author":[{"family":"Günther","given":"Torsten"},{"family":"Nettelblad","given":"Carl"}],"issued":{"date-parts":[["2019",7,26]]},"citation-key":"guntherPresenceImpactReference2019a"}},{"id":5446,"uris":["http://zotero.org/users/10196124/items/LF47PSPQ"],"itemData":{"id":5446,"type":"article-journal","abstract":"Abstract Whole-genome duplications have occurred in the recent ancestors of many plants, fish, and amphibians, resulting in a pervasiveness of paralogous loci and the potential for both disomic and tetrasomic inheritance in the same genome. Paralogs can be difficult to reliably genotype and are often excluded from genotyping-by-sequencing (GBS) analyses; however, removal requires paralogs to be identified which is difficult without a reference genome. We present a method for identifying paralogs in natural populations by combining two properties of duplicated loci: (i) the expected frequency of heterozygotes exceeds that for singleton loci, and (ii) within heterozygotes, observed read ratios for each allele in GBS data will deviate from the 1:1 expected for singleton (diploid) loci. These deviations are often not apparent within individuals, particularly when sequence coverage is low; but, we postulated that summing allele reads for each locus over all heterozygous individuals in a population would provide sufficient power to detect deviations at those loci. We identified paralogous loci in three species: Chinook salmon (Oncorhynchus tshawytscha) which retains regions with ongoing residual tetrasomy on eight chromosome arms following a recent whole-genome duplication, mountain barberry (Berberis alpina) which has a large proportion of paralogs that arose through an unknown mechanism, and dusky parrotfish (Scarus niger) which has largely rediploidized following an ancient whole-genome duplication. Importantly, this approach only requires the genotype and allele-specific read counts for each individual, information which is readily obtained from most GBS analysis pipelines.","container-title":"Molecular Ecology Resources","DOI":"10.1111/1755-0998.12613","ISSN":"1755-098X","issue":"4","journalAbbreviation":"Molecular Ecology Resources","note":"publisher: John Wiley &amp; Sons, Ltd","page":"656-669","title":"Paralogs are revealed by proportion of heterozygotes and deviations in read ratios in genotyping-by-sequencing data from natural populations","volume":"17","author":[{"family":"McKinney","given":"Garrett J."},{"family":"Waples","given":"Ryan K."},{"family":"Seeb","given":"Lisa W."},{"family":"Seeb","given":"James E."}],"issued":{"date-parts":[["2017",7,1]]},"citation-key":"mckinneyParalogsAreRevealed2017"}}],"schema":"https://github.com/citation-style-language/schema/raw/master/csl-citation.json"} </w:instrText>
      </w:r>
      <w:r w:rsidR="00D65179" w:rsidRPr="00330D6B">
        <w:rPr>
          <w:rFonts w:ascii="Arial" w:hAnsi="Arial" w:cs="Arial"/>
          <w:color w:val="0000FF"/>
        </w:rPr>
        <w:fldChar w:fldCharType="separate"/>
      </w:r>
      <w:r w:rsidR="00D65179" w:rsidRPr="00330D6B">
        <w:rPr>
          <w:rFonts w:ascii="Arial" w:hAnsi="Arial" w:cs="Arial"/>
          <w:vertAlign w:val="superscript"/>
        </w:rPr>
        <w:t>58–60</w:t>
      </w:r>
      <w:r w:rsidR="00D65179" w:rsidRPr="00330D6B">
        <w:rPr>
          <w:rFonts w:ascii="Arial" w:hAnsi="Arial" w:cs="Arial"/>
          <w:color w:val="0000FF"/>
        </w:rPr>
        <w:fldChar w:fldCharType="end"/>
      </w:r>
      <w:r w:rsidRPr="00330D6B">
        <w:rPr>
          <w:rFonts w:ascii="Arial" w:hAnsi="Arial" w:cs="Arial"/>
          <w:color w:val="0000FF"/>
        </w:rPr>
        <w:t>). However, loci out of HWP indicate real biological phenomena, such as cryptic population sub-structuring (Figure 2), or balancing selection. As a result, it is crucial to filter for HWP within sample groups (</w:t>
      </w:r>
      <w:r w:rsidRPr="00330D6B">
        <w:rPr>
          <w:rFonts w:ascii="Arial" w:hAnsi="Arial" w:cs="Arial"/>
          <w:i/>
          <w:color w:val="0000FF"/>
        </w:rPr>
        <w:t>e.g.</w:t>
      </w:r>
      <w:r w:rsidRPr="00330D6B">
        <w:rPr>
          <w:rFonts w:ascii="Arial" w:hAnsi="Arial" w:cs="Arial"/>
          <w:color w:val="0000FF"/>
        </w:rPr>
        <w:t>, populations) rather than study-wide (</w:t>
      </w:r>
      <w:r w:rsidRPr="00330D6B">
        <w:rPr>
          <w:rFonts w:ascii="Arial" w:hAnsi="Arial" w:cs="Arial"/>
          <w:i/>
          <w:color w:val="0000FF"/>
        </w:rPr>
        <w:t>e.g.</w:t>
      </w:r>
      <w:r w:rsidRPr="00330D6B">
        <w:rPr>
          <w:rFonts w:ascii="Arial" w:hAnsi="Arial" w:cs="Arial"/>
          <w:color w:val="0000FF"/>
        </w:rPr>
        <w:t xml:space="preserve">, globally on all samples; see </w:t>
      </w:r>
      <w:r w:rsidRPr="00330D6B">
        <w:rPr>
          <w:rFonts w:ascii="Arial" w:hAnsi="Arial" w:cs="Arial"/>
          <w:i/>
          <w:color w:val="0000FF"/>
        </w:rPr>
        <w:t>Study-wide versus within sample-group filtering</w:t>
      </w:r>
      <w:r w:rsidRPr="00330D6B">
        <w:rPr>
          <w:rFonts w:ascii="Arial" w:hAnsi="Arial" w:cs="Arial"/>
          <w:color w:val="0000FF"/>
        </w:rPr>
        <w:t>, below)</w:t>
      </w:r>
      <w:r w:rsidR="00D65179" w:rsidRPr="00330D6B">
        <w:rPr>
          <w:rFonts w:ascii="Arial" w:hAnsi="Arial" w:cs="Arial"/>
          <w:color w:val="0000FF"/>
        </w:rPr>
        <w:fldChar w:fldCharType="begin"/>
      </w:r>
      <w:r w:rsidR="00D65179" w:rsidRPr="00330D6B">
        <w:rPr>
          <w:rFonts w:ascii="Arial" w:hAnsi="Arial" w:cs="Arial"/>
          <w:color w:val="0000FF"/>
        </w:rPr>
        <w:instrText xml:space="preserve"> ADDIN ZOTERO_ITEM CSL_CITATION {"citationID":"fHOY0A9i","properties":{"formattedCitation":"\\super 61\\nosupersub{}","plainCitation":"61","noteIndex":0},"citationItems":[{"id":5216,"uris":["http://zotero.org/users/10196124/items/969VAH6L"],"itemData":{"id":5216,"type":"article-journal","abstract":"Abstract Reduced representation sequencing (RRS) is a widely used method to assay the diversity of genetic loci across the genome of an organism. The dominant class of RRS approaches assay loci associated with restriction sites within the genome (restriction site associated DNA sequencing, or RADseq). RADseq is frequently applied to non-model organisms since it enables population genetic studies without relying on well-characterized reference genomes. However, RADseq requires the use of many bioinformatic filters to ensure the quality of genotyping calls. These filters can have direct impacts on population genetic inference, and therefore require careful consideration. One widely used filtering approach is the removal of loci that do not conform to expectations of Hardy?Weinberg equilibrium (HWE). Despite being widely used, we show that this filtering approach is rarely described in sufficient detail to enable replication. Furthermore, through analyses of in silico and empirical data sets we show that some of the most widely used HWE filtering approaches dramatically impact inference of population structure. In particular, the removal of loci exhibiting departures from HWE after pooling across samples significantly reduces the degree of inferred population structure within a data set (despite this approach being widely used). Based on these results, we provide recommendations for best practice regarding the implementation of HWE filtering for RADseq data sets.","container-title":"Molecular Ecology Resources","DOI":"10.1111/1755-0998.13646","ISSN":"1755-098X","issue":"7","journalAbbreviation":"Molecular Ecology Resources","note":"publisher: John Wiley &amp; Sons, Ltd","page":"2599-2613","title":"Commonly used Hardy–Weinberg equilibrium filtering schemes impact population structure inferences using RADseq data","volume":"22","author":[{"family":"Pearman","given":"William S."},{"family":"Urban","given":"Lara"},{"family":"Alexander","given":"Alana"}],"issued":{"date-parts":[["2022",10,1]]},"citation-key":"pearmanCommonlyUsedHardy2022"}}],"schema":"https://github.com/citation-style-language/schema/raw/master/csl-citation.json"} </w:instrText>
      </w:r>
      <w:r w:rsidR="00D65179" w:rsidRPr="00330D6B">
        <w:rPr>
          <w:rFonts w:ascii="Arial" w:hAnsi="Arial" w:cs="Arial"/>
          <w:color w:val="0000FF"/>
        </w:rPr>
        <w:fldChar w:fldCharType="separate"/>
      </w:r>
      <w:r w:rsidR="00D65179" w:rsidRPr="00330D6B">
        <w:rPr>
          <w:rFonts w:ascii="Arial" w:hAnsi="Arial" w:cs="Arial"/>
          <w:vertAlign w:val="superscript"/>
        </w:rPr>
        <w:t>61</w:t>
      </w:r>
      <w:r w:rsidR="00D65179" w:rsidRPr="00330D6B">
        <w:rPr>
          <w:rFonts w:ascii="Arial" w:hAnsi="Arial" w:cs="Arial"/>
          <w:color w:val="0000FF"/>
        </w:rPr>
        <w:fldChar w:fldCharType="end"/>
      </w:r>
      <w:r w:rsidRPr="00330D6B">
        <w:rPr>
          <w:rFonts w:ascii="Arial" w:hAnsi="Arial" w:cs="Arial"/>
          <w:color w:val="0000FF"/>
        </w:rPr>
        <w:t xml:space="preserve"> and to do so with a low stringency if loci under selection or those that differ between populations are of interest.</w:t>
      </w:r>
    </w:p>
    <w:p w14:paraId="00000024" w14:textId="25248749" w:rsidR="0088299C" w:rsidRDefault="00000000">
      <w:pPr>
        <w:spacing w:before="200" w:after="0"/>
        <w:rPr>
          <w:rFonts w:ascii="Arial" w:hAnsi="Arial" w:cs="Arial"/>
          <w:color w:val="0000FF"/>
        </w:rPr>
      </w:pPr>
      <w:r w:rsidRPr="00330D6B">
        <w:rPr>
          <w:rFonts w:ascii="Arial" w:hAnsi="Arial" w:cs="Arial"/>
          <w:color w:val="0000FF"/>
        </w:rPr>
        <w:t xml:space="preserve">Of particular note is that HWP testing is </w:t>
      </w:r>
      <w:r w:rsidRPr="00330D6B">
        <w:rPr>
          <w:rFonts w:ascii="Arial" w:hAnsi="Arial" w:cs="Arial"/>
          <w:i/>
          <w:color w:val="0000FF"/>
        </w:rPr>
        <w:t>hypothesis testing</w:t>
      </w:r>
      <w:r w:rsidRPr="00330D6B">
        <w:rPr>
          <w:rFonts w:ascii="Arial" w:hAnsi="Arial" w:cs="Arial"/>
          <w:color w:val="0000FF"/>
        </w:rPr>
        <w:t xml:space="preserve">, and, as such, produces </w:t>
      </w:r>
      <w:r w:rsidRPr="00330D6B">
        <w:rPr>
          <w:rFonts w:ascii="Arial" w:hAnsi="Arial" w:cs="Arial"/>
          <w:i/>
          <w:color w:val="0000FF"/>
        </w:rPr>
        <w:t>p-</w:t>
      </w:r>
      <w:r w:rsidRPr="00330D6B">
        <w:rPr>
          <w:rFonts w:ascii="Arial" w:hAnsi="Arial" w:cs="Arial"/>
          <w:color w:val="0000FF"/>
        </w:rPr>
        <w:t xml:space="preserve">values upon which filtering thresholds are set. Because thousands of loci may be considered at once, </w:t>
      </w:r>
      <w:r w:rsidRPr="00330D6B">
        <w:rPr>
          <w:rFonts w:ascii="Arial" w:hAnsi="Arial" w:cs="Arial"/>
        </w:rPr>
        <w:t>multiple testing corrections should be considered; however, this is rarely performed</w:t>
      </w:r>
      <w:r w:rsidR="00D65179" w:rsidRPr="00330D6B">
        <w:rPr>
          <w:rFonts w:ascii="Arial" w:hAnsi="Arial" w:cs="Arial"/>
        </w:rPr>
        <w:fldChar w:fldCharType="begin"/>
      </w:r>
      <w:r w:rsidR="00D65179" w:rsidRPr="00330D6B">
        <w:rPr>
          <w:rFonts w:ascii="Arial" w:hAnsi="Arial" w:cs="Arial"/>
        </w:rPr>
        <w:instrText xml:space="preserve"> ADDIN ZOTERO_ITEM CSL_CITATION {"citationID":"b1W23Fnu","properties":{"formattedCitation":"\\super 62\\nosupersub{}","plainCitation":"62","noteIndex":0},"citationItems":[{"id":5508,"uris":["http://zotero.org/users/10196124/items/5JYFX8S6"],"itemData":{"id":5508,"type":"article-journal","abstract":"Abstract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D65179" w:rsidRPr="00330D6B">
        <w:rPr>
          <w:rFonts w:ascii="Arial" w:hAnsi="Arial" w:cs="Arial"/>
        </w:rPr>
        <w:fldChar w:fldCharType="separate"/>
      </w:r>
      <w:r w:rsidR="00D65179" w:rsidRPr="00330D6B">
        <w:rPr>
          <w:rFonts w:ascii="Arial" w:hAnsi="Arial" w:cs="Arial"/>
          <w:vertAlign w:val="superscript"/>
        </w:rPr>
        <w:t>62</w:t>
      </w:r>
      <w:r w:rsidR="00D65179" w:rsidRPr="00330D6B">
        <w:rPr>
          <w:rFonts w:ascii="Arial" w:hAnsi="Arial" w:cs="Arial"/>
        </w:rPr>
        <w:fldChar w:fldCharType="end"/>
      </w:r>
      <w:r w:rsidRPr="00330D6B">
        <w:rPr>
          <w:rFonts w:ascii="Arial" w:hAnsi="Arial" w:cs="Arial"/>
        </w:rPr>
        <w:t xml:space="preserve">. That said, HWP </w:t>
      </w:r>
      <w:r w:rsidRPr="00330D6B">
        <w:rPr>
          <w:rFonts w:ascii="Arial" w:hAnsi="Arial" w:cs="Arial"/>
          <w:i/>
        </w:rPr>
        <w:t>p-</w:t>
      </w:r>
      <w:r w:rsidRPr="00330D6B">
        <w:rPr>
          <w:rFonts w:ascii="Arial" w:hAnsi="Arial" w:cs="Arial"/>
        </w:rPr>
        <w:t xml:space="preserve">value correction differs from typical testing approaches in that, from a broader perspective, not doing corrections </w:t>
      </w:r>
      <w:r w:rsidRPr="00330D6B">
        <w:rPr>
          <w:rFonts w:ascii="Arial" w:hAnsi="Arial" w:cs="Arial"/>
          <w:i/>
        </w:rPr>
        <w:t xml:space="preserve">is the conservative approach, </w:t>
      </w:r>
      <w:r w:rsidRPr="00330D6B">
        <w:rPr>
          <w:rFonts w:ascii="Arial" w:hAnsi="Arial" w:cs="Arial"/>
        </w:rPr>
        <w:t xml:space="preserve">since it will result in the removal of more potentially problematic </w:t>
      </w:r>
      <w:r w:rsidRPr="00330D6B">
        <w:rPr>
          <w:rFonts w:ascii="Arial" w:hAnsi="Arial" w:cs="Arial"/>
        </w:rPr>
        <w:lastRenderedPageBreak/>
        <w:t>loci, not less. Researchers who do correct for multiple tests should explicitly report the reasoning behind the correction method they use, which can vary in stringency (from Benjamini–Hochberg</w:t>
      </w:r>
      <w:r w:rsidR="00D65179" w:rsidRPr="00330D6B">
        <w:rPr>
          <w:rFonts w:ascii="Arial" w:hAnsi="Arial" w:cs="Arial"/>
        </w:rPr>
        <w:fldChar w:fldCharType="begin"/>
      </w:r>
      <w:r w:rsidR="00D65179" w:rsidRPr="00330D6B">
        <w:rPr>
          <w:rFonts w:ascii="Arial" w:hAnsi="Arial" w:cs="Arial"/>
        </w:rPr>
        <w:instrText xml:space="preserve"> ADDIN ZOTERO_ITEM CSL_CITATION {"citationID":"7T9wI4r1","properties":{"formattedCitation":"\\super 63\\nosupersub{}","plainCitation":"63","noteIndex":0},"citationItems":[{"id":2449,"uris":["http://zotero.org/users/10196124/items/S4LSA5J4"],"itemData":{"id":2449,"type":"article-journal","container-title":"The Annals of Statistics","DOI":"10.1214/aos/1013699998","issue":"4","note":"Citation Key: Benjamini2001","page":"1165-1188","title":"The control of the false discovery rate in multiple testing under dependency","volume":"29","author":[{"family":"Benjamini","given":"Yoav"},{"family":"Yekutieli","given":"Daniel"}],"issued":{"date-parts":[["2001",8,1]]},"citation-key":"Benjamini2001"}}],"schema":"https://github.com/citation-style-language/schema/raw/master/csl-citation.json"} </w:instrText>
      </w:r>
      <w:r w:rsidR="00D65179" w:rsidRPr="00330D6B">
        <w:rPr>
          <w:rFonts w:ascii="Arial" w:hAnsi="Arial" w:cs="Arial"/>
        </w:rPr>
        <w:fldChar w:fldCharType="separate"/>
      </w:r>
      <w:r w:rsidR="00D65179" w:rsidRPr="00330D6B">
        <w:rPr>
          <w:rFonts w:ascii="Arial" w:hAnsi="Arial" w:cs="Arial"/>
          <w:vertAlign w:val="superscript"/>
        </w:rPr>
        <w:t>63</w:t>
      </w:r>
      <w:r w:rsidR="00D65179" w:rsidRPr="00330D6B">
        <w:rPr>
          <w:rFonts w:ascii="Arial" w:hAnsi="Arial" w:cs="Arial"/>
        </w:rPr>
        <w:fldChar w:fldCharType="end"/>
      </w:r>
      <w:r w:rsidRPr="00330D6B">
        <w:rPr>
          <w:rFonts w:ascii="Arial" w:hAnsi="Arial" w:cs="Arial"/>
        </w:rPr>
        <w:t xml:space="preserve"> to sequential or simple/stringent Bonferroni</w:t>
      </w:r>
      <w:r w:rsidR="00D65179" w:rsidRPr="00330D6B">
        <w:rPr>
          <w:rFonts w:ascii="Arial" w:hAnsi="Arial" w:cs="Arial"/>
        </w:rPr>
        <w:fldChar w:fldCharType="begin"/>
      </w:r>
      <w:r w:rsidR="00D65179" w:rsidRPr="00330D6B">
        <w:rPr>
          <w:rFonts w:ascii="Arial" w:hAnsi="Arial" w:cs="Arial"/>
        </w:rPr>
        <w:instrText xml:space="preserve"> ADDIN ZOTERO_ITEM CSL_CITATION {"citationID":"99RSI0To","properties":{"formattedCitation":"\\super 64\\nosupersub{}","plainCitation":"64","noteIndex":0},"citationItems":[{"id":2377,"uris":["http://zotero.org/users/10196124/items/P2UUJ7HT"],"itemData":{"id":2377,"type":"article-journal","abstract":"This paper presents a simple and widely applicable multiple test procedure of the sequentially rejective type, i.e. hypotheses are rejected one at a time until no further rejections can be done. It is shown that the test has a prescribed level of significance protection against error of the first kind for any combination of true hypotheses. The power properties of the test and a number of possible applications are also discussed.","container-title":"Scandinavian Journal of Statistics","ISSN":"03036898, 14679469","issue":"2","note":"publisher: [Board of the Foundation of the Scandinavian Journal of Statistics, Wiley]\nCitation Key: 10.2307/4615733","page":"65-70","title":"A Simple Sequentially Rejective Multiple Test Procedure","volume":"6","author":[{"family":"Holm","given":"Sture"}],"issued":{"date-parts":[["1979"]]},"citation-key":"10.2307/4615733"}}],"schema":"https://github.com/citation-style-language/schema/raw/master/csl-citation.json"} </w:instrText>
      </w:r>
      <w:r w:rsidR="00D65179" w:rsidRPr="00330D6B">
        <w:rPr>
          <w:rFonts w:ascii="Arial" w:hAnsi="Arial" w:cs="Arial"/>
        </w:rPr>
        <w:fldChar w:fldCharType="separate"/>
      </w:r>
      <w:r w:rsidR="00D65179" w:rsidRPr="00330D6B">
        <w:rPr>
          <w:rFonts w:ascii="Arial" w:hAnsi="Arial" w:cs="Arial"/>
          <w:vertAlign w:val="superscript"/>
        </w:rPr>
        <w:t>64</w:t>
      </w:r>
      <w:r w:rsidR="00D65179" w:rsidRPr="00330D6B">
        <w:rPr>
          <w:rFonts w:ascii="Arial" w:hAnsi="Arial" w:cs="Arial"/>
        </w:rPr>
        <w:fldChar w:fldCharType="end"/>
      </w:r>
      <w:r w:rsidRPr="00330D6B">
        <w:rPr>
          <w:rFonts w:ascii="Arial" w:hAnsi="Arial" w:cs="Arial"/>
        </w:rPr>
        <w:t>), and, ultimately, different approaches and alpha thresholds should be applied depending on the questions being asked and the tolerance for including problematic loci</w:t>
      </w:r>
      <w:r w:rsidR="00D65179" w:rsidRPr="00330D6B">
        <w:rPr>
          <w:rFonts w:ascii="Arial" w:hAnsi="Arial" w:cs="Arial"/>
        </w:rPr>
        <w:fldChar w:fldCharType="begin"/>
      </w:r>
      <w:r w:rsidR="00D65179" w:rsidRPr="00330D6B">
        <w:rPr>
          <w:rFonts w:ascii="Arial" w:hAnsi="Arial" w:cs="Arial"/>
        </w:rPr>
        <w:instrText xml:space="preserve"> ADDIN ZOTERO_ITEM CSL_CITATION {"citationID":"qboOx8Tj","properties":{"formattedCitation":"\\super 15\\nosupersub{}","plainCitation":"15","noteIndex":0},"citationItems":[{"id":5513,"uris":["http://zotero.org/users/10196124/items/PCJG4PT2"],"itemData":{"id":5513,"type":"book","abstract":"Loss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schema":"https://github.com/citation-style-language/schema/raw/master/csl-citation.json"} </w:instrText>
      </w:r>
      <w:r w:rsidR="00D65179" w:rsidRPr="00330D6B">
        <w:rPr>
          <w:rFonts w:ascii="Arial" w:hAnsi="Arial" w:cs="Arial"/>
        </w:rPr>
        <w:fldChar w:fldCharType="separate"/>
      </w:r>
      <w:r w:rsidR="00D65179" w:rsidRPr="00330D6B">
        <w:rPr>
          <w:rFonts w:ascii="Arial" w:hAnsi="Arial" w:cs="Arial"/>
          <w:vertAlign w:val="superscript"/>
        </w:rPr>
        <w:t>15</w:t>
      </w:r>
      <w:r w:rsidR="00D65179" w:rsidRPr="00330D6B">
        <w:rPr>
          <w:rFonts w:ascii="Arial" w:hAnsi="Arial" w:cs="Arial"/>
        </w:rPr>
        <w:fldChar w:fldCharType="end"/>
      </w:r>
      <w:r w:rsidRPr="00330D6B">
        <w:rPr>
          <w:rFonts w:ascii="Arial" w:hAnsi="Arial" w:cs="Arial"/>
        </w:rPr>
        <w:t xml:space="preserve"> (Box 2). </w:t>
      </w:r>
      <w:r w:rsidRPr="00330D6B">
        <w:rPr>
          <w:rFonts w:ascii="Arial" w:hAnsi="Arial" w:cs="Arial"/>
          <w:color w:val="0000FF"/>
        </w:rPr>
        <w:t xml:space="preserve">Note, though, that HWP tests conducted when scanning genomes for selection (or locus-specific effects) should </w:t>
      </w:r>
      <w:r w:rsidRPr="00330D6B">
        <w:rPr>
          <w:rFonts w:ascii="Arial" w:hAnsi="Arial" w:cs="Arial"/>
          <w:i/>
          <w:color w:val="0000FF"/>
        </w:rPr>
        <w:t xml:space="preserve">always </w:t>
      </w:r>
      <w:r w:rsidRPr="00330D6B">
        <w:rPr>
          <w:rFonts w:ascii="Arial" w:hAnsi="Arial" w:cs="Arial"/>
          <w:color w:val="0000FF"/>
        </w:rPr>
        <w:t xml:space="preserve">be corrected for multiple comparisons to control false-discovery rates. For </w:t>
      </w:r>
      <w:sdt>
        <w:sdtPr>
          <w:rPr>
            <w:rFonts w:ascii="Arial" w:hAnsi="Arial" w:cs="Arial"/>
          </w:rPr>
          <w:tag w:val="goog_rdk_18"/>
          <w:id w:val="-346475268"/>
        </w:sdtPr>
        <w:sdtContent/>
      </w:sdt>
      <w:r w:rsidRPr="00330D6B">
        <w:rPr>
          <w:rFonts w:ascii="Arial" w:hAnsi="Arial" w:cs="Arial"/>
          <w:color w:val="0000FF"/>
        </w:rPr>
        <w:t xml:space="preserve">an in-depth discussion on implementing and interpreting HWP tests, </w:t>
      </w:r>
      <w:sdt>
        <w:sdtPr>
          <w:rPr>
            <w:rFonts w:ascii="Arial" w:hAnsi="Arial" w:cs="Arial"/>
          </w:rPr>
          <w:tag w:val="goog_rdk_19"/>
          <w:id w:val="15504723"/>
        </w:sdtPr>
        <w:sdtContent/>
      </w:sdt>
      <w:r w:rsidRPr="00330D6B">
        <w:rPr>
          <w:rFonts w:ascii="Arial" w:hAnsi="Arial" w:cs="Arial"/>
          <w:color w:val="0000FF"/>
        </w:rPr>
        <w:t>see</w:t>
      </w:r>
      <w:r w:rsidR="00B57A26" w:rsidRPr="00330D6B">
        <w:rPr>
          <w:rFonts w:ascii="Arial" w:hAnsi="Arial" w:cs="Arial"/>
          <w:color w:val="0000FF"/>
        </w:rPr>
        <w:fldChar w:fldCharType="begin"/>
      </w:r>
      <w:r w:rsidR="00B57A26" w:rsidRPr="00330D6B">
        <w:rPr>
          <w:rFonts w:ascii="Arial" w:hAnsi="Arial" w:cs="Arial"/>
          <w:color w:val="0000FF"/>
        </w:rPr>
        <w:instrText xml:space="preserve"> ADDIN ZOTERO_ITEM CSL_CITATION {"citationID":"GNfbOtgd","properties":{"formattedCitation":"\\super 15,57,65\\nosupersub{}","plainCitation":"15,57,65","noteIndex":0},"citationItems":[{"id":5513,"uris":["http://zotero.org/users/10196124/items/PCJG4PT2"],"itemData":{"id":5513,"type":"book","abstract":"Loss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S."}],"issued":{"date-parts":[["2015",1,1]]},"citation-key":"waplesTestingHardyWeinberg2015"}},{"id":5518,"uris":["http://zotero.org/users/10196124/items/QHZUH3H3"],"itemData":{"id":5518,"type":"article-journal","abstract":"Statistical tests for Hardy–Weinberg equilibrium have been an important tool for detecting genotyping errors in the past, and remain important in the quality control of next generation sequence data. In this paper, we analyze complete chromosomes of the 1000 genomes project by using exact test procedures for autosomal and X-chromosomal variants. We find that the rate of disequilibrium largely exceeds what might be expected by chance alone for all chromosomes. Observed disequilibrium is, in about 60% of the cases, due to heterozygote excess. We suggest that most excess disequilibrium can be explained by sequencing problems, and hypothesize mechanisms that can explain exceptional heterozygosities. We report higher rates of disequilibrium for the MHC region on chromosome 6, regions flanking centromeres and p-arms of acrocentric chromosomes. We also detected long-range haplotypes and areas with incidental high disequilibrium. We report disequilibrium to be related to read depth, with variants having extreme read depths being more likely to be out of equilibrium. Disequilibrium rates were found to be 11 times higher in segmental duplications and simple tandem repeat regions. The variants with significant disequilibrium are seen to be concentrated in these areas. For next generation sequence data, Hardy–Weinberg disequilibrium seems to be a major indicator for copy number variation.","container-title":"Human Genetics","DOI":"10.1007/s00439-017-1786-7","ISSN":"1432-1203","issue":"6","journalAbbreviation":"Human Genetics","page":"727-741","title":"A genome-wide study of Hardy–Weinberg equilibrium with next generation sequence data","volume":"136","author":[{"family":"Graffelman","given":"Jan"},{"family":"Jain","given":"Deepti"},{"family":"Weir","given":"Bruce"}],"issued":{"date-parts":[["2017",6,1]]},"citation-key":"graffelmanGenomewideStudyHardy2017"}}],"schema":"https://github.com/citation-style-language/schema/raw/master/csl-citation.json"} </w:instrText>
      </w:r>
      <w:r w:rsidR="00B57A26" w:rsidRPr="00330D6B">
        <w:rPr>
          <w:rFonts w:ascii="Arial" w:hAnsi="Arial" w:cs="Arial"/>
          <w:color w:val="0000FF"/>
        </w:rPr>
        <w:fldChar w:fldCharType="separate"/>
      </w:r>
      <w:r w:rsidR="00B57A26" w:rsidRPr="00330D6B">
        <w:rPr>
          <w:rFonts w:ascii="Arial" w:hAnsi="Arial" w:cs="Arial"/>
          <w:vertAlign w:val="superscript"/>
        </w:rPr>
        <w:t>15,57,65</w:t>
      </w:r>
      <w:r w:rsidR="00B57A26" w:rsidRPr="00330D6B">
        <w:rPr>
          <w:rFonts w:ascii="Arial" w:hAnsi="Arial" w:cs="Arial"/>
          <w:color w:val="0000FF"/>
        </w:rPr>
        <w:fldChar w:fldCharType="end"/>
      </w:r>
      <w:r w:rsidRPr="00330D6B">
        <w:rPr>
          <w:rFonts w:ascii="Arial" w:hAnsi="Arial" w:cs="Arial"/>
          <w:color w:val="0000FF"/>
        </w:rPr>
        <w:t>).</w:t>
      </w:r>
    </w:p>
    <w:p w14:paraId="2BC3AF07" w14:textId="77777777" w:rsidR="00330D6B" w:rsidRPr="00330D6B" w:rsidRDefault="00330D6B">
      <w:pPr>
        <w:spacing w:before="200" w:after="0"/>
        <w:rPr>
          <w:rFonts w:ascii="Arial" w:hAnsi="Arial" w:cs="Arial"/>
          <w:color w:val="0000FF"/>
        </w:rPr>
      </w:pPr>
    </w:p>
    <w:p w14:paraId="00000025" w14:textId="7A9D14BF" w:rsidR="0088299C" w:rsidRPr="00330D6B" w:rsidRDefault="00330D6B">
      <w:pPr>
        <w:spacing w:before="200" w:after="0"/>
        <w:ind w:firstLine="0"/>
        <w:rPr>
          <w:rFonts w:ascii="Arial" w:hAnsi="Arial" w:cs="Arial"/>
        </w:rPr>
      </w:pPr>
      <w:r>
        <w:rPr>
          <w:rFonts w:ascii="Arial" w:hAnsi="Arial" w:cs="Arial"/>
          <w:i/>
        </w:rPr>
        <w:t xml:space="preserve">[H3] </w:t>
      </w:r>
      <w:r w:rsidRPr="00330D6B">
        <w:rPr>
          <w:rFonts w:ascii="Arial" w:hAnsi="Arial" w:cs="Arial"/>
          <w:i/>
        </w:rPr>
        <w:t>Linkage disequilibrium (LD)</w:t>
      </w:r>
    </w:p>
    <w:p w14:paraId="00000026" w14:textId="4504102C" w:rsidR="0088299C" w:rsidRDefault="00000000" w:rsidP="00330D6B">
      <w:pPr>
        <w:spacing w:before="0" w:after="0"/>
        <w:rPr>
          <w:rFonts w:ascii="Arial" w:hAnsi="Arial" w:cs="Arial"/>
        </w:rPr>
      </w:pPr>
      <w:r w:rsidRPr="00330D6B">
        <w:rPr>
          <w:rFonts w:ascii="Arial" w:hAnsi="Arial" w:cs="Arial"/>
        </w:rPr>
        <w:t xml:space="preserve">Pruning clusters of loci that are in substantial LD with each other down to a single locus ensures statistical independence among loci — a common assumption made by many downstream methods. For example, methods based on the site frequency spectrum (SFS) of a population may be biased if allele frequencies in a variant-rich region differ from the genome-wide average, </w:t>
      </w:r>
      <w:r w:rsidRPr="00330D6B">
        <w:rPr>
          <w:rFonts w:ascii="Arial" w:hAnsi="Arial" w:cs="Arial"/>
          <w:color w:val="0000FF"/>
        </w:rPr>
        <w:t>and</w:t>
      </w:r>
      <w:r w:rsidRPr="00330D6B">
        <w:rPr>
          <w:rFonts w:ascii="Arial" w:hAnsi="Arial" w:cs="Arial"/>
        </w:rPr>
        <w:t xml:space="preserve"> failure to remove non-independent (linked) loci can bias estimates of parameters like effective population size (</w:t>
      </w:r>
      <w:r w:rsidRPr="00330D6B">
        <w:rPr>
          <w:rFonts w:ascii="Arial" w:hAnsi="Arial" w:cs="Arial"/>
          <w:i/>
        </w:rPr>
        <w:t>N</w:t>
      </w:r>
      <w:r w:rsidRPr="00330D6B">
        <w:rPr>
          <w:rFonts w:ascii="Arial" w:hAnsi="Arial" w:cs="Arial"/>
          <w:vertAlign w:val="subscript"/>
        </w:rPr>
        <w:t>e</w:t>
      </w:r>
      <w:r w:rsidRPr="00330D6B">
        <w:rPr>
          <w:rFonts w:ascii="Arial" w:hAnsi="Arial" w:cs="Arial"/>
        </w:rPr>
        <w:t>)</w:t>
      </w:r>
      <w:r w:rsidR="00B57A26" w:rsidRPr="00330D6B">
        <w:rPr>
          <w:rFonts w:ascii="Arial" w:hAnsi="Arial" w:cs="Arial"/>
        </w:rPr>
        <w:fldChar w:fldCharType="begin"/>
      </w:r>
      <w:r w:rsidR="00B57A26" w:rsidRPr="00330D6B">
        <w:rPr>
          <w:rFonts w:ascii="Arial" w:hAnsi="Arial" w:cs="Arial"/>
        </w:rPr>
        <w:instrText xml:space="preserve"> ADDIN ZOTERO_ITEM CSL_CITATION {"citationID":"ptRrF2EH","properties":{"formattedCitation":"\\super 66\\nosupersub{}","plainCitation":"66","noteIndex":0},"citationItems":[{"id":5514,"uris":["http://zotero.org/users/10196124/items/WUI32P5G"],"itemData":{"id":5514,"type":"article-journal","abstract":"Abstract Recent advances in population genomics have made it possible to detect previously unidentified structure, obtain more accurate estimates of demographic parameters, and explore adaptive divergence, potentially revolutionizing the way genetic data are used to manage wild populations. Here, we identified 10 944 single-nucleotide polymorphisms using restriction-site-associated DNA (RAD) sequencing to explore population structure, demography, and adaptive divergence in five populations of Chinook salmon (Oncorhynchus tshawytscha) from western Alaska. Patterns of population structure were similar to those of past studies, but our ability to assign individuals back to their region of origin was greatly improved (&gt;90% accuracy for all populations). We also calculated effective size with and without removing physically linked loci identified from a linkage map, a novel method for nonmodel organisms. Estimates of effective size were generally above 1000 and were biased downward when physically linked loci were not removed. Outlier tests based on genetic differentiation identified 733 loci and three genomic regions under putative selection. These markers and genomic regions are excellent candidates for future research and can be used to create high-resolution panels for genetic monitoring and population assignment. This work demonstrates the utility of genomic data to inform conservation in highly exploited species with shallow population structure.","container-title":"Evolutionary Applications","DOI":"10.1111/eva.12128","ISSN":"1752-4571","issue":"3","journalAbbreviation":"Evolutionary Applications","note":"publisher: John Wiley &amp; Sons, Ltd","page":"355-369","title":"Genotyping by sequencing resolves shallow population structure to inform conservation of Chinook salmon (Oncorhynchus tshawytscha)","volume":"7","author":[{"family":"Larson","given":"Wesley A."},{"family":"Seeb","given":"Lisa W."},{"family":"Everett","given":"Meredith V."},{"family":"Waples","given":"Ryan K."},{"family":"Templin","given":"William D."},{"family":"Seeb","given":"James E."}],"issued":{"date-parts":[["2014",3,1]]},"citation-key":"larsonGenotypingSequencingResolves2014"}}],"schema":"https://github.com/citation-style-language/schema/raw/master/csl-citation.json"} </w:instrText>
      </w:r>
      <w:r w:rsidR="00B57A26" w:rsidRPr="00330D6B">
        <w:rPr>
          <w:rFonts w:ascii="Arial" w:hAnsi="Arial" w:cs="Arial"/>
        </w:rPr>
        <w:fldChar w:fldCharType="separate"/>
      </w:r>
      <w:r w:rsidR="00B57A26" w:rsidRPr="00330D6B">
        <w:rPr>
          <w:rFonts w:ascii="Arial" w:hAnsi="Arial" w:cs="Arial"/>
          <w:vertAlign w:val="superscript"/>
        </w:rPr>
        <w:t>66</w:t>
      </w:r>
      <w:r w:rsidR="00B57A26" w:rsidRPr="00330D6B">
        <w:rPr>
          <w:rFonts w:ascii="Arial" w:hAnsi="Arial" w:cs="Arial"/>
        </w:rPr>
        <w:fldChar w:fldCharType="end"/>
      </w:r>
      <w:r w:rsidRPr="00330D6B">
        <w:rPr>
          <w:rFonts w:ascii="Arial" w:hAnsi="Arial" w:cs="Arial"/>
        </w:rPr>
        <w:t>. However, filtering out SNPs based on LD could also strongly influence diversity estimates (such as the number of segregating sites across genomic regions) or inadvertently cause investigators to overlook important structural variants (Figure 2). Studies that lack a high-quality reference may also require LD filters to ensure independence of loci or contigs</w:t>
      </w:r>
      <w:r w:rsidR="00B57A26" w:rsidRPr="00330D6B">
        <w:rPr>
          <w:rFonts w:ascii="Arial" w:hAnsi="Arial" w:cs="Arial"/>
        </w:rPr>
        <w:fldChar w:fldCharType="begin"/>
      </w:r>
      <w:r w:rsidR="00B57A26" w:rsidRPr="00330D6B">
        <w:rPr>
          <w:rFonts w:ascii="Arial" w:hAnsi="Arial" w:cs="Arial"/>
        </w:rPr>
        <w:instrText xml:space="preserve"> ADDIN ZOTERO_ITEM CSL_CITATION {"citationID":"aQpMQk2r","properties":{"formattedCitation":"\\super 67\\nosupersub{}","plainCitation":"67","noteIndex":0},"citationItems":[{"id":5448,"uris":["http://zotero.org/users/10196124/items/D2K676PV"],"itemData":{"id":5448,"type":"article-journal","abstract":"Contemporary effective population size (Ne) can be estimated using linkage disequilibrium (LD) observed across pairs of loci presumed to be selectively neutral and unlinked. This method has been commonly applied to data sets containing 10–100 loci to inform conservation and study population demography. Performance of these Ne estimates could be improved by incorporating data from thousands of loci. However, these thousands of loci exist on a limited number of chromosomes, ensuring that some fraction will be physically linked. Linked loci have elevated LD due to limited recombination, which if not accounted for can cause Ne estimates to be downwardly biased. Here, we present results from coalescent and forward simulations designed to evaluate the bias of LD-based Ne estimates (N̂e). Contrary to common perceptions, increasing the number of loci does not increase the magnitude of linkage. Although we show it is possible to identify some pairs of loci that produce unusually large r2 values, simply removing large r2 values is not a reliable way to eliminate bias. Fortunately, the magnitude of bias in N̂e is strongly and negatively correlated with the process of recombination, including the number of chromosomes and their length, and this relationship provides a general way to adjust for bias. Additionally, we show that with thousands of loci, precision of N̂e is much lower than expected based on the assumption that each pair of loci provides completely independent information.","container-title":"Heredity","DOI":"10.1038/hdy.2016.60","ISSN":"1365-2540","issue":"4","journalAbbreviation":"Heredity","page":"233-240","title":"Estimating contemporary effective population size in non-model species using linkage disequilibrium across thousands of loci","volume":"117","author":[{"family":"Waples","given":"R K"},{"family":"Larson","given":"W A"},{"family":"Waples","given":"R S"}],"issued":{"date-parts":[["2016",10,1]]},"citation-key":"waplesEstimatingContemporaryEffective2016"}}],"schema":"https://github.com/citation-style-language/schema/raw/master/csl-citation.json"} </w:instrText>
      </w:r>
      <w:r w:rsidR="00B57A26" w:rsidRPr="00330D6B">
        <w:rPr>
          <w:rFonts w:ascii="Arial" w:hAnsi="Arial" w:cs="Arial"/>
        </w:rPr>
        <w:fldChar w:fldCharType="separate"/>
      </w:r>
      <w:r w:rsidR="00B57A26" w:rsidRPr="00330D6B">
        <w:rPr>
          <w:rFonts w:ascii="Arial" w:hAnsi="Arial" w:cs="Arial"/>
          <w:vertAlign w:val="superscript"/>
        </w:rPr>
        <w:t>67</w:t>
      </w:r>
      <w:r w:rsidR="00B57A26" w:rsidRPr="00330D6B">
        <w:rPr>
          <w:rFonts w:ascii="Arial" w:hAnsi="Arial" w:cs="Arial"/>
        </w:rPr>
        <w:fldChar w:fldCharType="end"/>
      </w:r>
      <w:r w:rsidRPr="00330D6B">
        <w:rPr>
          <w:rFonts w:ascii="Arial" w:hAnsi="Arial" w:cs="Arial"/>
        </w:rPr>
        <w:t xml:space="preserve">, which can be accomplished through pairwise </w:t>
      </w:r>
      <w:r w:rsidRPr="00330D6B">
        <w:rPr>
          <w:rFonts w:ascii="Arial" w:hAnsi="Arial" w:cs="Arial"/>
        </w:rPr>
        <w:lastRenderedPageBreak/>
        <w:t xml:space="preserve">correlation measures such as Pearson’s </w:t>
      </w:r>
      <w:r w:rsidRPr="00330D6B">
        <w:rPr>
          <w:rFonts w:ascii="Arial" w:hAnsi="Arial" w:cs="Arial"/>
          <w:i/>
        </w:rPr>
        <w:t>r</w:t>
      </w:r>
      <w:r w:rsidRPr="00330D6B">
        <w:rPr>
          <w:rFonts w:ascii="Arial" w:hAnsi="Arial" w:cs="Arial"/>
          <w:vertAlign w:val="superscript"/>
        </w:rPr>
        <w:t>2</w:t>
      </w:r>
      <w:r w:rsidRPr="00330D6B">
        <w:rPr>
          <w:rFonts w:ascii="Arial" w:hAnsi="Arial" w:cs="Arial"/>
        </w:rPr>
        <w:t xml:space="preserve">. Alternatively, many investigators working with </w:t>
      </w:r>
      <w:r w:rsidRPr="00330D6B">
        <w:rPr>
          <w:rFonts w:ascii="Arial" w:hAnsi="Arial" w:cs="Arial"/>
          <w:i/>
        </w:rPr>
        <w:t>de novo</w:t>
      </w:r>
      <w:r w:rsidRPr="00330D6B">
        <w:rPr>
          <w:rFonts w:ascii="Arial" w:hAnsi="Arial" w:cs="Arial"/>
        </w:rPr>
        <w:t xml:space="preserve">-assembled datasets </w:t>
      </w:r>
      <w:r w:rsidRPr="00330D6B">
        <w:rPr>
          <w:rFonts w:ascii="Arial" w:hAnsi="Arial" w:cs="Arial"/>
          <w:color w:val="0000FF"/>
        </w:rPr>
        <w:t>often</w:t>
      </w:r>
      <w:r w:rsidRPr="00330D6B">
        <w:rPr>
          <w:rFonts w:ascii="Arial" w:hAnsi="Arial" w:cs="Arial"/>
        </w:rPr>
        <w:t xml:space="preserve"> simply extract a single SNP from each contig to mitigate the effects of linkage (though this assumes distinct stacks/contigs are themselves unlinked</w:t>
      </w:r>
      <w:r w:rsidRPr="00330D6B">
        <w:rPr>
          <w:rFonts w:ascii="Arial" w:hAnsi="Arial" w:cs="Arial"/>
          <w:color w:val="0000FF"/>
        </w:rPr>
        <w:t>, which may not be true</w:t>
      </w:r>
      <w:r w:rsidRPr="00330D6B">
        <w:rPr>
          <w:rFonts w:ascii="Arial" w:hAnsi="Arial" w:cs="Arial"/>
        </w:rPr>
        <w:t>). Corrections for multiple testing are also important for LD filtering, but seldom reported</w:t>
      </w:r>
      <w:r w:rsidR="00B57A26" w:rsidRPr="00330D6B">
        <w:rPr>
          <w:rFonts w:ascii="Arial" w:hAnsi="Arial" w:cs="Arial"/>
        </w:rPr>
        <w:fldChar w:fldCharType="begin"/>
      </w:r>
      <w:r w:rsidR="00B57A26" w:rsidRPr="00330D6B">
        <w:rPr>
          <w:rFonts w:ascii="Arial" w:hAnsi="Arial" w:cs="Arial"/>
        </w:rPr>
        <w:instrText xml:space="preserve"> ADDIN ZOTERO_ITEM CSL_CITATION {"citationID":"fcOoMvDm","properties":{"formattedCitation":"\\super 62\\nosupersub{}","plainCitation":"62","noteIndex":0},"citationItems":[{"id":5508,"uris":["http://zotero.org/users/10196124/items/5JYFX8S6"],"itemData":{"id":5508,"type":"article-journal","abstract":"Abstract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B57A26" w:rsidRPr="00330D6B">
        <w:rPr>
          <w:rFonts w:ascii="Arial" w:hAnsi="Arial" w:cs="Arial"/>
        </w:rPr>
        <w:fldChar w:fldCharType="separate"/>
      </w:r>
      <w:r w:rsidR="00B57A26" w:rsidRPr="00330D6B">
        <w:rPr>
          <w:rFonts w:ascii="Arial" w:hAnsi="Arial" w:cs="Arial"/>
          <w:vertAlign w:val="superscript"/>
        </w:rPr>
        <w:t>62</w:t>
      </w:r>
      <w:r w:rsidR="00B57A26" w:rsidRPr="00330D6B">
        <w:rPr>
          <w:rFonts w:ascii="Arial" w:hAnsi="Arial" w:cs="Arial"/>
        </w:rPr>
        <w:fldChar w:fldCharType="end"/>
      </w:r>
      <w:r w:rsidRPr="00330D6B">
        <w:rPr>
          <w:rFonts w:ascii="Arial" w:hAnsi="Arial" w:cs="Arial"/>
        </w:rPr>
        <w:t>.</w:t>
      </w:r>
    </w:p>
    <w:p w14:paraId="30F2D254" w14:textId="77777777" w:rsidR="00330D6B" w:rsidRPr="00330D6B" w:rsidRDefault="00330D6B" w:rsidP="00330D6B">
      <w:pPr>
        <w:spacing w:before="0" w:after="0"/>
        <w:rPr>
          <w:rFonts w:ascii="Arial" w:hAnsi="Arial" w:cs="Arial"/>
          <w:b/>
        </w:rPr>
      </w:pPr>
    </w:p>
    <w:p w14:paraId="00000027" w14:textId="71E9EF51" w:rsidR="0088299C" w:rsidRPr="00330D6B" w:rsidRDefault="00330D6B">
      <w:pPr>
        <w:keepNext/>
        <w:spacing w:before="200" w:after="0"/>
        <w:ind w:firstLine="0"/>
        <w:rPr>
          <w:rFonts w:ascii="Arial" w:hAnsi="Arial" w:cs="Arial"/>
          <w:b/>
        </w:rPr>
      </w:pPr>
      <w:r>
        <w:rPr>
          <w:rFonts w:ascii="Arial" w:hAnsi="Arial" w:cs="Arial"/>
          <w:b/>
        </w:rPr>
        <w:t xml:space="preserve">[H1] </w:t>
      </w:r>
      <w:r w:rsidRPr="00330D6B">
        <w:rPr>
          <w:rFonts w:ascii="Arial" w:hAnsi="Arial" w:cs="Arial"/>
          <w:b/>
        </w:rPr>
        <w:t>Effects of filtering</w:t>
      </w:r>
    </w:p>
    <w:p w14:paraId="00000028" w14:textId="77777777" w:rsidR="0088299C" w:rsidRPr="00330D6B" w:rsidRDefault="00000000" w:rsidP="00330D6B">
      <w:pPr>
        <w:spacing w:before="0"/>
        <w:rPr>
          <w:rFonts w:ascii="Arial" w:hAnsi="Arial" w:cs="Arial"/>
        </w:rPr>
      </w:pPr>
      <w:r w:rsidRPr="00330D6B">
        <w:rPr>
          <w:rFonts w:ascii="Arial" w:hAnsi="Arial" w:cs="Arial"/>
        </w:rPr>
        <w:t xml:space="preserve">The effects of filtering are often unappreciated and unknown in genomic studies. While concerning, this is not particularly surprising, given that many different filtering approaches exist, filtering requires non-trivial time and computational resources to perform, and many individual filters can be applied </w:t>
      </w:r>
      <w:r w:rsidRPr="00330D6B">
        <w:rPr>
          <w:rFonts w:ascii="Arial" w:hAnsi="Arial" w:cs="Arial"/>
          <w:color w:val="0000FF"/>
        </w:rPr>
        <w:t>(potentially multiple times)</w:t>
      </w:r>
      <w:r w:rsidRPr="00330D6B">
        <w:rPr>
          <w:rFonts w:ascii="Arial" w:hAnsi="Arial" w:cs="Arial"/>
        </w:rPr>
        <w:t xml:space="preserve"> with different thresholds and at different data processing stages (</w:t>
      </w:r>
      <w:r w:rsidRPr="00330D6B">
        <w:rPr>
          <w:rFonts w:ascii="Arial" w:hAnsi="Arial" w:cs="Arial"/>
          <w:color w:val="0000FF"/>
        </w:rPr>
        <w:t>Supplementary</w:t>
      </w:r>
      <w:r w:rsidRPr="00330D6B">
        <w:rPr>
          <w:rFonts w:ascii="Arial" w:hAnsi="Arial" w:cs="Arial"/>
        </w:rPr>
        <w:t xml:space="preserve"> Table 1). </w:t>
      </w:r>
      <w:r w:rsidRPr="00330D6B">
        <w:rPr>
          <w:rFonts w:ascii="Arial" w:hAnsi="Arial" w:cs="Arial"/>
          <w:color w:val="0000FF"/>
        </w:rPr>
        <w:t>For example, if a MAF filter is used to remove loci after variant discovery and then individuals with too much missing data are subsequently removed, a second round of MAF filtering could be considered to remove loci that now fall below the MAF threshold.</w:t>
      </w:r>
      <w:r w:rsidRPr="00330D6B">
        <w:rPr>
          <w:rFonts w:ascii="Arial" w:hAnsi="Arial" w:cs="Arial"/>
        </w:rPr>
        <w:t xml:space="preserve"> Furthermore, many types of filtering occur during the ‘black box’ of alignment and genotyping, leading many investigators to use default settings and not think about the downstream consequences. </w:t>
      </w:r>
      <w:r w:rsidRPr="00330D6B">
        <w:rPr>
          <w:rFonts w:ascii="Arial" w:hAnsi="Arial" w:cs="Arial"/>
          <w:color w:val="0000FF"/>
        </w:rPr>
        <w:t>Doing so may be alluring, because the</w:t>
      </w:r>
      <w:r w:rsidRPr="00330D6B">
        <w:rPr>
          <w:rFonts w:ascii="Arial" w:hAnsi="Arial" w:cs="Arial"/>
        </w:rPr>
        <w:t xml:space="preserve"> added complexity of filtering can be overwhelming, time-consuming to properly address, and seemingly distract from the main goals of the study. However, properly considering filtering choices and their impacts is critical, because different filtering choices can lead to completely different downstream results such that two researchers who made different decisions but analysed the same data, could reach entirely different biological conclusions.</w:t>
      </w:r>
      <w:r w:rsidRPr="00330D6B">
        <w:rPr>
          <w:rFonts w:ascii="Arial" w:hAnsi="Arial" w:cs="Arial"/>
          <w:i/>
        </w:rPr>
        <w:t xml:space="preserve"> </w:t>
      </w:r>
    </w:p>
    <w:p w14:paraId="00000029" w14:textId="21D00D60" w:rsidR="0088299C" w:rsidRDefault="00000000">
      <w:pPr>
        <w:spacing w:before="200" w:after="0"/>
        <w:rPr>
          <w:rFonts w:ascii="Arial" w:hAnsi="Arial" w:cs="Arial"/>
        </w:rPr>
      </w:pPr>
      <w:r w:rsidRPr="00330D6B">
        <w:rPr>
          <w:rFonts w:ascii="Arial" w:hAnsi="Arial" w:cs="Arial"/>
        </w:rPr>
        <w:lastRenderedPageBreak/>
        <w:t xml:space="preserve">To illustrate this principle, </w:t>
      </w:r>
      <w:r w:rsidRPr="00330D6B">
        <w:rPr>
          <w:rFonts w:ascii="Arial" w:hAnsi="Arial" w:cs="Arial"/>
          <w:color w:val="0000FF"/>
        </w:rPr>
        <w:t>we filtered ten empirical and three simulated datasets multiple times by changing filtering thresholds for three key filters (MAF, missing data, and HWP) in Box 1</w:t>
      </w:r>
      <w:r w:rsidRPr="00330D6B">
        <w:rPr>
          <w:rFonts w:ascii="Arial" w:hAnsi="Arial" w:cs="Arial"/>
        </w:rPr>
        <w:t xml:space="preserve">. While MAF filters are often applied to remove </w:t>
      </w:r>
      <w:r w:rsidRPr="00330D6B">
        <w:rPr>
          <w:rFonts w:ascii="Arial" w:hAnsi="Arial" w:cs="Arial"/>
          <w:b/>
        </w:rPr>
        <w:t xml:space="preserve">singletons or other rare variants </w:t>
      </w:r>
      <w:r w:rsidRPr="00330D6B">
        <w:rPr>
          <w:rFonts w:ascii="Arial" w:hAnsi="Arial" w:cs="Arial"/>
          <w:color w:val="0000FF"/>
        </w:rPr>
        <w:t>as described above</w:t>
      </w:r>
      <w:r w:rsidRPr="00330D6B">
        <w:rPr>
          <w:rFonts w:ascii="Arial" w:hAnsi="Arial" w:cs="Arial"/>
        </w:rPr>
        <w:t xml:space="preserve"> (</w:t>
      </w:r>
      <w:r w:rsidRPr="00330D6B">
        <w:rPr>
          <w:rFonts w:ascii="Arial" w:hAnsi="Arial" w:cs="Arial"/>
          <w:i/>
        </w:rPr>
        <w:t xml:space="preserve">e.g., </w:t>
      </w:r>
      <w:r w:rsidRPr="00330D6B">
        <w:rPr>
          <w:rFonts w:ascii="Arial" w:hAnsi="Arial" w:cs="Arial"/>
        </w:rPr>
        <w:t xml:space="preserve">MAF &lt; 0.05), these variants are critical </w:t>
      </w:r>
      <w:r w:rsidRPr="00330D6B">
        <w:rPr>
          <w:rFonts w:ascii="Arial" w:hAnsi="Arial" w:cs="Arial"/>
          <w:color w:val="0000FF"/>
        </w:rPr>
        <w:t>to</w:t>
      </w:r>
      <w:r w:rsidRPr="00330D6B">
        <w:rPr>
          <w:rFonts w:ascii="Arial" w:hAnsi="Arial" w:cs="Arial"/>
        </w:rPr>
        <w:t xml:space="preserve"> several analyses including demographic estimation and tests for selection. Most notably, </w:t>
      </w:r>
      <w:r w:rsidRPr="00330D6B">
        <w:rPr>
          <w:rFonts w:ascii="Arial" w:hAnsi="Arial" w:cs="Arial"/>
          <w:b/>
          <w:i/>
        </w:rPr>
        <w:t>Tajima’s D</w:t>
      </w:r>
      <w:r w:rsidRPr="00330D6B">
        <w:rPr>
          <w:rFonts w:ascii="Arial" w:hAnsi="Arial" w:cs="Arial"/>
        </w:rPr>
        <w:t>, a commonly used indicator of both demographic history and response to selection</w:t>
      </w:r>
      <w:r w:rsidR="00B57A26" w:rsidRPr="00330D6B">
        <w:rPr>
          <w:rFonts w:ascii="Arial" w:hAnsi="Arial" w:cs="Arial"/>
        </w:rPr>
        <w:fldChar w:fldCharType="begin"/>
      </w:r>
      <w:r w:rsidR="00B57A26" w:rsidRPr="00330D6B">
        <w:rPr>
          <w:rFonts w:ascii="Arial" w:hAnsi="Arial" w:cs="Arial"/>
        </w:rPr>
        <w:instrText xml:space="preserve"> ADDIN ZOTERO_ITEM CSL_CITATION {"citationID":"AZWxQxNd","properties":{"formattedCitation":"\\super 68\\nosupersub{}","plainCitation":"68","noteIndex":0},"citationItems":[{"id":5480,"uris":["http://zotero.org/users/10196124/items/FWN4DTTY"],"itemData":{"id":5480,"type":"article-journal","abstract":"Reconstructing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GB"}],"issued":{"date-parts":[["2013",5,1]]},"citation-key":"gattepailleInferringPopulationSize2013"}}],"schema":"https://github.com/citation-style-language/schema/raw/master/csl-citation.json"} </w:instrText>
      </w:r>
      <w:r w:rsidR="00B57A26" w:rsidRPr="00330D6B">
        <w:rPr>
          <w:rFonts w:ascii="Arial" w:hAnsi="Arial" w:cs="Arial"/>
        </w:rPr>
        <w:fldChar w:fldCharType="separate"/>
      </w:r>
      <w:r w:rsidR="00B57A26" w:rsidRPr="00330D6B">
        <w:rPr>
          <w:rFonts w:ascii="Arial" w:hAnsi="Arial" w:cs="Arial"/>
          <w:vertAlign w:val="superscript"/>
        </w:rPr>
        <w:t>68</w:t>
      </w:r>
      <w:r w:rsidR="00B57A26" w:rsidRPr="00330D6B">
        <w:rPr>
          <w:rFonts w:ascii="Arial" w:hAnsi="Arial" w:cs="Arial"/>
        </w:rPr>
        <w:fldChar w:fldCharType="end"/>
      </w:r>
      <w:r w:rsidRPr="00330D6B">
        <w:rPr>
          <w:rFonts w:ascii="Arial" w:hAnsi="Arial" w:cs="Arial"/>
        </w:rPr>
        <w:t xml:space="preserve">, is </w:t>
      </w:r>
      <w:r w:rsidRPr="00330D6B">
        <w:rPr>
          <w:rFonts w:ascii="Arial" w:hAnsi="Arial" w:cs="Arial"/>
          <w:i/>
        </w:rPr>
        <w:t>substantially</w:t>
      </w:r>
      <w:r w:rsidRPr="00330D6B">
        <w:rPr>
          <w:rFonts w:ascii="Arial" w:hAnsi="Arial" w:cs="Arial"/>
        </w:rPr>
        <w:t xml:space="preserve"> biased by a MAF filter choice, leading to widely differing biological inferences depending on filtering stringency (Box 1). In this case, our recommendations are straightforward: because low-frequency alleles heavily influence Tajima’s D</w:t>
      </w:r>
      <w:r w:rsidR="00B57A26" w:rsidRPr="00330D6B">
        <w:rPr>
          <w:rFonts w:ascii="Arial" w:hAnsi="Arial" w:cs="Arial"/>
        </w:rPr>
        <w:fldChar w:fldCharType="begin"/>
      </w:r>
      <w:r w:rsidR="00B57A26" w:rsidRPr="00330D6B">
        <w:rPr>
          <w:rFonts w:ascii="Arial" w:hAnsi="Arial" w:cs="Arial"/>
        </w:rPr>
        <w:instrText xml:space="preserve"> ADDIN ZOTERO_ITEM CSL_CITATION {"citationID":"yi1qh2IG","properties":{"formattedCitation":"\\super 69\\nosupersub{}","plainCitation":"69","noteIndex":0},"citationItems":[{"id":2695,"uris":["http://zotero.org/users/10196124/items/8QHAVWFM"],"itemData":{"id":2695,"type":"article-journal","abstract":"The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B57A26" w:rsidRPr="00330D6B">
        <w:rPr>
          <w:rFonts w:ascii="Arial" w:hAnsi="Arial" w:cs="Arial"/>
        </w:rPr>
        <w:fldChar w:fldCharType="separate"/>
      </w:r>
      <w:r w:rsidR="00B57A26" w:rsidRPr="00330D6B">
        <w:rPr>
          <w:rFonts w:ascii="Arial" w:hAnsi="Arial" w:cs="Arial"/>
          <w:vertAlign w:val="superscript"/>
        </w:rPr>
        <w:t>69</w:t>
      </w:r>
      <w:r w:rsidR="00B57A26" w:rsidRPr="00330D6B">
        <w:rPr>
          <w:rFonts w:ascii="Arial" w:hAnsi="Arial" w:cs="Arial"/>
        </w:rPr>
        <w:fldChar w:fldCharType="end"/>
      </w:r>
      <w:r w:rsidRPr="00330D6B">
        <w:rPr>
          <w:rFonts w:ascii="Arial" w:hAnsi="Arial" w:cs="Arial"/>
        </w:rPr>
        <w:t xml:space="preserve">, researchers should apply both </w:t>
      </w:r>
      <w:r w:rsidRPr="00330D6B">
        <w:rPr>
          <w:rFonts w:ascii="Arial" w:hAnsi="Arial" w:cs="Arial"/>
          <w:i/>
        </w:rPr>
        <w:t>no</w:t>
      </w:r>
      <w:r w:rsidRPr="00330D6B">
        <w:rPr>
          <w:rFonts w:ascii="Arial" w:hAnsi="Arial" w:cs="Arial"/>
        </w:rPr>
        <w:t xml:space="preserve"> MAF filter and a </w:t>
      </w:r>
      <w:r w:rsidRPr="00330D6B">
        <w:rPr>
          <w:rFonts w:ascii="Arial" w:hAnsi="Arial" w:cs="Arial"/>
          <w:i/>
        </w:rPr>
        <w:t>very minor</w:t>
      </w:r>
      <w:r w:rsidRPr="00330D6B">
        <w:rPr>
          <w:rFonts w:ascii="Arial" w:hAnsi="Arial" w:cs="Arial"/>
        </w:rPr>
        <w:t xml:space="preserve"> one (such as a singleton filter) and compare the results when using the statistic</w:t>
      </w:r>
      <w:r w:rsidR="00B57A26" w:rsidRPr="00330D6B">
        <w:rPr>
          <w:rFonts w:ascii="Arial" w:hAnsi="Arial" w:cs="Arial"/>
        </w:rPr>
        <w:fldChar w:fldCharType="begin"/>
      </w:r>
      <w:r w:rsidR="00B57A26" w:rsidRPr="00330D6B">
        <w:rPr>
          <w:rFonts w:ascii="Arial" w:hAnsi="Arial" w:cs="Arial"/>
        </w:rPr>
        <w:instrText xml:space="preserve"> ADDIN ZOTERO_ITEM CSL_CITATION {"citationID":"0RnjY7KV","properties":{"formattedCitation":"\\super 69\\nosupersub{}","plainCitation":"69","noteIndex":0},"citationItems":[{"id":2695,"uris":["http://zotero.org/users/10196124/items/8QHAVWFM"],"itemData":{"id":2695,"type":"article-journal","abstract":"The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B57A26" w:rsidRPr="00330D6B">
        <w:rPr>
          <w:rFonts w:ascii="Arial" w:hAnsi="Arial" w:cs="Arial"/>
        </w:rPr>
        <w:fldChar w:fldCharType="separate"/>
      </w:r>
      <w:r w:rsidR="00B57A26" w:rsidRPr="00330D6B">
        <w:rPr>
          <w:rFonts w:ascii="Arial" w:hAnsi="Arial" w:cs="Arial"/>
          <w:vertAlign w:val="superscript"/>
        </w:rPr>
        <w:t>69</w:t>
      </w:r>
      <w:r w:rsidR="00B57A26" w:rsidRPr="00330D6B">
        <w:rPr>
          <w:rFonts w:ascii="Arial" w:hAnsi="Arial" w:cs="Arial"/>
        </w:rPr>
        <w:fldChar w:fldCharType="end"/>
      </w:r>
      <w:r w:rsidRPr="00330D6B">
        <w:rPr>
          <w:rFonts w:ascii="Arial" w:hAnsi="Arial" w:cs="Arial"/>
        </w:rPr>
        <w:t>. The effects of additional filters (including MAF) can be substantial for diversity estimators, demographic inference</w:t>
      </w:r>
      <w:r w:rsidR="00B57A26" w:rsidRPr="00330D6B">
        <w:rPr>
          <w:rFonts w:ascii="Arial" w:hAnsi="Arial" w:cs="Arial"/>
        </w:rPr>
        <w:fldChar w:fldCharType="begin"/>
      </w:r>
      <w:r w:rsidR="00B57A26" w:rsidRPr="00330D6B">
        <w:rPr>
          <w:rFonts w:ascii="Arial" w:hAnsi="Arial" w:cs="Arial"/>
        </w:rPr>
        <w:instrText xml:space="preserve"> ADDIN ZOTERO_ITEM CSL_CITATION {"citationID":"JibsWjkF","properties":{"formattedCitation":"\\super 12,70\\nosupersub{}","plainCitation":"12,70","noteIndex":0},"citationItems":[{"id":5449,"uris":["http://zotero.org/users/10196124/items/WA66BGE6"],"itemData":{"id":5449,"type":"article-journal","abstract":"Summary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W."}],"issued":{"date-parts":[["2017",8,1]]},"citation-key":"shaferBioinformaticProcessingRADseq2017a"}},{"id":5213,"uris":["http://zotero.org/users/10196124/items/5XADNU3X"],"itemData":{"id":5213,"type":"article-journal","abstract":"Rare variants are important for drawing inference about past demographic events in a species history. A singleton is a rare variant for which genetic variation is carried by a unique chromosome in a sample. How singletons are distributed across geographic space provides a local measure of genetic diversity that can be measured at the individual level. Here, we define the empirical distribution of singletons in a sample of chromosomes as the proportion of the total number of singletons that each chromosome carries, and we present a theoretical background for studying this distribution. Next, we use computer simulations to evaluate the potential for the empirical distribution of singletons to provide a description of genetic diversity across geographic space. In a Bayesian framework, we show that the empirical distribution of singletons leads to accurate estimates of the geographic origin of range expansions. We apply the Bayesian approach to estimating the origin of the cultivated plant species Pennisetum glaucum [L.] R. Br. (pearl millet) in Africa, and find support for range expansion having started from Northern Mali. Overall, we report that the empirical distribution of singletons is a useful measure to analyze results of sequencing projects based on large scale sampling of individuals across geographic space.","container-title":"Frontiers in Genetics","ISSN":"1664-8021","journalAbbreviation":"Frontiers in Genetics","title":"The Empirical Distribution of Singletons for Geographic Samples of DNA Sequences","URL":"https://www.frontiersin.org/articles/10.3389/fgene.2017.00139","volume":"8","author":[{"family":"Cubry","given":"Philippe"},{"family":"Vigouroux","given":"Yves"},{"family":"François","given":"Olivier"}],"issued":{"date-parts":[["2017"]]},"citation-key":"cubryEmpiricalDistributionSingletons2017"}}],"schema":"https://github.com/citation-style-language/schema/raw/master/csl-citation.json"} </w:instrText>
      </w:r>
      <w:r w:rsidR="00B57A26" w:rsidRPr="00330D6B">
        <w:rPr>
          <w:rFonts w:ascii="Arial" w:hAnsi="Arial" w:cs="Arial"/>
        </w:rPr>
        <w:fldChar w:fldCharType="separate"/>
      </w:r>
      <w:r w:rsidR="00B57A26" w:rsidRPr="00330D6B">
        <w:rPr>
          <w:rFonts w:ascii="Arial" w:hAnsi="Arial" w:cs="Arial"/>
          <w:vertAlign w:val="superscript"/>
        </w:rPr>
        <w:t>12,70</w:t>
      </w:r>
      <w:r w:rsidR="00B57A26" w:rsidRPr="00330D6B">
        <w:rPr>
          <w:rFonts w:ascii="Arial" w:hAnsi="Arial" w:cs="Arial"/>
        </w:rPr>
        <w:fldChar w:fldCharType="end"/>
      </w:r>
      <w:r w:rsidRPr="00330D6B">
        <w:rPr>
          <w:rFonts w:ascii="Arial" w:hAnsi="Arial" w:cs="Arial"/>
        </w:rPr>
        <w:t xml:space="preserve">, </w:t>
      </w:r>
      <w:r w:rsidRPr="00330D6B">
        <w:rPr>
          <w:rFonts w:ascii="Arial" w:hAnsi="Arial" w:cs="Arial"/>
          <w:i/>
        </w:rPr>
        <w:t>F</w:t>
      </w:r>
      <w:r w:rsidRPr="00330D6B">
        <w:rPr>
          <w:rFonts w:ascii="Arial" w:hAnsi="Arial" w:cs="Arial"/>
          <w:vertAlign w:val="subscript"/>
        </w:rPr>
        <w:t>ST</w:t>
      </w:r>
      <w:r w:rsidRPr="00330D6B">
        <w:rPr>
          <w:rFonts w:ascii="Arial" w:hAnsi="Arial" w:cs="Arial"/>
        </w:rPr>
        <w:t>, and population structure estimates</w:t>
      </w:r>
      <w:r w:rsidR="00B57A26" w:rsidRPr="00330D6B">
        <w:rPr>
          <w:rFonts w:ascii="Arial" w:hAnsi="Arial" w:cs="Arial"/>
        </w:rPr>
        <w:fldChar w:fldCharType="begin"/>
      </w:r>
      <w:r w:rsidR="00B57A26" w:rsidRPr="00330D6B">
        <w:rPr>
          <w:rFonts w:ascii="Arial" w:hAnsi="Arial" w:cs="Arial"/>
        </w:rPr>
        <w:instrText xml:space="preserve"> ADDIN ZOTERO_ITEM CSL_CITATION {"citationID":"fvxMvEfB","properties":{"formattedCitation":"\\super 34,71\\nosupersub{}","plainCitation":"34,71","noteIndex":0},"citationItems":[{"id":5220,"uris":["http://zotero.org/users/10196124/items/WGHM5ZVD"],"itemData":{"id":5220,"type":"article-journal","abstract":"Abstract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Ltd\nCitation Key: linckMinorAlleleFrequency2019","page":"639-647","title":"Minor allele frequency thresholds strongly affect population structure inference with genomic data sets","volume":"19","author":[{"family":"Linck","given":"Ethan"},{"family":"Battey","given":"C. J."}],"issued":{"date-parts":[["2019",5,1]]},"citation-key":"linckMinorAlleleFrequency2019"}},{"id":5498,"uris":["http://zotero.org/users/10196124/items/9A64ERSX"],"itemData":{"id":5498,"type":"article-journal","abstract":"Abstract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schema":"https://github.com/citation-style-language/schema/raw/master/csl-citation.json"} </w:instrText>
      </w:r>
      <w:r w:rsidR="00B57A26" w:rsidRPr="00330D6B">
        <w:rPr>
          <w:rFonts w:ascii="Arial" w:hAnsi="Arial" w:cs="Arial"/>
        </w:rPr>
        <w:fldChar w:fldCharType="separate"/>
      </w:r>
      <w:r w:rsidR="00B57A26" w:rsidRPr="00330D6B">
        <w:rPr>
          <w:rFonts w:ascii="Arial" w:hAnsi="Arial" w:cs="Arial"/>
          <w:vertAlign w:val="superscript"/>
        </w:rPr>
        <w:t>34,71</w:t>
      </w:r>
      <w:r w:rsidR="00B57A26" w:rsidRPr="00330D6B">
        <w:rPr>
          <w:rFonts w:ascii="Arial" w:hAnsi="Arial" w:cs="Arial"/>
        </w:rPr>
        <w:fldChar w:fldCharType="end"/>
      </w:r>
      <w:r w:rsidRPr="00330D6B">
        <w:rPr>
          <w:rFonts w:ascii="Arial" w:hAnsi="Arial" w:cs="Arial"/>
        </w:rPr>
        <w:t>, estimating the distribution of locus effects on phenotypes</w:t>
      </w:r>
      <w:r w:rsidR="00B57A26" w:rsidRPr="00330D6B">
        <w:rPr>
          <w:rFonts w:ascii="Arial" w:hAnsi="Arial" w:cs="Arial"/>
        </w:rPr>
        <w:fldChar w:fldCharType="begin"/>
      </w:r>
      <w:r w:rsidR="00B57A26" w:rsidRPr="00330D6B">
        <w:rPr>
          <w:rFonts w:ascii="Arial" w:hAnsi="Arial" w:cs="Arial"/>
        </w:rPr>
        <w:instrText xml:space="preserve"> ADDIN ZOTERO_ITEM CSL_CITATION {"citationID":"wGLFx5FG","properties":{"formattedCitation":"\\super 71\\nosupersub{}","plainCitation":"71","noteIndex":0},"citationItems":[{"id":5498,"uris":["http://zotero.org/users/10196124/items/9A64ERSX"],"itemData":{"id":5498,"type":"article-journal","abstract":"Abstract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schema":"https://github.com/citation-style-language/schema/raw/master/csl-citation.json"} </w:instrText>
      </w:r>
      <w:r w:rsidR="00B57A26" w:rsidRPr="00330D6B">
        <w:rPr>
          <w:rFonts w:ascii="Arial" w:hAnsi="Arial" w:cs="Arial"/>
        </w:rPr>
        <w:fldChar w:fldCharType="separate"/>
      </w:r>
      <w:r w:rsidR="00B57A26" w:rsidRPr="00330D6B">
        <w:rPr>
          <w:rFonts w:ascii="Arial" w:hAnsi="Arial" w:cs="Arial"/>
          <w:vertAlign w:val="superscript"/>
        </w:rPr>
        <w:t>71</w:t>
      </w:r>
      <w:r w:rsidR="00B57A26" w:rsidRPr="00330D6B">
        <w:rPr>
          <w:rFonts w:ascii="Arial" w:hAnsi="Arial" w:cs="Arial"/>
        </w:rPr>
        <w:fldChar w:fldCharType="end"/>
      </w:r>
      <w:r w:rsidRPr="00330D6B">
        <w:rPr>
          <w:rFonts w:ascii="Arial" w:hAnsi="Arial" w:cs="Arial"/>
        </w:rPr>
        <w:t>, and allele frequency spectra</w:t>
      </w:r>
      <w:r w:rsidR="00B57A26" w:rsidRPr="00330D6B">
        <w:rPr>
          <w:rFonts w:ascii="Arial" w:hAnsi="Arial" w:cs="Arial"/>
        </w:rPr>
        <w:fldChar w:fldCharType="begin"/>
      </w:r>
      <w:r w:rsidR="00B57A26" w:rsidRPr="00330D6B">
        <w:rPr>
          <w:rFonts w:ascii="Arial" w:hAnsi="Arial" w:cs="Arial"/>
        </w:rPr>
        <w:instrText xml:space="preserve"> ADDIN ZOTERO_ITEM CSL_CITATION {"citationID":"C5OlyvMH","properties":{"formattedCitation":"\\super 35,72\\uc0\\u8211{}74\\nosupersub{}","plainCitation":"35,72–74","noteIndex":0},"citationItems":[{"id":5341,"uris":["http://zotero.org/users/10196124/items/2RY74CP6"],"itemData":{"id":5341,"type":"article-journal","abstract":"Abstract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id":5228,"uris":["http://zotero.org/users/10196124/items/EHQXHJZM"],"itemData":{"id":5228,"type":"article-journal","abstract":"Restriction site-associated DNA sequencing (RAD-seq) has become a powerful and widely used tool in molecular ecology studies as it allows to cost-effectively recover thousands of polymorphic sites across individuals of non-model organisms. However, its successful implementation in population genetics relies on correct data processing that would minimize potential loci-assembly biases and consequent genotyping error rates. RAD-seq data processing when no reference genome is available involves the assembly of hundreds of thousands high-throughput sequencing reads into orthologous loci, for which various key parameter values need to be selected by the researcher. Previous studies exploring the effect of these parameter values found or assumed that a larger number of recovered polymorphic loci is associated with a better assembly. Here, using three RAD-seq datasets from different species, we explore the effect of read filtering, loci assembly and polymorphic site selection on number of markers obtained and genetic differentiation inferred using the Stacks software. We find (i) that recovery of higher numbers of polymorphic loci is not necessarily associated with higher genetic differentiation, (ii) that the presence of PCR duplicates, selected loci assembly parameters and selected SNP filtering parameters affect the number of recovered polymorphic loci and degree of genetic differentiation, and (iii) that this effect is different in each dataset, meaning that defining a systematic universal protocol for RAD-seq data analysis may lead to missing relevant information about population differentiation.","container-title":"Frontiers in Genetics","ISSN":"1664-8021","journalAbbreviation":"Frontiers in Genetics","title":"Selecting RAD-Seq Data Analysis Parameters for Population Genetics: The More the Better?","URL":"https://www.frontiersin.org/articles/10.3389/fgene.2019.00533","volume":"10","author":[{"family":"Díaz-Arce","given":"Natalia"},{"family":"Rodríguez-Ezpeleta","given":"Naiara"}],"issued":{"date-parts":[["2019"]]},"citation-key":"diaz-arceSelectingRADSeqData2019"}},{"id":5639,"uris":["http://zotero.org/users/10196124/items/3A8ITJVI"],"itemData":{"id":5639,"type":"article-journal","abstract":"Wright's F-statistics, and especially FST, provide important insights into the evolutionary processes that influence the structure of genetic variation within and among populations, and they are among the most widely used descriptive statistics in population and evolutionary genetics.FST is a property of the distribution of allele frequencies among populations. It reflects the joint effects of drift, migration, mutation and selection on the distribution of genetic variation among populations.FST has a central role in population and evolutionary genetics and has wide applications in fields from disease association mapping to forensic science.FST can be used to describe the distribution of genetic variation among any set of samples, but it is most usefully applied when the samples represent discrete units rather than arbitrary divisions along a continuous distribution.Statistics related to FST can be useful for haplotype or microsatellite data if an appropriate measure of evolutionary distance among alleles is available.Comparison of an estimate of FST from marker data with an estimate of QST from continuously varying trait data can be used to detect selection, but the estimate of FST may depend on the choice of marker and the estimate of QST may differ from neutral expectations if there is a non-additive component of genetic variance.Although the simple relationship between FST and migration rates in Wright's island model makes it tempting to infer migration rates from FST, caution is needed if such an approach is to be used.If estimates of FST from many loci are available, it may be possible to identify certain loci as 'outliers' that may have been subject to different patterns of selection or to different demographic processes.Case–control studies for association-mapping studies must account for the possibility that population substructure accounts for an observed association between a marker and a disease. The genomic control method uses background estimates of FST to control for such substructure.In forensic applications, the probabilities of obtaining a match are sometimes calculated for subpopulations that lack specific allele frequency data. A θ correction, in which θ is FST, is used to calculate the probability of a match using allele frequency information from a broader population that the subpopulation is part of.The massive amount of data that is being generated by population genomics projects can be understood fundamentally as allelic variation at individual loci. We therefore expect F-statistics to be at least as useful in understanding these data sets as they have been in population and evolutionary genetics for most of the last century.","container-title":"Nature Reviews Genetics","DOI":"10.1038/nrg2611","ISSN":"1471-0064","issue":"9","journalAbbreviation":"Nature Reviews Genetics","page":"639-650","title":"Genetics in geographically structured populations: defining, estimating and interpreting FST","volume":"10","author":[{"family":"Holsinger","given":"Kent E."},{"family":"Weir","given":"Bruce S."}],"issued":{"date-parts":[["2009",9,1]]},"citation-key":"holsingerGeneticsGeographicallyStructured2009"}},{"id":5479,"uris":["http://zotero.org/users/10196124/items/GC7SBWHF"],"itemData":{"id":5479,"type":"article-journal","abstract":"With the establishment of high-throughput sequencing technologies and new methods for rapid and extensive single nucleotide (SNP) discovery, marker-based genome scans in search of signatures of divergent selection between populations occupying ecologically distinct environments are becoming increasingly popular.","container-title":"BMC Evolutionary Biology","DOI":"10.1186/1471-2148-12-94","ISSN":"1471-2148","issue":"1","journalAbbreviation":"BMC Evolutionary Biology","page":"94","title":"Uninformative polymorphisms bias genome scans for signatures of selection","volume":"12","author":[{"family":"Roesti","given":"Marius"},{"family":"Salzburger","given":"Walter"},{"family":"Berner","given":"Daniel"}],"issued":{"date-parts":[["2012",6,22]]},"citation-key":"roestiUninformativePolymorphismsBias2012"}}],"schema":"https://github.com/citation-style-language/schema/raw/master/csl-citation.json"} </w:instrText>
      </w:r>
      <w:r w:rsidR="00B57A26" w:rsidRPr="00330D6B">
        <w:rPr>
          <w:rFonts w:ascii="Arial" w:hAnsi="Arial" w:cs="Arial"/>
        </w:rPr>
        <w:fldChar w:fldCharType="separate"/>
      </w:r>
      <w:r w:rsidR="00B57A26" w:rsidRPr="00330D6B">
        <w:rPr>
          <w:rFonts w:ascii="Arial" w:hAnsi="Arial" w:cs="Arial"/>
          <w:vertAlign w:val="superscript"/>
        </w:rPr>
        <w:t>35,72–74</w:t>
      </w:r>
      <w:r w:rsidR="00B57A26" w:rsidRPr="00330D6B">
        <w:rPr>
          <w:rFonts w:ascii="Arial" w:hAnsi="Arial" w:cs="Arial"/>
        </w:rPr>
        <w:fldChar w:fldCharType="end"/>
      </w:r>
      <w:r w:rsidRPr="00330D6B">
        <w:rPr>
          <w:rFonts w:ascii="Arial" w:hAnsi="Arial" w:cs="Arial"/>
        </w:rPr>
        <w:t xml:space="preserve">. Other filtering choices therefore require similar levels of care (Box 1). </w:t>
      </w:r>
      <w:r w:rsidRPr="00330D6B">
        <w:rPr>
          <w:rFonts w:ascii="Arial" w:hAnsi="Arial" w:cs="Arial"/>
          <w:color w:val="0000FF"/>
        </w:rPr>
        <w:t>We discuss general recommendations for filtering approaches across methods and study questions below</w:t>
      </w:r>
      <w:r w:rsidRPr="00330D6B">
        <w:rPr>
          <w:rFonts w:ascii="Arial" w:hAnsi="Arial" w:cs="Arial"/>
        </w:rPr>
        <w:t>.</w:t>
      </w:r>
    </w:p>
    <w:p w14:paraId="444D4093" w14:textId="77777777" w:rsidR="00330D6B" w:rsidRPr="00330D6B" w:rsidRDefault="00330D6B">
      <w:pPr>
        <w:spacing w:before="200" w:after="0"/>
        <w:rPr>
          <w:rFonts w:ascii="Arial" w:hAnsi="Arial" w:cs="Arial"/>
          <w:i/>
        </w:rPr>
      </w:pPr>
    </w:p>
    <w:p w14:paraId="0000002A" w14:textId="50A3740F" w:rsidR="0088299C" w:rsidRPr="00330D6B" w:rsidRDefault="00330D6B">
      <w:pPr>
        <w:spacing w:before="200" w:after="0"/>
        <w:ind w:firstLine="0"/>
        <w:rPr>
          <w:rFonts w:ascii="Arial" w:hAnsi="Arial" w:cs="Arial"/>
          <w:b/>
          <w:bCs/>
          <w:i/>
        </w:rPr>
      </w:pPr>
      <w:r w:rsidRPr="00330D6B">
        <w:rPr>
          <w:rFonts w:ascii="Arial" w:hAnsi="Arial" w:cs="Arial"/>
          <w:b/>
          <w:bCs/>
          <w:i/>
        </w:rPr>
        <w:t>[H2] Study-wide versus within sample-group filtering</w:t>
      </w:r>
    </w:p>
    <w:p w14:paraId="0000002B" w14:textId="1CAB299C" w:rsidR="0088299C" w:rsidRPr="00330D6B" w:rsidRDefault="00000000" w:rsidP="00330D6B">
      <w:pPr>
        <w:spacing w:before="0" w:after="0"/>
        <w:rPr>
          <w:rFonts w:ascii="Arial" w:hAnsi="Arial" w:cs="Arial"/>
        </w:rPr>
      </w:pPr>
      <w:r w:rsidRPr="00330D6B">
        <w:rPr>
          <w:rFonts w:ascii="Arial" w:hAnsi="Arial" w:cs="Arial"/>
        </w:rPr>
        <w:t>Many filtering methods can be applied to all individuals in the study or separately within each sample group, which can represent different populations, geographic or temporal sampling units, or experimental treatments. When filtering occurs across all samples (</w:t>
      </w:r>
      <w:r w:rsidRPr="00330D6B">
        <w:rPr>
          <w:rFonts w:ascii="Arial" w:hAnsi="Arial" w:cs="Arial"/>
          <w:i/>
        </w:rPr>
        <w:t>e.g.</w:t>
      </w:r>
      <w:r w:rsidRPr="00330D6B">
        <w:rPr>
          <w:rFonts w:ascii="Arial" w:hAnsi="Arial" w:cs="Arial"/>
        </w:rPr>
        <w:t xml:space="preserve">, all individuals) within a study jointly and simultaneously, we refer to this </w:t>
      </w:r>
      <w:r w:rsidRPr="00330D6B">
        <w:rPr>
          <w:rFonts w:ascii="Arial" w:hAnsi="Arial" w:cs="Arial"/>
        </w:rPr>
        <w:lastRenderedPageBreak/>
        <w:t xml:space="preserve">process as </w:t>
      </w:r>
      <w:r w:rsidRPr="00330D6B">
        <w:rPr>
          <w:rFonts w:ascii="Arial" w:hAnsi="Arial" w:cs="Arial"/>
          <w:b/>
          <w:i/>
        </w:rPr>
        <w:t xml:space="preserve">study-wide </w:t>
      </w:r>
      <w:r w:rsidRPr="00330D6B">
        <w:rPr>
          <w:rFonts w:ascii="Arial" w:hAnsi="Arial" w:cs="Arial"/>
        </w:rPr>
        <w:t xml:space="preserve">(or “global”) </w:t>
      </w:r>
      <w:r w:rsidRPr="00330D6B">
        <w:rPr>
          <w:rFonts w:ascii="Arial" w:hAnsi="Arial" w:cs="Arial"/>
          <w:b/>
          <w:i/>
        </w:rPr>
        <w:t>filtering</w:t>
      </w:r>
      <w:r w:rsidRPr="00330D6B">
        <w:rPr>
          <w:rFonts w:ascii="Arial" w:hAnsi="Arial" w:cs="Arial"/>
        </w:rPr>
        <w:t xml:space="preserve">. When filtering occurs within each sample group separately, we refer to this process as </w:t>
      </w:r>
      <w:r w:rsidRPr="00330D6B">
        <w:rPr>
          <w:rFonts w:ascii="Arial" w:hAnsi="Arial" w:cs="Arial"/>
          <w:b/>
          <w:i/>
        </w:rPr>
        <w:t>within-group filtering</w:t>
      </w:r>
      <w:r w:rsidRPr="00330D6B">
        <w:rPr>
          <w:rFonts w:ascii="Arial" w:hAnsi="Arial" w:cs="Arial"/>
        </w:rPr>
        <w:t>. The effects of this filtering decision can be surprisingly large</w:t>
      </w:r>
      <w:r w:rsidRPr="00330D6B">
        <w:rPr>
          <w:rFonts w:ascii="Arial" w:hAnsi="Arial" w:cs="Arial"/>
          <w:color w:val="0000FF"/>
        </w:rPr>
        <w:t>. For example, when a within-group MAF filter of 0.01 was applied to a yellow perch (</w:t>
      </w:r>
      <w:r w:rsidRPr="00330D6B">
        <w:rPr>
          <w:rFonts w:ascii="Arial" w:hAnsi="Arial" w:cs="Arial"/>
          <w:i/>
          <w:color w:val="0000FF"/>
        </w:rPr>
        <w:t>Perca flavescens</w:t>
      </w:r>
      <w:r w:rsidRPr="00330D6B">
        <w:rPr>
          <w:rFonts w:ascii="Arial" w:hAnsi="Arial" w:cs="Arial"/>
          <w:color w:val="0000FF"/>
        </w:rPr>
        <w:t xml:space="preserve">) </w:t>
      </w:r>
      <w:r w:rsidRPr="00330D6B">
        <w:rPr>
          <w:rFonts w:ascii="Arial" w:hAnsi="Arial" w:cs="Arial"/>
          <w:b/>
          <w:i/>
          <w:color w:val="0000FF"/>
        </w:rPr>
        <w:t>whole-genome sequencing (WGS)</w:t>
      </w:r>
      <w:r w:rsidRPr="00330D6B">
        <w:rPr>
          <w:rFonts w:ascii="Arial" w:hAnsi="Arial" w:cs="Arial"/>
          <w:color w:val="0000FF"/>
        </w:rPr>
        <w:t xml:space="preserve"> dataset, the number of SNPs within each population varied by a factor of 3.3 (ranging from 670,578 to 2,275,935; Figure 2). However, when the same 0.01 MAF filter was applied globally, each sample group was constrained to 714,000 SNPs</w:t>
      </w:r>
      <w:r w:rsidR="00B57A26" w:rsidRPr="00330D6B">
        <w:rPr>
          <w:rFonts w:ascii="Arial" w:hAnsi="Arial" w:cs="Arial"/>
          <w:color w:val="0000FF"/>
        </w:rPr>
        <w:fldChar w:fldCharType="begin"/>
      </w:r>
      <w:r w:rsidR="00B57A26" w:rsidRPr="00330D6B">
        <w:rPr>
          <w:rFonts w:ascii="Arial" w:hAnsi="Arial" w:cs="Arial"/>
          <w:color w:val="0000FF"/>
        </w:rPr>
        <w:instrText xml:space="preserve"> ADDIN ZOTERO_ITEM CSL_CITATION {"citationID":"dph6um1U","properties":{"formattedCitation":"\\super 75\\nosupersub{}","plainCitation":"75","noteIndex":0},"citationItems":[{"id":5534,"uris":["http://zotero.org/users/10196124/items/XGGCK56L"],"itemData":{"id":5534,"type":"article-journal","abstract":"Abstract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B57A26" w:rsidRPr="00330D6B">
        <w:rPr>
          <w:rFonts w:ascii="Arial" w:hAnsi="Arial" w:cs="Arial"/>
          <w:color w:val="0000FF"/>
        </w:rPr>
        <w:fldChar w:fldCharType="separate"/>
      </w:r>
      <w:r w:rsidR="00B57A26" w:rsidRPr="00330D6B">
        <w:rPr>
          <w:rFonts w:ascii="Arial" w:hAnsi="Arial" w:cs="Arial"/>
          <w:vertAlign w:val="superscript"/>
        </w:rPr>
        <w:t>75</w:t>
      </w:r>
      <w:r w:rsidR="00B57A26" w:rsidRPr="00330D6B">
        <w:rPr>
          <w:rFonts w:ascii="Arial" w:hAnsi="Arial" w:cs="Arial"/>
          <w:color w:val="0000FF"/>
        </w:rPr>
        <w:fldChar w:fldCharType="end"/>
      </w:r>
      <w:r w:rsidRPr="00330D6B">
        <w:rPr>
          <w:rFonts w:ascii="Arial" w:hAnsi="Arial" w:cs="Arial"/>
          <w:color w:val="0000FF"/>
        </w:rPr>
        <w:t>. In this case, some populations in the study had radically different SFS, likely caused by recent population expansions in some but not all populations</w:t>
      </w:r>
      <w:r w:rsidR="00B57A26" w:rsidRPr="00330D6B">
        <w:rPr>
          <w:rFonts w:ascii="Arial" w:hAnsi="Arial" w:cs="Arial"/>
          <w:color w:val="0000FF"/>
        </w:rPr>
        <w:fldChar w:fldCharType="begin"/>
      </w:r>
      <w:r w:rsidR="00B57A26" w:rsidRPr="00330D6B">
        <w:rPr>
          <w:rFonts w:ascii="Arial" w:hAnsi="Arial" w:cs="Arial"/>
          <w:color w:val="0000FF"/>
        </w:rPr>
        <w:instrText xml:space="preserve"> ADDIN ZOTERO_ITEM CSL_CITATION {"citationID":"zttEtlkw","properties":{"formattedCitation":"\\super 68,69\\nosupersub{}","plainCitation":"68,69","noteIndex":0},"citationItems":[{"id":5480,"uris":["http://zotero.org/users/10196124/items/FWN4DTTY"],"itemData":{"id":5480,"type":"article-journal","abstract":"Reconstructing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data.","container-title":"Heredity","DOI":"10.1038/hdy.2012.120","ISSN":"1365-2540","issue":"5","journalAbbreviation":"Heredity","page":"409-419","title":"Inferring population size changes with sequence and SNP data: lessons from human bottlenecks","volume":"110","author":[{"family":"Gattepaille","given":"L M"},{"family":"Jakobsson","given":"M."},{"family":"Blum","given":"M GB"}],"issued":{"date-parts":[["2013",5,1]]},"citation-key":"gattepailleInferringPopulationSize2013"}},{"id":2695,"uris":["http://zotero.org/users/10196124/items/8QHAVWFM"],"itemData":{"id":2695,"type":"article-journal","abstract":"The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population.","container-title":"Genetics","issue":"3","note":"Citation Key: Tajima1989","page":"585 LP  - 595","title":"Statistical method for testing the neutral mutation hypothesis by DNA polymorphism.","volume":"123","author":[{"family":"Tajima","given":"F"}],"issued":{"date-parts":[["1989",11,1]]},"citation-key":"Tajima1989"}}],"schema":"https://github.com/citation-style-language/schema/raw/master/csl-citation.json"} </w:instrText>
      </w:r>
      <w:r w:rsidR="00B57A26" w:rsidRPr="00330D6B">
        <w:rPr>
          <w:rFonts w:ascii="Arial" w:hAnsi="Arial" w:cs="Arial"/>
          <w:color w:val="0000FF"/>
        </w:rPr>
        <w:fldChar w:fldCharType="separate"/>
      </w:r>
      <w:r w:rsidR="00B57A26" w:rsidRPr="00330D6B">
        <w:rPr>
          <w:rFonts w:ascii="Arial" w:hAnsi="Arial" w:cs="Arial"/>
          <w:vertAlign w:val="superscript"/>
        </w:rPr>
        <w:t>68,69</w:t>
      </w:r>
      <w:r w:rsidR="00B57A26" w:rsidRPr="00330D6B">
        <w:rPr>
          <w:rFonts w:ascii="Arial" w:hAnsi="Arial" w:cs="Arial"/>
          <w:color w:val="0000FF"/>
        </w:rPr>
        <w:fldChar w:fldCharType="end"/>
      </w:r>
      <w:r w:rsidRPr="00330D6B">
        <w:rPr>
          <w:rFonts w:ascii="Arial" w:hAnsi="Arial" w:cs="Arial"/>
        </w:rPr>
        <w:t xml:space="preserve">. Study-wide filtering therefore led in this case to the removal of critically informative, globally rare but locally common alleles. </w:t>
      </w:r>
      <w:r w:rsidRPr="00330D6B">
        <w:rPr>
          <w:rFonts w:ascii="Arial" w:hAnsi="Arial" w:cs="Arial"/>
          <w:color w:val="0000FF"/>
        </w:rPr>
        <w:t xml:space="preserve">As in this case, </w:t>
      </w:r>
      <w:r w:rsidRPr="00330D6B">
        <w:rPr>
          <w:rFonts w:ascii="Arial" w:hAnsi="Arial" w:cs="Arial"/>
        </w:rPr>
        <w:t xml:space="preserve">filtering MAF globally </w:t>
      </w:r>
      <w:r w:rsidRPr="00330D6B">
        <w:rPr>
          <w:rFonts w:ascii="Arial" w:hAnsi="Arial" w:cs="Arial"/>
          <w:color w:val="0000FF"/>
        </w:rPr>
        <w:t>(a common practice)</w:t>
      </w:r>
      <w:r w:rsidRPr="00330D6B">
        <w:rPr>
          <w:rFonts w:ascii="Arial" w:hAnsi="Arial" w:cs="Arial"/>
        </w:rPr>
        <w:t xml:space="preserve"> instead of within study groups </w:t>
      </w:r>
      <w:r w:rsidRPr="00330D6B">
        <w:rPr>
          <w:rFonts w:ascii="Arial" w:hAnsi="Arial" w:cs="Arial"/>
          <w:color w:val="0000FF"/>
        </w:rPr>
        <w:t>should</w:t>
      </w:r>
      <w:r w:rsidRPr="00330D6B">
        <w:rPr>
          <w:rFonts w:ascii="Arial" w:hAnsi="Arial" w:cs="Arial"/>
        </w:rPr>
        <w:t xml:space="preserve"> generally be expected to have serious effects whenever SFS vary between sample groups, such as when demographic histories differ or when local adaptation has occurred.</w:t>
      </w:r>
    </w:p>
    <w:p w14:paraId="0000002C" w14:textId="4401C97E" w:rsidR="0088299C" w:rsidRPr="00330D6B" w:rsidRDefault="00000000">
      <w:pPr>
        <w:spacing w:before="200" w:after="0"/>
        <w:rPr>
          <w:rFonts w:ascii="Arial" w:hAnsi="Arial" w:cs="Arial"/>
        </w:rPr>
      </w:pPr>
      <w:r w:rsidRPr="00330D6B">
        <w:rPr>
          <w:rFonts w:ascii="Arial" w:hAnsi="Arial" w:cs="Arial"/>
        </w:rPr>
        <w:t xml:space="preserve">Study-wide versus within-group filtering will also impact </w:t>
      </w:r>
      <w:r w:rsidRPr="00330D6B">
        <w:rPr>
          <w:rFonts w:ascii="Arial" w:hAnsi="Arial" w:cs="Arial"/>
          <w:b/>
          <w:i/>
        </w:rPr>
        <w:t>genome-wide association studies (GWAS)</w:t>
      </w:r>
      <w:r w:rsidRPr="00330D6B">
        <w:rPr>
          <w:rFonts w:ascii="Arial" w:hAnsi="Arial" w:cs="Arial"/>
        </w:rPr>
        <w:t xml:space="preserve">, where it is common to perform study-wide MAF filtering </w:t>
      </w:r>
      <w:r w:rsidRPr="00330D6B">
        <w:rPr>
          <w:rFonts w:ascii="Arial" w:hAnsi="Arial" w:cs="Arial"/>
          <w:color w:val="0000FF"/>
        </w:rPr>
        <w:t>with</w:t>
      </w:r>
      <w:r w:rsidRPr="00330D6B">
        <w:rPr>
          <w:rFonts w:ascii="Arial" w:hAnsi="Arial" w:cs="Arial"/>
        </w:rPr>
        <w:t xml:space="preserve"> the threshold dictated by sample size (which can often be quite large, particularly in human or agricultural work</w:t>
      </w:r>
      <w:r w:rsidR="00B57A26" w:rsidRPr="00330D6B">
        <w:rPr>
          <w:rFonts w:ascii="Arial" w:hAnsi="Arial" w:cs="Arial"/>
        </w:rPr>
        <w:fldChar w:fldCharType="begin"/>
      </w:r>
      <w:r w:rsidR="00B57A26" w:rsidRPr="00330D6B">
        <w:rPr>
          <w:rFonts w:ascii="Arial" w:hAnsi="Arial" w:cs="Arial"/>
        </w:rPr>
        <w:instrText xml:space="preserve"> ADDIN ZOTERO_ITEM CSL_CITATION {"citationID":"Thj9NtIC","properties":{"formattedCitation":"\\super 76\\nosupersub{}","plainCitation":"76","noteIndex":0},"citationItems":[{"id":2871,"uris":["http://zotero.org/users/10196124/items/7KWUQU6B"],"itemData":{"id":2871,"type":"article-journal","abstract":"Application of the experimental design of genome-wide association studies (GWASs) is now 10 years old (young), and here we review the remarkable range of discoveries it has facilitated in population and complex-trait genetics, the biology of diseases, and translation toward new therapeutics. We predict the likely discoveries in the next 10 years, when GWASs will be based on millions of samples with array data imputed to a large fully sequenced reference panel and on hundreds of thousands of samples with whole-genome sequencing data.","container-title":"American Journal of Human Genetics","DOI":"10.1016/j.ajhg.2017.06.005","ISSN":"15376605","issue":"1","note":"PMID: 28686856\npublisher: Elsevier\nCitation Key: Visscher2017\nISBN: 0002-9297","page":"5-22","title":"10 Years of GWAS Discovery: Biology, Function, and Translation","volume":"101","author":[{"family":"Visscher","given":"Peter M."},{"family":"Wray","given":"Naomi R."},{"family":"Zhang","given":"Qian"},{"family":"Sklar","given":"Pamela"},{"family":"McCarthy","given":"Mark I."},{"family":"Brown","given":"Matthew A."},{"family":"Yang","given":"Jian"}],"issued":{"date-parts":[["2017",7,6]]},"citation-key":"Visscher2017"}}],"schema":"https://github.com/citation-style-language/schema/raw/master/csl-citation.json"} </w:instrText>
      </w:r>
      <w:r w:rsidR="00B57A26" w:rsidRPr="00330D6B">
        <w:rPr>
          <w:rFonts w:ascii="Arial" w:hAnsi="Arial" w:cs="Arial"/>
        </w:rPr>
        <w:fldChar w:fldCharType="separate"/>
      </w:r>
      <w:r w:rsidR="00B57A26" w:rsidRPr="00330D6B">
        <w:rPr>
          <w:rFonts w:ascii="Arial" w:hAnsi="Arial" w:cs="Arial"/>
          <w:vertAlign w:val="superscript"/>
        </w:rPr>
        <w:t>76</w:t>
      </w:r>
      <w:r w:rsidR="00B57A26" w:rsidRPr="00330D6B">
        <w:rPr>
          <w:rFonts w:ascii="Arial" w:hAnsi="Arial" w:cs="Arial"/>
        </w:rPr>
        <w:fldChar w:fldCharType="end"/>
      </w:r>
      <w:r w:rsidRPr="00330D6B">
        <w:rPr>
          <w:rFonts w:ascii="Arial" w:hAnsi="Arial" w:cs="Arial"/>
        </w:rPr>
        <w:t xml:space="preserve">). The implications of these </w:t>
      </w:r>
      <w:r w:rsidRPr="00330D6B">
        <w:rPr>
          <w:rFonts w:ascii="Arial" w:hAnsi="Arial" w:cs="Arial"/>
          <w:color w:val="0000FF"/>
        </w:rPr>
        <w:t>standardised</w:t>
      </w:r>
      <w:r w:rsidRPr="00330D6B">
        <w:rPr>
          <w:rFonts w:ascii="Arial" w:hAnsi="Arial" w:cs="Arial"/>
        </w:rPr>
        <w:t xml:space="preserve"> pipelines are often not given much consideration, but the effects may be non-trivial. When populations with different SFS are compared, for example, a study-wide MAF filter can introduce ascertainment bias by removing more segregating loci from specific study groups. Human populations (and those of other species with complex biogeographic histories) may be prone to this bias, since populations with African ancestry tend to have more </w:t>
      </w:r>
      <w:r w:rsidRPr="00330D6B">
        <w:rPr>
          <w:rFonts w:ascii="Arial" w:hAnsi="Arial" w:cs="Arial"/>
        </w:rPr>
        <w:lastRenderedPageBreak/>
        <w:t>sites with low-frequency alleles than those with European ancestry</w:t>
      </w:r>
      <w:r w:rsidR="00B57A26" w:rsidRPr="00330D6B">
        <w:rPr>
          <w:rFonts w:ascii="Arial" w:hAnsi="Arial" w:cs="Arial"/>
        </w:rPr>
        <w:fldChar w:fldCharType="begin"/>
      </w:r>
      <w:r w:rsidR="00B57A26" w:rsidRPr="00330D6B">
        <w:rPr>
          <w:rFonts w:ascii="Arial" w:hAnsi="Arial" w:cs="Arial"/>
        </w:rPr>
        <w:instrText xml:space="preserve"> ADDIN ZOTERO_ITEM CSL_CITATION {"citationID":"Eg2F5B4b","properties":{"formattedCitation":"\\super 77\\nosupersub{}","plainCitation":"77","noteIndex":0},"citationItems":[{"id":5451,"uris":["http://zotero.org/users/10196124/items/59GHIUPG"],"itemData":{"id":5451,"type":"article-journal","abstract":"Recent debates have focused on the degree of genetic variation and its impact upon health at the genomic level in humans (see the Perspective by Casals and Bertranpetit). Tennessen et al. (p. 64, published online 17 May), looking at all of the protein-coding genes in the human genome, and Nelson et al. (p. 100, published online 17 May), looking at genes that encode drug targets, address this question through deep sequencing efforts on samples from multiple individuals. The findings suggest that most human variation is rare, not shared between populations, and that rare variants are likely to play a role in human health. Most functionally consequential variants in protein-coding genes are rare and, thus, difficult to find. As a first step toward understanding how rare variants contribute to risk for complex diseases, we sequenced 15,585 human protein-coding genes to an average median depth of 111? in 2440 individuals of European (n = 1351) and African (n = 1088) ancestry. We identified over 500,000 single-nucleotide variants (SNVs), the majority of which were rare (86% with a minor allele frequency less than 0.5%), previously unknown (82%), and population-specific (82%). On average, 2.3% of the 13,595 SNVs each person carried were predicted to affect protein function of ~313 genes per genome, and ~95.7% of SNVs predicted to be functionally important were rare. This excess of rare functional variants is due to the combined effects of explosive, recent accelerated population growth and weak purifying selection. Furthermore, we show that large sample sizes will be required to associate rare variants with complex traits.","container-title":"Science","DOI":"10.1126/science.1219240","issue":"6090","journalAbbreviation":"Science","note":"publisher: American Association for the Advancement of Science","page":"64-69","title":"Evolution and Functional Impact of Rare Coding Variation from Deep Sequencing of Human Exomes","volume":"337","author":[{"family":"Tennessen","given":"Jacob A."},{"family":"Bigham","given":"Abigail W."},{"family":"O’Connor","given":"Timothy D."},{"family":"Fu","given":"Wenqing"},{"family":"Kenny","given":"Eimear E."},{"family":"Gravel","given":"Simon"},{"family":"McGee","given":"Sean"},{"family":"Do","given":"Ron"},{"family":"Liu","given":"Xiaoming"},{"family":"Jun","given":"Goo"},{"family":"Kang","given":"Hyun Min"},{"family":"Jordan","given":"Daniel"},{"family":"Leal","given":"Suzanne M."},{"family":"Gabriel","given":"Stacey"},{"family":"Rieder","given":"Mark J."},{"family":"Abecasis","given":"Goncalo"},{"family":"Altshuler","given":"David"},{"family":"Nickerson","given":"Deborah A."},{"family":"Boerwinkle","given":"Eric"},{"family":"Sunyaev","given":"Shamil"},{"family":"Bustamante","given":"Carlos D."},{"family":"Bamshad","given":"Michael J."},{"family":"Akey","given":"Joshua M."},{"literal":"Broad GO"},{"literal":"Seattle GO"},{"literal":"on behalf of the NHLBI Exome Sequencing Project"}],"issued":{"date-parts":[["2012",7,6]]},"citation-key":"tennessenEvolutionFunctionalImpact2012"}}],"schema":"https://github.com/citation-style-language/schema/raw/master/csl-citation.json"} </w:instrText>
      </w:r>
      <w:r w:rsidR="00B57A26" w:rsidRPr="00330D6B">
        <w:rPr>
          <w:rFonts w:ascii="Arial" w:hAnsi="Arial" w:cs="Arial"/>
        </w:rPr>
        <w:fldChar w:fldCharType="separate"/>
      </w:r>
      <w:r w:rsidR="00B57A26" w:rsidRPr="00330D6B">
        <w:rPr>
          <w:rFonts w:ascii="Arial" w:hAnsi="Arial" w:cs="Arial"/>
          <w:vertAlign w:val="superscript"/>
        </w:rPr>
        <w:t>77</w:t>
      </w:r>
      <w:r w:rsidR="00B57A26" w:rsidRPr="00330D6B">
        <w:rPr>
          <w:rFonts w:ascii="Arial" w:hAnsi="Arial" w:cs="Arial"/>
        </w:rPr>
        <w:fldChar w:fldCharType="end"/>
      </w:r>
      <w:r w:rsidRPr="00330D6B">
        <w:rPr>
          <w:rFonts w:ascii="Arial" w:hAnsi="Arial" w:cs="Arial"/>
        </w:rPr>
        <w:t>. Using a study-wide MAF filter will therefore remove more segregating loci from the African ancestry sample group and could result in the preferential detection of large-effect loci in European populations. While we have focused on MAF filtering here due to its near universal implementation, other filtering approaches can be similarly biased by study-wide versus within-group filtering. Differences in downstream outcomes from filtering HWP</w:t>
      </w:r>
      <w:r w:rsidR="00B57A26" w:rsidRPr="00330D6B">
        <w:rPr>
          <w:rFonts w:ascii="Arial" w:hAnsi="Arial" w:cs="Arial"/>
        </w:rPr>
        <w:fldChar w:fldCharType="begin"/>
      </w:r>
      <w:r w:rsidR="00B57A26" w:rsidRPr="00330D6B">
        <w:rPr>
          <w:rFonts w:ascii="Arial" w:hAnsi="Arial" w:cs="Arial"/>
        </w:rPr>
        <w:instrText xml:space="preserve"> ADDIN ZOTERO_ITEM CSL_CITATION {"citationID":"PzJm5rO6","properties":{"formattedCitation":"\\super 61\\nosupersub{}","plainCitation":"61","noteIndex":0},"citationItems":[{"id":5216,"uris":["http://zotero.org/users/10196124/items/969VAH6L"],"itemData":{"id":5216,"type":"article-journal","abstract":"Abstract Reduced representation sequencing (RRS) is a widely used method to assay the diversity of genetic loci across the genome of an organism. The dominant class of RRS approaches assay loci associated with restriction sites within the genome (restriction site associated DNA sequencing, or RADseq). RADseq is frequently applied to non-model organisms since it enables population genetic studies without relying on well-characterized reference genomes. However, RADseq requires the use of many bioinformatic filters to ensure the quality of genotyping calls. These filters can have direct impacts on population genetic inference, and therefore require careful consideration. One widely used filtering approach is the removal of loci that do not conform to expectations of Hardy?Weinberg equilibrium (HWE). Despite being widely used, we show that this filtering approach is rarely described in sufficient detail to enable replication. Furthermore, through analyses of in silico and empirical data sets we show that some of the most widely used HWE filtering approaches dramatically impact inference of population structure. In particular, the removal of loci exhibiting departures from HWE after pooling across samples significantly reduces the degree of inferred population structure within a data set (despite this approach being widely used). Based on these results, we provide recommendations for best practice regarding the implementation of HWE filtering for RADseq data sets.","container-title":"Molecular Ecology Resources","DOI":"10.1111/1755-0998.13646","ISSN":"1755-098X","issue":"7","journalAbbreviation":"Molecular Ecology Resources","note":"publisher: John Wiley &amp; Sons, Ltd","page":"2599-2613","title":"Commonly used Hardy–Weinberg equilibrium filtering schemes impact population structure inferences using RADseq data","volume":"22","author":[{"family":"Pearman","given":"William S."},{"family":"Urban","given":"Lara"},{"family":"Alexander","given":"Alana"}],"issued":{"date-parts":[["2022",10,1]]},"citation-key":"pearmanCommonlyUsedHardy2022"}}],"schema":"https://github.com/citation-style-language/schema/raw/master/csl-citation.json"} </w:instrText>
      </w:r>
      <w:r w:rsidR="00B57A26" w:rsidRPr="00330D6B">
        <w:rPr>
          <w:rFonts w:ascii="Arial" w:hAnsi="Arial" w:cs="Arial"/>
        </w:rPr>
        <w:fldChar w:fldCharType="separate"/>
      </w:r>
      <w:r w:rsidR="00B57A26" w:rsidRPr="00330D6B">
        <w:rPr>
          <w:rFonts w:ascii="Arial" w:hAnsi="Arial" w:cs="Arial"/>
          <w:vertAlign w:val="superscript"/>
        </w:rPr>
        <w:t>61</w:t>
      </w:r>
      <w:r w:rsidR="00B57A26" w:rsidRPr="00330D6B">
        <w:rPr>
          <w:rFonts w:ascii="Arial" w:hAnsi="Arial" w:cs="Arial"/>
        </w:rPr>
        <w:fldChar w:fldCharType="end"/>
      </w:r>
      <w:r w:rsidRPr="00330D6B">
        <w:rPr>
          <w:rFonts w:ascii="Arial" w:hAnsi="Arial" w:cs="Arial"/>
        </w:rPr>
        <w:t xml:space="preserve"> and LD</w:t>
      </w:r>
      <w:r w:rsidR="00B57A26" w:rsidRPr="00330D6B">
        <w:rPr>
          <w:rFonts w:ascii="Arial" w:hAnsi="Arial" w:cs="Arial"/>
        </w:rPr>
        <w:fldChar w:fldCharType="begin"/>
      </w:r>
      <w:r w:rsidR="00B57A26" w:rsidRPr="00330D6B">
        <w:rPr>
          <w:rFonts w:ascii="Arial" w:hAnsi="Arial" w:cs="Arial"/>
        </w:rPr>
        <w:instrText xml:space="preserve"> ADDIN ZOTERO_ITEM CSL_CITATION {"citationID":"0OLPieo4","properties":{"formattedCitation":"\\super 78\\nosupersub{}","plainCitation":"78","noteIndex":0},"citationItems":[{"id":5528,"uris":["http://zotero.org/users/10196124/items/R4CH8BYQ"],"itemData":{"id":5528,"type":"article-journal","abstract":"Phenotypic diversity in poultry has been mainly driven by artificial selection and genetic drift. These led to the adaptation to the environment and the development of specific phenotypic traits of chickens in response to their economic use. This study evaluated genetic diversity within and between Russian breeds and populations using Illumina Chicken 60K SNP iSelect BeadChip by analysing genetic differences between populations with Hudson's fixation index (FST statistic) and heterozygosity. We estimated the effect of rare alleles and linkage disequilibrium (LD) on these measurements. To assess the effect of LD on the genetic diversity population, we carried out the LD-based pruning (LD&lt;0.5 and LD&lt;0.1) for seven chicken populations combined (I) or separately (II). LD pruning was specific for different dataset groups. Because of the noticeably large sample size in the Russian White RG population, pruning was substantial for Dataset I, and FST values were only positive when LD&lt;0.1 pruning was applied. For Dataset II, the LD pruning results were confirmed by examining heterozygosity and alleles' frequency distribution. LD between single nucleotide polymorphisms was consistent across the seven chicken populations, except the Russian White RG population with the smallest r2 values and the largest effective population size. Our findings suggest to study variability in each population LD pruning has to be carried separately not after merging to avoid bias in estimates.","container-title":"Animal","DOI":"10.1016/j.animal.2021.100171","ISSN":"1751-7311","issue":"3","journalAbbreviation":"Animal","page":"100171","title":"Assessing the effects of rare alleles and linkage disequilibrium on estimates of genetic diversity in the chicken populations","volume":"15","author":[{"family":"Dementieva","given":"N.V."},{"family":"Mitrofanova","given":"O.V."},{"family":"Dysin","given":"A.P."},{"family":"Kudinov","given":"A.A."},{"family":"Stanishevskaya","given":"O.I."},{"family":"Larkina","given":"T.A."},{"family":"Plemyashov","given":"K.V."},{"family":"Griffin","given":"D.K."},{"family":"Romanov","given":"M.N."},{"family":"Smaragdov","given":"M.G."}],"issued":{"date-parts":[["2021",3,1]]},"citation-key":"dementievaAssessingEffectsRare2021"}}],"schema":"https://github.com/citation-style-language/schema/raw/master/csl-citation.json"} </w:instrText>
      </w:r>
      <w:r w:rsidR="00B57A26" w:rsidRPr="00330D6B">
        <w:rPr>
          <w:rFonts w:ascii="Arial" w:hAnsi="Arial" w:cs="Arial"/>
        </w:rPr>
        <w:fldChar w:fldCharType="separate"/>
      </w:r>
      <w:r w:rsidR="00B57A26" w:rsidRPr="00330D6B">
        <w:rPr>
          <w:rFonts w:ascii="Arial" w:hAnsi="Arial" w:cs="Arial"/>
          <w:vertAlign w:val="superscript"/>
        </w:rPr>
        <w:t>78</w:t>
      </w:r>
      <w:r w:rsidR="00B57A26" w:rsidRPr="00330D6B">
        <w:rPr>
          <w:rFonts w:ascii="Arial" w:hAnsi="Arial" w:cs="Arial"/>
        </w:rPr>
        <w:fldChar w:fldCharType="end"/>
      </w:r>
      <w:r w:rsidRPr="00330D6B">
        <w:rPr>
          <w:rFonts w:ascii="Arial" w:hAnsi="Arial" w:cs="Arial"/>
        </w:rPr>
        <w:t xml:space="preserve"> within-groups vs. study-wide, for example, have been previously documented.</w:t>
      </w:r>
    </w:p>
    <w:p w14:paraId="0000002D" w14:textId="2D53C8FB" w:rsidR="0088299C" w:rsidRDefault="00000000">
      <w:pPr>
        <w:spacing w:before="200" w:after="0"/>
        <w:rPr>
          <w:rFonts w:ascii="Arial" w:hAnsi="Arial" w:cs="Arial"/>
        </w:rPr>
      </w:pPr>
      <w:r w:rsidRPr="00330D6B">
        <w:rPr>
          <w:rFonts w:ascii="Arial" w:hAnsi="Arial" w:cs="Arial"/>
        </w:rPr>
        <w:t xml:space="preserve">In light of these findings, it is crucial to consider </w:t>
      </w:r>
      <w:r w:rsidRPr="00330D6B">
        <w:rPr>
          <w:rFonts w:ascii="Arial" w:hAnsi="Arial" w:cs="Arial"/>
          <w:i/>
        </w:rPr>
        <w:t xml:space="preserve">why </w:t>
      </w:r>
      <w:r w:rsidRPr="00330D6B">
        <w:rPr>
          <w:rFonts w:ascii="Arial" w:hAnsi="Arial" w:cs="Arial"/>
        </w:rPr>
        <w:t>results may differ when applying filters globally or within groups, particularly if sample groups include individuals from different populations, locations, or time points</w:t>
      </w:r>
      <w:r w:rsidR="00B57A26" w:rsidRPr="00330D6B">
        <w:rPr>
          <w:rFonts w:ascii="Arial" w:hAnsi="Arial" w:cs="Arial"/>
        </w:rPr>
        <w:fldChar w:fldCharType="begin"/>
      </w:r>
      <w:r w:rsidR="00B57A26" w:rsidRPr="00330D6B">
        <w:rPr>
          <w:rFonts w:ascii="Arial" w:hAnsi="Arial" w:cs="Arial"/>
        </w:rPr>
        <w:instrText xml:space="preserve"> ADDIN ZOTERO_ITEM CSL_CITATION {"citationID":"OjpDWS3L","properties":{"formattedCitation":"\\super 20\\nosupersub{}","plainCitation":"20","noteIndex":0},"citationItems":[{"id":5484,"uris":["http://zotero.org/users/10196124/items/5VM5QXQ9"],"itemData":{"id":5484,"type":"article-journal","abstract":"Abstract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Overgaard"}],"issued":{"date-parts":[["2021",12,1]]},"citation-key":"louBeginnerGuideLowcoverage2021"}}],"schema":"https://github.com/citation-style-language/schema/raw/master/csl-citation.json"} </w:instrText>
      </w:r>
      <w:r w:rsidR="00B57A26" w:rsidRPr="00330D6B">
        <w:rPr>
          <w:rFonts w:ascii="Arial" w:hAnsi="Arial" w:cs="Arial"/>
        </w:rPr>
        <w:fldChar w:fldCharType="separate"/>
      </w:r>
      <w:r w:rsidR="00B57A26" w:rsidRPr="00330D6B">
        <w:rPr>
          <w:rFonts w:ascii="Arial" w:hAnsi="Arial" w:cs="Arial"/>
          <w:vertAlign w:val="superscript"/>
        </w:rPr>
        <w:t>20</w:t>
      </w:r>
      <w:r w:rsidR="00B57A26" w:rsidRPr="00330D6B">
        <w:rPr>
          <w:rFonts w:ascii="Arial" w:hAnsi="Arial" w:cs="Arial"/>
        </w:rPr>
        <w:fldChar w:fldCharType="end"/>
      </w:r>
      <w:r w:rsidRPr="00330D6B">
        <w:rPr>
          <w:rFonts w:ascii="Arial" w:hAnsi="Arial" w:cs="Arial"/>
        </w:rPr>
        <w:t>. Tests for HWP</w:t>
      </w:r>
      <w:r w:rsidRPr="00330D6B">
        <w:rPr>
          <w:rFonts w:ascii="Arial" w:hAnsi="Arial" w:cs="Arial"/>
          <w:color w:val="0000FF"/>
        </w:rPr>
        <w:t>, for example, should be always</w:t>
      </w:r>
      <w:r w:rsidRPr="00330D6B">
        <w:rPr>
          <w:rFonts w:ascii="Arial" w:hAnsi="Arial" w:cs="Arial"/>
        </w:rPr>
        <w:t xml:space="preserve"> conducted on each </w:t>
      </w:r>
      <w:r w:rsidRPr="00330D6B">
        <w:rPr>
          <w:rFonts w:ascii="Arial" w:hAnsi="Arial" w:cs="Arial"/>
          <w:color w:val="0000FF"/>
        </w:rPr>
        <w:t>sample group</w:t>
      </w:r>
      <w:r w:rsidRPr="00330D6B">
        <w:rPr>
          <w:rFonts w:ascii="Arial" w:hAnsi="Arial" w:cs="Arial"/>
        </w:rPr>
        <w:t xml:space="preserve"> separately, </w:t>
      </w:r>
      <w:r w:rsidRPr="00330D6B">
        <w:rPr>
          <w:rFonts w:ascii="Arial" w:hAnsi="Arial" w:cs="Arial"/>
          <w:color w:val="0000FF"/>
        </w:rPr>
        <w:t xml:space="preserve">because pooling genetically-distinct groups will result </w:t>
      </w:r>
      <w:r w:rsidRPr="00330D6B">
        <w:rPr>
          <w:rFonts w:ascii="Arial" w:hAnsi="Arial" w:cs="Arial"/>
        </w:rPr>
        <w:t xml:space="preserve">in an excess of homozygotes (positive </w:t>
      </w:r>
      <w:r w:rsidRPr="00330D6B">
        <w:rPr>
          <w:rFonts w:ascii="Arial" w:hAnsi="Arial" w:cs="Arial"/>
          <w:i/>
        </w:rPr>
        <w:t>F</w:t>
      </w:r>
      <w:r w:rsidRPr="00330D6B">
        <w:rPr>
          <w:rFonts w:ascii="Arial" w:hAnsi="Arial" w:cs="Arial"/>
          <w:vertAlign w:val="subscript"/>
        </w:rPr>
        <w:t>IS</w:t>
      </w:r>
      <w:r w:rsidRPr="00330D6B">
        <w:rPr>
          <w:rFonts w:ascii="Arial" w:hAnsi="Arial" w:cs="Arial"/>
        </w:rPr>
        <w:t xml:space="preserve">) across loci genome-wide (i.e., a </w:t>
      </w:r>
      <w:r w:rsidRPr="00330D6B">
        <w:rPr>
          <w:rFonts w:ascii="Arial" w:hAnsi="Arial" w:cs="Arial"/>
          <w:b/>
          <w:i/>
        </w:rPr>
        <w:t>Wahlund effect</w:t>
      </w:r>
      <w:r w:rsidRPr="00330D6B">
        <w:rPr>
          <w:rFonts w:ascii="Arial" w:hAnsi="Arial" w:cs="Arial"/>
        </w:rPr>
        <w:t>) and their removal can mask population structure (see Figure 2)</w:t>
      </w:r>
      <w:r w:rsidR="00AB2C25" w:rsidRPr="00330D6B">
        <w:rPr>
          <w:rFonts w:ascii="Arial" w:hAnsi="Arial" w:cs="Arial"/>
        </w:rPr>
        <w:fldChar w:fldCharType="begin"/>
      </w:r>
      <w:r w:rsidR="00AB2C25" w:rsidRPr="00330D6B">
        <w:rPr>
          <w:rFonts w:ascii="Arial" w:hAnsi="Arial" w:cs="Arial"/>
        </w:rPr>
        <w:instrText xml:space="preserve"> ADDIN ZOTERO_ITEM CSL_CITATION {"citationID":"lu19nOln","properties":{"formattedCitation":"\\super 57,79\\nosupersub{}","plainCitation":"57,79","noteIndex":0},"citationItems":[{"id":5230,"uris":["http://zotero.org/users/10196124/items/GCG564EL"],"itemData":{"id":5230,"type":"article-journal","abstract":"Testing for Hardy–Weinberg proportions (HWP) is routine in almost all genetic studies of natural populations, but many researchers do not demonstrate a full understanding of the purposes of these tests or how to interpret the results. Common problems include a lack of understanding of statistical power and the difference between statistical significance and biological significance, how to interpret results of multiple tests, and how to distinguish between various factors that can cause statistically significant departures. In this perspective, which focuses on analysis of genetic data for nonmodel species, I 1) review factors that can cause departures from HWP at individual loci and linkage disequilibrium (LD) at pairs of loci; 2) discuss commonly used tests for HWP and LD, with an emphasis on multiple-testing issues; 3) show how to distinguish among possible causes of departures from HWP; and 4) outline some simple steps to follow when significant test results are found. Finally, I 5) identify some issues that merit particular attention as we move into an era in which analysis of genomics-scale datasets for nonmodel species is commonplace.","container-title":"Journal of Heredity","DOI":"10.1093/jhered/esu062","ISSN":"0022-1503","issue":"1","journalAbbreviation":"Journal of Heredity","page":"1-19","title":"Testing for Hardy–Weinberg Proportions: Have We Lost the Plot?","volume":"106","author":[{"family":"Waples","given":"Robin S."}],"issued":{"date-parts":[["2015",1,1]]},"citation-key":"waplesTestingHardyWeinberg2015"}},{"id":5229,"uris":["http://zotero.org/users/10196124/items/QK6ZW9TZ"],"itemData":{"id":5229,"type":"article-journal","abstract":"Null alleles and Wahlund effects are well known causes of heterozygote deficits in empirical population genetics studies as compared to Hardy–Weinberg genotypic expectations. Some authors have theoretically studied the relationship of Wright’s FIS computed from subsamples displaying a Wahlund effect and FST before the Wahlund effect, as can occasionally be obtained from populations of long-lived organisms. In the 2 subsample case, a positive relationship between these 2 parameters across loci would represent a signature of Wahlund effects. Nevertheless, for most organisms, getting 2 independent subsamples of the same cohort and population, one with a Wahlund effect and the other without, is almost never achieved and most of the time, empirical population geneticists only collect a single sample, with or without a Wahlund effect, or with or without null alleles. Another issue is that null allele increase FIS and FST altogether and thus may also create such correlation. In this article, I show that, for organisms collected in a single sample, which corresponds to the most common situation, Wahlund effects and null alleles affect the values of both FIS and FST though in the opposite direction. I also show that Wahlund effect produces no or weak positive correlation between the 2 F-statistics, while null alleles generate a strong positive correlation between them. Variation of these F-statistics is small and even minimized for FST under Wahlund effects as compared to null alleles. I finally propose a determination key to interpret data with heterozygote deficits.","container-title":"Journal of Heredity","DOI":"10.1093/jhered/esx106","ISSN":"0022-1503","issue":"4","journalAbbreviation":"Journal of Heredity","page":"446-456","title":"Revisiting FIS, FST, Wahlund Effects, and Null Alleles","volume":"109","author":[{"family":"De Meeûs","given":"Thierry"}],"issued":{"date-parts":[["2018",5,11]]},"citation-key":"demeeusRevisitingFISFST2018"}}],"schema":"https://github.com/citation-style-language/schema/raw/master/csl-citation.json"} </w:instrText>
      </w:r>
      <w:r w:rsidR="00AB2C25" w:rsidRPr="00330D6B">
        <w:rPr>
          <w:rFonts w:ascii="Arial" w:hAnsi="Arial" w:cs="Arial"/>
        </w:rPr>
        <w:fldChar w:fldCharType="separate"/>
      </w:r>
      <w:r w:rsidR="00AB2C25" w:rsidRPr="00330D6B">
        <w:rPr>
          <w:rFonts w:ascii="Arial" w:hAnsi="Arial" w:cs="Arial"/>
          <w:vertAlign w:val="superscript"/>
        </w:rPr>
        <w:t>57,79</w:t>
      </w:r>
      <w:r w:rsidR="00AB2C25" w:rsidRPr="00330D6B">
        <w:rPr>
          <w:rFonts w:ascii="Arial" w:hAnsi="Arial" w:cs="Arial"/>
        </w:rPr>
        <w:fldChar w:fldCharType="end"/>
      </w:r>
      <w:r w:rsidRPr="00330D6B">
        <w:rPr>
          <w:rFonts w:ascii="Arial" w:hAnsi="Arial" w:cs="Arial"/>
        </w:rPr>
        <w:t>. Genome-wide heterozygote deficiency can also result from low sequencing coverage and allelic dropout, which can be difficult to differentiate from Wahlund effects (although the latter influences all loci independent of read depth</w:t>
      </w:r>
      <w:r w:rsidR="00AB2C25" w:rsidRPr="00330D6B">
        <w:rPr>
          <w:rFonts w:ascii="Arial" w:hAnsi="Arial" w:cs="Arial"/>
        </w:rPr>
        <w:fldChar w:fldCharType="begin"/>
      </w:r>
      <w:r w:rsidR="00AB2C25" w:rsidRPr="00330D6B">
        <w:rPr>
          <w:rFonts w:ascii="Arial" w:hAnsi="Arial" w:cs="Arial"/>
        </w:rPr>
        <w:instrText xml:space="preserve"> ADDIN ZOTERO_ITEM CSL_CITATION {"citationID":"OJF4FNks","properties":{"formattedCitation":"\\super 15,35\\nosupersub{}","plainCitation":"15,35","noteIndex":0},"citationItems":[{"id":5513,"uris":["http://zotero.org/users/10196124/items/PCJG4PT2"],"itemData":{"id":5513,"type":"book","abstract":"Loss of biodiversity is among the greatest problems facing the world today. Conservation and the Genomics of Populations gives a comprehensive overview of the essential background, concepts, and tools needed to understand how genetic information can be used to conserve species threatened with extinction, and to manage species of ecological or commercial importance. New molecular techniques, statistical methods, and computer programs, genetic principles, and methods are becoming increasingly useful in the conservation of biological diversity. Using a balance of data and theory, coupled with basic and applied research examples, this book examines genetic and phenotypic variation in natural populations, the principles and mechanisms of evolutionary change, the interpretation of genetic data from natural populations, and how these can be applied to conservation. The book includes examples from plants, animals, and microbes in wild and captive populations. This third edition has been thoroughly revised to include advances in genomics and contains new chapters on population genomics, genetic monitoring, and conservation genetics in practice, as well as new sections on climate change, emerging diseases, metagenomics, and more. More than one-third of the references in this edition were published after the previous edition. Each of the 24 chapters and the Appendix end with a Guest Box written by an expert who provides an example of the principles presented in the chapter from their own work. This book is essential for advanced undergraduate and graduate students of conservation genetics, natural resource management, and conservation biology, as well as professional conservation biologists and policy-makers working for wildlife and habitat management agencies. Much of the book will also interest nonprofessionals who are curious about the role of genetics in conservation and management of wild and captive populations.","ISBN":"978-0-19-885656-6","note":"DOI: 10.1093/oso/9780198856566.001.0001","publisher":"Oxford University Press","title":"Conservation and the Genomics of Populations","URL":"https://doi.org/10.1093/oso/9780198856566.001.0001","author":[{"family":"Allendorf","given":"Fred W."},{"family":"Funk","given":"W. Chris"},{"family":"Aitken","given":"Sally N."},{"family":"Byrne","given":"Margaret"},{"family":"Luikart","given":"Gordon"},{"family":"Antunes","given":"Agostinho"}],"accessed":{"date-parts":[["2023",7,11]]},"issued":{"date-parts":[["2022",2,10]]},"citation-key":"allendorfConservationGenomicsPopulations2022"}},{"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S."},{"family":"Luikart","given":"Gordon"}],"issued":{"date-parts":[["2018",9,1]]},"citation-key":"hendricksRecentAdvancesConservation2018"}}],"schema":"https://github.com/citation-style-language/schema/raw/master/csl-citation.json"} </w:instrText>
      </w:r>
      <w:r w:rsidR="00AB2C25" w:rsidRPr="00330D6B">
        <w:rPr>
          <w:rFonts w:ascii="Arial" w:hAnsi="Arial" w:cs="Arial"/>
        </w:rPr>
        <w:fldChar w:fldCharType="separate"/>
      </w:r>
      <w:r w:rsidR="00AB2C25" w:rsidRPr="00330D6B">
        <w:rPr>
          <w:rFonts w:ascii="Arial" w:hAnsi="Arial" w:cs="Arial"/>
          <w:vertAlign w:val="superscript"/>
        </w:rPr>
        <w:t>15,35</w:t>
      </w:r>
      <w:r w:rsidR="00AB2C25" w:rsidRPr="00330D6B">
        <w:rPr>
          <w:rFonts w:ascii="Arial" w:hAnsi="Arial" w:cs="Arial"/>
        </w:rPr>
        <w:fldChar w:fldCharType="end"/>
      </w:r>
      <w:r w:rsidRPr="00330D6B">
        <w:rPr>
          <w:rFonts w:ascii="Arial" w:hAnsi="Arial" w:cs="Arial"/>
        </w:rPr>
        <w:t>). If a specific locus shows a consistent HWP deviation (</w:t>
      </w:r>
      <w:r w:rsidRPr="00330D6B">
        <w:rPr>
          <w:rFonts w:ascii="Arial" w:hAnsi="Arial" w:cs="Arial"/>
          <w:i/>
        </w:rPr>
        <w:t>e.g.,</w:t>
      </w:r>
      <w:r w:rsidRPr="00330D6B">
        <w:rPr>
          <w:rFonts w:ascii="Arial" w:hAnsi="Arial" w:cs="Arial"/>
        </w:rPr>
        <w:t xml:space="preserve"> positive or negative </w:t>
      </w:r>
      <w:r w:rsidRPr="00330D6B">
        <w:rPr>
          <w:rFonts w:ascii="Arial" w:hAnsi="Arial" w:cs="Arial"/>
          <w:i/>
        </w:rPr>
        <w:t>F</w:t>
      </w:r>
      <w:r w:rsidRPr="00330D6B">
        <w:rPr>
          <w:rFonts w:ascii="Arial" w:hAnsi="Arial" w:cs="Arial"/>
          <w:vertAlign w:val="subscript"/>
        </w:rPr>
        <w:t>IS</w:t>
      </w:r>
      <w:r w:rsidRPr="00330D6B">
        <w:rPr>
          <w:rFonts w:ascii="Arial" w:hAnsi="Arial" w:cs="Arial"/>
        </w:rPr>
        <w:t>) in multiple different groups, it may indicate genotyping error (</w:t>
      </w:r>
      <w:r w:rsidRPr="00330D6B">
        <w:rPr>
          <w:rFonts w:ascii="Arial" w:hAnsi="Arial" w:cs="Arial"/>
          <w:i/>
        </w:rPr>
        <w:t>e.g.</w:t>
      </w:r>
      <w:r w:rsidRPr="00330D6B">
        <w:rPr>
          <w:rFonts w:ascii="Arial" w:hAnsi="Arial" w:cs="Arial"/>
        </w:rPr>
        <w:t>, allelic drop-out) or alignment or genome assembly errors (beyond natural/biological processes</w:t>
      </w:r>
      <w:r w:rsidR="00AB2C25" w:rsidRPr="00330D6B">
        <w:rPr>
          <w:rFonts w:ascii="Arial" w:hAnsi="Arial" w:cs="Arial"/>
        </w:rPr>
        <w:fldChar w:fldCharType="begin"/>
      </w:r>
      <w:r w:rsidR="00AB2C25" w:rsidRPr="00330D6B">
        <w:rPr>
          <w:rFonts w:ascii="Arial" w:hAnsi="Arial" w:cs="Arial"/>
        </w:rPr>
        <w:instrText xml:space="preserve"> ADDIN ZOTERO_ITEM CSL_CITATION {"citationID":"aNuFs9JO","properties":{"formattedCitation":"\\super 65\\nosupersub{}","plainCitation":"65","noteIndex":0},"citationItems":[{"id":5518,"uris":["http://zotero.org/users/10196124/items/QHZUH3H3"],"itemData":{"id":5518,"type":"article-journal","abstract":"Statistical tests for Hardy–Weinberg equilibrium have been an important tool for detecting genotyping errors in the past, and remain important in the quality control of next generation sequence data. In this paper, we analyze complete chromosomes of the 1000 genomes project by using exact test procedures for autosomal and X-chromosomal variants. We find that the rate of disequilibrium largely exceeds what might be expected by chance alone for all chromosomes. Observed disequilibrium is, in about 60% of the cases, due to heterozygote excess. We suggest that most excess disequilibrium can be explained by sequencing problems, and hypothesize mechanisms that can explain exceptional heterozygosities. We report higher rates of disequilibrium for the MHC region on chromosome 6, regions flanking centromeres and p-arms of acrocentric chromosomes. We also detected long-range haplotypes and areas with incidental high disequilibrium. We report disequilibrium to be related to read depth, with variants having extreme read depths being more likely to be out of equilibrium. Disequilibrium rates were found to be 11 times higher in segmental duplications and simple tandem repeat regions. The variants with significant disequilibrium are seen to be concentrated in these areas. For next generation sequence data, Hardy–Weinberg disequilibrium seems to be a major indicator for copy number variation.","container-title":"Human Genetics","DOI":"10.1007/s00439-017-1786-7","ISSN":"1432-1203","issue":"6","journalAbbreviation":"Human Genetics","page":"727-741","title":"A genome-wide study of Hardy–Weinberg equilibrium with next generation sequence data","volume":"136","author":[{"family":"Graffelman","given":"Jan"},{"family":"Jain","given":"Deepti"},{"family":"Weir","given":"Bruce"}],"issued":{"date-parts":[["2017",6,1]]},"citation-key":"graffelmanGenomewideStudyHardy2017"}}],"schema":"https://github.com/citation-style-language/schema/raw/master/csl-citation.json"} </w:instrText>
      </w:r>
      <w:r w:rsidR="00AB2C25" w:rsidRPr="00330D6B">
        <w:rPr>
          <w:rFonts w:ascii="Arial" w:hAnsi="Arial" w:cs="Arial"/>
        </w:rPr>
        <w:fldChar w:fldCharType="separate"/>
      </w:r>
      <w:r w:rsidR="00AB2C25" w:rsidRPr="00330D6B">
        <w:rPr>
          <w:rFonts w:ascii="Arial" w:hAnsi="Arial" w:cs="Arial"/>
          <w:vertAlign w:val="superscript"/>
        </w:rPr>
        <w:t>65</w:t>
      </w:r>
      <w:r w:rsidR="00AB2C25" w:rsidRPr="00330D6B">
        <w:rPr>
          <w:rFonts w:ascii="Arial" w:hAnsi="Arial" w:cs="Arial"/>
        </w:rPr>
        <w:fldChar w:fldCharType="end"/>
      </w:r>
      <w:r w:rsidRPr="00330D6B">
        <w:rPr>
          <w:rFonts w:ascii="Arial" w:hAnsi="Arial" w:cs="Arial"/>
        </w:rPr>
        <w:t>). On the other hand, consistent, multilocus within-group deviations may instead indicate inbreeding, underlying cryptic population structure, and/or assortative mating.</w:t>
      </w:r>
    </w:p>
    <w:p w14:paraId="14EE2C51" w14:textId="77777777" w:rsidR="00330D6B" w:rsidRPr="00330D6B" w:rsidRDefault="00330D6B">
      <w:pPr>
        <w:spacing w:before="200" w:after="0"/>
        <w:rPr>
          <w:rFonts w:ascii="Arial" w:hAnsi="Arial" w:cs="Arial"/>
          <w:b/>
        </w:rPr>
      </w:pPr>
    </w:p>
    <w:p w14:paraId="0000002E" w14:textId="52D54F7A" w:rsidR="0088299C" w:rsidRPr="00330D6B" w:rsidRDefault="00330D6B">
      <w:pPr>
        <w:keepNext/>
        <w:spacing w:before="200" w:after="0"/>
        <w:ind w:firstLine="0"/>
        <w:rPr>
          <w:rFonts w:ascii="Arial" w:hAnsi="Arial" w:cs="Arial"/>
          <w:b/>
        </w:rPr>
      </w:pPr>
      <w:r>
        <w:rPr>
          <w:rFonts w:ascii="Arial" w:hAnsi="Arial" w:cs="Arial"/>
          <w:b/>
        </w:rPr>
        <w:t xml:space="preserve">[H1] </w:t>
      </w:r>
      <w:r w:rsidRPr="00330D6B">
        <w:rPr>
          <w:rFonts w:ascii="Arial" w:hAnsi="Arial" w:cs="Arial"/>
          <w:b/>
        </w:rPr>
        <w:t>Solutions and best practices</w:t>
      </w:r>
    </w:p>
    <w:p w14:paraId="0000002F" w14:textId="64A1AA5F" w:rsidR="0088299C" w:rsidRPr="00330D6B" w:rsidRDefault="00000000" w:rsidP="00330D6B">
      <w:pPr>
        <w:keepNext/>
        <w:spacing w:before="0" w:after="0"/>
        <w:rPr>
          <w:rFonts w:ascii="Arial" w:hAnsi="Arial" w:cs="Arial"/>
        </w:rPr>
      </w:pPr>
      <w:r w:rsidRPr="00330D6B">
        <w:rPr>
          <w:rFonts w:ascii="Arial" w:hAnsi="Arial" w:cs="Arial"/>
        </w:rPr>
        <w:t>Filtering is a powerful tool that should be applied thoughtfully, early, and often throughout genomic dataset construction and analysis to test for the effects of broad-ranging problems (</w:t>
      </w:r>
      <w:r w:rsidRPr="00330D6B">
        <w:rPr>
          <w:rFonts w:ascii="Arial" w:hAnsi="Arial" w:cs="Arial"/>
          <w:i/>
        </w:rPr>
        <w:t>e.g.</w:t>
      </w:r>
      <w:r w:rsidRPr="00330D6B">
        <w:rPr>
          <w:rFonts w:ascii="Arial" w:hAnsi="Arial" w:cs="Arial"/>
        </w:rPr>
        <w:t>, experimental, sample collection, labeling, or library preparation errors; batch-effect sequencing and genome assembly errors), and to detect interesting biological phenomena (</w:t>
      </w:r>
      <w:r w:rsidRPr="00330D6B">
        <w:rPr>
          <w:rFonts w:ascii="Arial" w:hAnsi="Arial" w:cs="Arial"/>
          <w:i/>
        </w:rPr>
        <w:t>e.g.</w:t>
      </w:r>
      <w:r w:rsidRPr="00330D6B">
        <w:rPr>
          <w:rFonts w:ascii="Arial" w:hAnsi="Arial" w:cs="Arial"/>
        </w:rPr>
        <w:t>, natural selection, structural variants, Wahlund effects). Even in highly-studied species, such as humans, thoughtful and multi-faceted filtering is important as novel structural and genetic variants occur within every population</w:t>
      </w:r>
      <w:r w:rsidR="00AB2C25" w:rsidRPr="00330D6B">
        <w:rPr>
          <w:rFonts w:ascii="Arial" w:hAnsi="Arial" w:cs="Arial"/>
        </w:rPr>
        <w:fldChar w:fldCharType="begin"/>
      </w:r>
      <w:r w:rsidR="00AB2C25" w:rsidRPr="00330D6B">
        <w:rPr>
          <w:rFonts w:ascii="Arial" w:hAnsi="Arial" w:cs="Arial"/>
        </w:rPr>
        <w:instrText xml:space="preserve"> ADDIN ZOTERO_ITEM CSL_CITATION {"citationID":"troRejXg","properties":{"formattedCitation":"\\super 80\\nosupersub{}","plainCitation":"80","noteIndex":0},"citationItems":[{"id":5437,"uris":["http://zotero.org/users/10196124/items/REM58CZU"],"itemData":{"id":5437,"type":"article-journal","abstract":"Large structural variants (SVs) in the human genome are difficult to detect and study by conventional sequencing technologies. With long-range genome analysis platforms, such as optical mapping, one can identify large SVs (&gt;2 kb) across the genome in one experiment. Analyzing optical genome maps of 154 individuals from the 26 populations sequenced in the 1000 Genomes Project, we find that phylogenetic population patterns of large SVs are similar to those of single nucleotide variations in 86% of the human genome, while ~2% of the genome has high structural complexity. We are able to characterize SVs in many intractable regions of the genome, including segmental duplications and subtelomeric, pericentromeric, and acrocentric areas. In addition, we discover ~60 Mb of non-redundant genome content missing in the reference genome sequence assembly. Our results highlight the need for a comprehensive set of alternate haplotypes from different populations to represent SV patterns in the genome.","container-title":"Nature Communications","DOI":"10.1038/s41467-019-08992-7","ISSN":"2041-1723","issue":"1","journalAbbreviation":"Nature Communications","page":"1025","title":"Genome maps across 26 human populations reveal population-specific patterns of structural variation","volume":"10","author":[{"family":"Levy-Sakin","given":"Michal"},{"family":"Pastor","given":"Steven"},{"family":"Mostovoy","given":"Yulia"},{"family":"Li","given":"Le"},{"family":"Leung","given":"Alden K. Y."},{"family":"McCaffrey","given":"Jennifer"},{"family":"Young","given":"Eleanor"},{"family":"Lam","given":"Ernest T."},{"family":"Hastie","given":"Alex R."},{"family":"Wong","given":"Karen H. Y."},{"family":"Chung","given":"Claire Y. L."},{"family":"Ma","given":"Walfred"},{"family":"Sibert","given":"Justin"},{"family":"Rajagopalan","given":"Ramakrishnan"},{"family":"Jin","given":"Nana"},{"family":"Chow","given":"Eugene Y. C."},{"family":"Chu","given":"Catherine"},{"family":"Poon","given":"Annie"},{"family":"Lin","given":"Chin"},{"family":"Naguib","given":"Ahmed"},{"family":"Wang","given":"Wei-Ping"},{"family":"Cao","given":"Han"},{"family":"Chan","given":"Ting-Fung"},{"family":"Yip","given":"Kevin Y."},{"family":"Xiao","given":"Ming"},{"family":"Kwok","given":"Pui-Yan"}],"issued":{"date-parts":[["2019",3,4]]},"citation-key":"levy-sakinGenomeMaps262019"}}],"schema":"https://github.com/citation-style-language/schema/raw/master/csl-citation.json"} </w:instrText>
      </w:r>
      <w:r w:rsidR="00AB2C25" w:rsidRPr="00330D6B">
        <w:rPr>
          <w:rFonts w:ascii="Arial" w:hAnsi="Arial" w:cs="Arial"/>
        </w:rPr>
        <w:fldChar w:fldCharType="separate"/>
      </w:r>
      <w:r w:rsidR="00AB2C25" w:rsidRPr="00330D6B">
        <w:rPr>
          <w:rFonts w:ascii="Arial" w:hAnsi="Arial" w:cs="Arial"/>
          <w:vertAlign w:val="superscript"/>
        </w:rPr>
        <w:t>80</w:t>
      </w:r>
      <w:r w:rsidR="00AB2C25" w:rsidRPr="00330D6B">
        <w:rPr>
          <w:rFonts w:ascii="Arial" w:hAnsi="Arial" w:cs="Arial"/>
        </w:rPr>
        <w:fldChar w:fldCharType="end"/>
      </w:r>
      <w:r w:rsidRPr="00330D6B">
        <w:rPr>
          <w:rFonts w:ascii="Arial" w:hAnsi="Arial" w:cs="Arial"/>
        </w:rPr>
        <w:t>, and failing to account for them may curtail power to identify causal associations or even lead to incorrect inferences</w:t>
      </w:r>
      <w:r w:rsidR="00AB2C25" w:rsidRPr="00330D6B">
        <w:rPr>
          <w:rFonts w:ascii="Arial" w:hAnsi="Arial" w:cs="Arial"/>
        </w:rPr>
        <w:fldChar w:fldCharType="begin"/>
      </w:r>
      <w:r w:rsidR="00AB2C25" w:rsidRPr="00330D6B">
        <w:rPr>
          <w:rFonts w:ascii="Arial" w:hAnsi="Arial" w:cs="Arial"/>
        </w:rPr>
        <w:instrText xml:space="preserve"> ADDIN ZOTERO_ITEM CSL_CITATION {"citationID":"kXSEMtmq","properties":{"formattedCitation":"\\super 54\\nosupersub{}","plainCitation":"54","noteIndex":0},"citationItems":[{"id":5506,"uris":["http://zotero.org/users/10196124/items/3ENS6SXW"],"itemData":{"id":5506,"type":"article-journal","abstract":"Restriction site-associated DNA sequencing (RADseq) allows the genotyping of thousands of single nucleotide polymorphisms (SNPs) in many individuals at a reduced cost. However, achieving the desired sequencing depth is challenging in non-model organisms, where the expected number of RADseq loci is unknown. The impact of low coverage sequencing in RADseq experiment on the estimated population genetic parameters has not yet been fully characterized. Here we performed an in silico RADseq experiment by extracting loci from whole genome sequences of diploid individuals simulated under various demographic scenarios. We generated fastq files from the extracted loci and evaluated the performance of three bioinformatics pipelines to discover genetic variants, namely STACKS v.1, STACKS v.2 and ANGSD. We specifically focused on the accuracy of each pipeline to produce datasets retrieving the genetic variability and the historical demography of the simulated populations for several average depth of coverage. For low coverage datasets (&amp;lt;15x) STACKS v.1 and, to a lesser extent, STACKS v.2, were highly sensible to assembly parameters, showing for all scenarios: i) deficit in genetic diversity; ii) site frequency spectrum (SFS) skewed toward low frequency variants. This led to a pronounced bias in the inferred demographic history, particularly for larger samples size, a parameter typically associated with greater confidence in the inferences. Conversely, ANGSD correctly retrieved the genetic variability for most of the simulated scenarios and assembly parameters. We confirmed our findings, based on simulated data, in an empirical RADseq dataset and provide practical guidelines to perform robust demographic inferences in low coverage experiments.","archive_location":"PPR651362","DOI":"10.22541/au.168252801.19878064/v1","note":"publisher: Authorea Preprints","title":"Population genetics using low coverage RADseq data in non-model organisms: biases and solutions","URL":"http://europepmc.org/abstract/PPR/PPR651362","author":[{"family":"Mona","given":"Stefano"},{"family":"Benazzo","given":"Andrea"},{"family":"Delrieu-Trottin","given":"Erwan"},{"family":"Lesturgie","given":"Pierre"}],"issued":{"date-parts":[["2023"]]},"citation-key":"monaPopulationGeneticsUsing2023"}}],"schema":"https://github.com/citation-style-language/schema/raw/master/csl-citation.json"} </w:instrText>
      </w:r>
      <w:r w:rsidR="00AB2C25" w:rsidRPr="00330D6B">
        <w:rPr>
          <w:rFonts w:ascii="Arial" w:hAnsi="Arial" w:cs="Arial"/>
        </w:rPr>
        <w:fldChar w:fldCharType="separate"/>
      </w:r>
      <w:r w:rsidR="00AB2C25" w:rsidRPr="00330D6B">
        <w:rPr>
          <w:rFonts w:ascii="Arial" w:hAnsi="Arial" w:cs="Arial"/>
          <w:vertAlign w:val="superscript"/>
        </w:rPr>
        <w:t>54</w:t>
      </w:r>
      <w:r w:rsidR="00AB2C25" w:rsidRPr="00330D6B">
        <w:rPr>
          <w:rFonts w:ascii="Arial" w:hAnsi="Arial" w:cs="Arial"/>
        </w:rPr>
        <w:fldChar w:fldCharType="end"/>
      </w:r>
      <w:r w:rsidRPr="00330D6B">
        <w:rPr>
          <w:rFonts w:ascii="Arial" w:hAnsi="Arial" w:cs="Arial"/>
        </w:rPr>
        <w:t>.</w:t>
      </w:r>
    </w:p>
    <w:p w14:paraId="00000030" w14:textId="56FFF69A" w:rsidR="0088299C" w:rsidRPr="00330D6B" w:rsidRDefault="00000000">
      <w:pPr>
        <w:spacing w:before="200" w:after="0"/>
        <w:rPr>
          <w:rFonts w:ascii="Arial" w:hAnsi="Arial" w:cs="Arial"/>
          <w:color w:val="0000FF"/>
        </w:rPr>
      </w:pPr>
      <w:r w:rsidRPr="00330D6B">
        <w:rPr>
          <w:rFonts w:ascii="Arial" w:hAnsi="Arial" w:cs="Arial"/>
        </w:rPr>
        <w:t xml:space="preserve">Because different filtering choices can result in different downstream inferences, we recommend that </w:t>
      </w:r>
      <w:r w:rsidRPr="00330D6B">
        <w:rPr>
          <w:rFonts w:ascii="Arial" w:hAnsi="Arial" w:cs="Arial"/>
          <w:i/>
        </w:rPr>
        <w:t xml:space="preserve">distinctively-filtered versions of the same dataset should be </w:t>
      </w:r>
      <w:r w:rsidRPr="00330D6B">
        <w:rPr>
          <w:rFonts w:ascii="Arial" w:hAnsi="Arial" w:cs="Arial"/>
          <w:i/>
          <w:color w:val="0000FF"/>
        </w:rPr>
        <w:t>used to quantify</w:t>
      </w:r>
      <w:r w:rsidRPr="00330D6B">
        <w:rPr>
          <w:rFonts w:ascii="Arial" w:hAnsi="Arial" w:cs="Arial"/>
          <w:i/>
        </w:rPr>
        <w:t xml:space="preserve"> the effects of filtering and to address specific research questions</w:t>
      </w:r>
      <w:r w:rsidRPr="00330D6B">
        <w:rPr>
          <w:rFonts w:ascii="Arial" w:hAnsi="Arial" w:cs="Arial"/>
        </w:rPr>
        <w:t xml:space="preserve">. Investigators should </w:t>
      </w:r>
      <w:r w:rsidRPr="00330D6B">
        <w:rPr>
          <w:rFonts w:ascii="Arial" w:hAnsi="Arial" w:cs="Arial"/>
          <w:color w:val="0000FF"/>
        </w:rPr>
        <w:t>report the effects of their filters</w:t>
      </w:r>
      <w:r w:rsidRPr="00330D6B">
        <w:rPr>
          <w:rFonts w:ascii="Arial" w:hAnsi="Arial" w:cs="Arial"/>
        </w:rPr>
        <w:t xml:space="preserve"> on downstream analyses and think critically to ensure that the filtered datasets used to answer specific questions are appropriate and do not themselves create a significant source of bias. </w:t>
      </w:r>
      <w:r w:rsidRPr="00330D6B">
        <w:rPr>
          <w:rFonts w:ascii="Arial" w:hAnsi="Arial" w:cs="Arial"/>
          <w:color w:val="0000FF"/>
        </w:rPr>
        <w:t>In addition, investigators should also remember that different questions or approaches may require additional, different sets of filters,</w:t>
      </w:r>
      <w:r w:rsidRPr="00330D6B">
        <w:rPr>
          <w:rFonts w:ascii="Arial" w:hAnsi="Arial" w:cs="Arial"/>
        </w:rPr>
        <w:t xml:space="preserve"> even within the same study </w:t>
      </w:r>
      <w:r w:rsidRPr="00330D6B">
        <w:rPr>
          <w:rFonts w:ascii="Arial" w:hAnsi="Arial" w:cs="Arial"/>
          <w:color w:val="0000FF"/>
        </w:rPr>
        <w:t>(Box 2; Fig. 3)</w:t>
      </w:r>
      <w:r w:rsidRPr="00330D6B">
        <w:rPr>
          <w:rFonts w:ascii="Arial" w:hAnsi="Arial" w:cs="Arial"/>
        </w:rPr>
        <w:t>. For example, researchers should consider using low-stringency MAF filters for several demographic inferences (</w:t>
      </w:r>
      <w:r w:rsidRPr="00330D6B">
        <w:rPr>
          <w:rFonts w:ascii="Arial" w:hAnsi="Arial" w:cs="Arial"/>
          <w:i/>
        </w:rPr>
        <w:t>e.g</w:t>
      </w:r>
      <w:r w:rsidRPr="00330D6B">
        <w:rPr>
          <w:rFonts w:ascii="Arial" w:hAnsi="Arial" w:cs="Arial"/>
        </w:rPr>
        <w:t>., Tajima’s D; SFS) but relatively stringent MAF filters for delineating populations</w:t>
      </w:r>
      <w:r w:rsidR="00AB2C25" w:rsidRPr="00330D6B">
        <w:rPr>
          <w:rFonts w:ascii="Arial" w:hAnsi="Arial" w:cs="Arial"/>
        </w:rPr>
        <w:fldChar w:fldCharType="begin"/>
      </w:r>
      <w:r w:rsidR="00AB2C25" w:rsidRPr="00330D6B">
        <w:rPr>
          <w:rFonts w:ascii="Arial" w:hAnsi="Arial" w:cs="Arial"/>
        </w:rPr>
        <w:instrText xml:space="preserve"> ADDIN ZOTERO_ITEM CSL_CITATION {"citationID":"a2MYF9IJ","properties":{"formattedCitation":"\\super 34\\nosupersub{}","plainCitation":"34","noteIndex":0},"citationItems":[{"id":5220,"uris":["http://zotero.org/users/10196124/items/WGHM5ZVD"],"itemData":{"id":5220,"type":"article-journal","abstract":"Abstract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Ltd\nCitation Key: linckMinorAlleleFrequency2019","page":"639-647","title":"Minor allele frequency thresholds strongly affect population structure inference with genomic data sets","volume":"19","author":[{"family":"Linck","given":"Ethan"},{"family":"Battey","given":"C. J."}],"issued":{"date-parts":[["2019",5,1]]},"citation-key":"linckMinorAlleleFrequency2019"}}],"schema":"https://github.com/citation-style-language/schema/raw/master/csl-citation.json"} </w:instrText>
      </w:r>
      <w:r w:rsidR="00AB2C25" w:rsidRPr="00330D6B">
        <w:rPr>
          <w:rFonts w:ascii="Arial" w:hAnsi="Arial" w:cs="Arial"/>
        </w:rPr>
        <w:fldChar w:fldCharType="separate"/>
      </w:r>
      <w:r w:rsidR="00AB2C25" w:rsidRPr="00330D6B">
        <w:rPr>
          <w:rFonts w:ascii="Arial" w:hAnsi="Arial" w:cs="Arial"/>
          <w:vertAlign w:val="superscript"/>
        </w:rPr>
        <w:t>34</w:t>
      </w:r>
      <w:r w:rsidR="00AB2C25" w:rsidRPr="00330D6B">
        <w:rPr>
          <w:rFonts w:ascii="Arial" w:hAnsi="Arial" w:cs="Arial"/>
        </w:rPr>
        <w:fldChar w:fldCharType="end"/>
      </w:r>
      <w:r w:rsidRPr="00330D6B">
        <w:rPr>
          <w:rFonts w:ascii="Arial" w:hAnsi="Arial" w:cs="Arial"/>
        </w:rPr>
        <w:t>, planning genomically informed breeding strategies</w:t>
      </w:r>
      <w:r w:rsidR="00AB2C25" w:rsidRPr="00330D6B">
        <w:rPr>
          <w:rFonts w:ascii="Arial" w:hAnsi="Arial" w:cs="Arial"/>
        </w:rPr>
        <w:fldChar w:fldCharType="begin"/>
      </w:r>
      <w:r w:rsidR="00AB2C25" w:rsidRPr="00330D6B">
        <w:rPr>
          <w:rFonts w:ascii="Arial" w:hAnsi="Arial" w:cs="Arial"/>
        </w:rPr>
        <w:instrText xml:space="preserve"> ADDIN ZOTERO_ITEM CSL_CITATION {"citationID":"N7Wx20wn","properties":{"formattedCitation":"\\super 81\\nosupersub{}","plainCitation":"81","noteIndex":0},"citationItems":[{"id":5527,"uris":["http://zotero.org/users/10196124/items/38567NVZ"],"itemData":{"id":5527,"type":"article-journal","abstract":"Genomic Selection (GS) has been proved to be a powerful tool for estimating genetic values in plant and livestock breeding. Newly developed sequencing technologies have dramatically reduced the cost of genotyping and significantly increased the scale of genotype data that used for GS. Meanwhile, state-of-the-art statistical methods were developed to make the best use of high marker density genotype data. In this study, 14 traits from four data sets of three species (maize, cattle, and pig) and five influential factors that affect the prediction accuracy were evaluated, including marker density (from 1 to ~600 k), statistical method (GBLUP-A, GBLUP-AD, and BayesR), minor allele frequency (MAF), heritability, and genetic architecture. Results indicate that in the GBLUP method, higher marker density leads to a higher prediction accuracy. In contrast, BayesR method needs more Monte Carlo Markov Chain (MCMC) iterations to reach the convergence and get reliable prediction values. BayesR outperforms GBLUP in predicting high or medium heritability trait that affected by one or several genes with large effects, while GBLUP performs similarly or slightly better than BayesR in predicting low heritability trait that controlled by a large amount of genes with minor effects. Prediction accuracy of trait with complex genetic architecture can be improved by increasing the marker density. Interestingly, for simple traits that controlled by one or several genes with large effects, higher marker density can cause a lower prediction accuracy if the QTN is included, but leads to a higher prediction accuracy if the QTN is excluded. The quantity of genetic markers with low MAF would not significantly affect the prediction accuracy of GBLUP, but results in a bad prediction accuracy performance of BayesR method. Compared with GBLUP-A, GBLUP-AD didn't show any advantages in capturing the non-additive variance for the traits with high heritability. The factors that affected prediction accuracy are discussed in this study and indicate that a combination of either GBLUP or BayesR method with moderate marker density and favorable polymorphism single nucleotide polymorphisms (SNPs) (~25 k SNPs) would always produce a good and stable prediction accuracy with acceptable breeding and computational costs.","container-title":"Frontiers in Genetics","ISSN":"1664-8021","journalAbbreviation":"Frontiers in Genetics","title":"Factors Affecting the Accuracy of Genomic Selection for Agricultural Economic Traits in Maize, Cattle, and Pig Populations","URL":"https://www.frontiersin.org/articles/10.3389/fgene.2019.00189","volume":"10","author":[{"family":"Zhang","given":"Haohao"},{"family":"Yin","given":"Lilin"},{"family":"Wang","given":"Meiyue"},{"family":"Yuan","given":"Xiaohui"},{"family":"Liu","given":"Xiaolei"}],"issued":{"date-parts":[["2019"]]},"citation-key":"zhangFactorsAffectingAccuracy2019"}}],"schema":"https://github.com/citation-style-language/schema/raw/master/csl-citation.json"} </w:instrText>
      </w:r>
      <w:r w:rsidR="00AB2C25" w:rsidRPr="00330D6B">
        <w:rPr>
          <w:rFonts w:ascii="Arial" w:hAnsi="Arial" w:cs="Arial"/>
        </w:rPr>
        <w:fldChar w:fldCharType="separate"/>
      </w:r>
      <w:r w:rsidR="00AB2C25" w:rsidRPr="00330D6B">
        <w:rPr>
          <w:rFonts w:ascii="Arial" w:hAnsi="Arial" w:cs="Arial"/>
          <w:vertAlign w:val="superscript"/>
        </w:rPr>
        <w:t>81</w:t>
      </w:r>
      <w:r w:rsidR="00AB2C25" w:rsidRPr="00330D6B">
        <w:rPr>
          <w:rFonts w:ascii="Arial" w:hAnsi="Arial" w:cs="Arial"/>
        </w:rPr>
        <w:fldChar w:fldCharType="end"/>
      </w:r>
      <w:r w:rsidRPr="00330D6B">
        <w:rPr>
          <w:rFonts w:ascii="Arial" w:hAnsi="Arial" w:cs="Arial"/>
        </w:rPr>
        <w:t xml:space="preserve">, or for estimating individual </w:t>
      </w:r>
      <w:r w:rsidRPr="00330D6B">
        <w:rPr>
          <w:rFonts w:ascii="Arial" w:hAnsi="Arial" w:cs="Arial"/>
        </w:rPr>
        <w:lastRenderedPageBreak/>
        <w:t>relatedness</w:t>
      </w:r>
      <w:r w:rsidR="00AB2C25" w:rsidRPr="00330D6B">
        <w:rPr>
          <w:rFonts w:ascii="Arial" w:hAnsi="Arial" w:cs="Arial"/>
        </w:rPr>
        <w:fldChar w:fldCharType="begin"/>
      </w:r>
      <w:r w:rsidR="00AB2C25" w:rsidRPr="00330D6B">
        <w:rPr>
          <w:rFonts w:ascii="Arial" w:hAnsi="Arial" w:cs="Arial"/>
        </w:rPr>
        <w:instrText xml:space="preserve"> ADDIN ZOTERO_ITEM CSL_CITATION {"citationID":"5uVMUqWh","properties":{"formattedCitation":"\\super 82\\uc0\\u8211{}84\\nosupersub{}","plainCitation":"82–84","noteIndex":0},"citationItems":[{"id":5490,"uris":["http://zotero.org/users/10196124/items/P8SF247Q"],"itemData":{"id":5490,"type":"article-journal","abstract":"Likelihood-based parentage inference depends on the distribution of a likelihood-ratio statistic, which, in most cases of interest, cannot be exactly determined, but only approximated by Monte Carlo simulation. We provide importance-sampling algorithms for efficiently approximating very small tail probabilities in the distribution of the likelihood-ratio statistic. These importance-sampling methods allow the estimation of small false-positive rates and hence permit likelihood-based inference of parentage in large studies involving a great number of potential parents and many potential offspring. We investigate the performance of these importance-sampling algorithms in the context of parentage inference using single-nucleotide polymorphism (SNP) data and find that they may accelerate the computation of tail probabilities &amp;gt;1 millionfold. We subsequently use the importance-sampling algorithms to calculate the power available with SNPs for large-scale parentage studies, paying particular attention to the effect of genotyping errors and the occurrence of related individuals among the members of the putative mother–father–offspring trios. These simulations show that 60–100 SNPs may allow accurate pedigree reconstruction, even in situations involving thousands of potential mothers, fathers, and offspring. In addition, we compare the power of exclusion-based parentage inference to that of the likelihood-based method. Likelihood-based inference is much more powerful under many conditions; exclusion-based inference would require 40% more SNP loci to achieve the same accuracy as the likelihood-based approach in one common scenario. Our results demonstrate that SNPs are a powerful tool for parentage inference in large managed and/or natural populations.","container-title":"Genetics","DOI":"10.1534/genetics.105.048074","ISSN":"1943-2631","issue":"4","journalAbbreviation":"Genetics","page":"2567-2582","title":"The Power of Single-Nucleotide Polymorphisms for Large-Scale Parentage Inference","volume":"172","author":[{"family":"Anderson","given":"Eric C"},{"family":"Garza","given":"John Carlos"}],"issued":{"date-parts":[["2006",4,1]]},"citation-key":"andersonPowerSingleNucleotidePolymorphisms2006"}},{"id":5488,"uris":["http://zotero.org/users/10196124/items/62W6EEX5"],"itemData":{"id":5488,"type":"article-journal","container-title":"Aquaculture Research","DOI":"10.1111/are.13566","ISSN":"1355-557X","issue":"3","journalAbbreviation":"Aquaculture Research","note":"publisher: John Wiley &amp; Sons, Ltd","page":"1368-1372","title":"Effect of minor allele frequency on the number of single nucleotide polymorphisms needed for accurate parentage assignment: A methodology illustrated using Atlantic salmon","volume":"49","author":[{"family":"Dussault","given":"Forest M"},{"family":"Boulding","given":"Elizabeth G"}],"issued":{"date-parts":[["2018",3,1]]},"citation-key":"dussaultEffectMinorAllele2018"}},{"id":5491,"uris":["http://zotero.org/users/10196124/items/EADQPX8F"],"itemData":{"id":5491,"type":"article-journal","abstract":"Relationships between the individuals of a population have been previously studied from the point of view of prediction. Edwards (1967) suggested that the problem of detailed population structure could also be studied from the point of view of inference. Even where inferences of practical applicability cannot be made, such an approach can increase understanding of the relation between genealogical and genetic structure. In this paper we consider a specific problem which provides an introduction to the ideas and methods of genealogical inference. This is the problem of estimating the pairwise relationship between two individuals on the basis of their phenotypes at several loci. There is no theoretical problem in the extension from pairwise to joint relationship.","archive":"PubMed","archive_location":"1052764","container-title":"Ann Hum Genet","DOI":"10.1111/j.1469-1809.1975.tb00120.x","ISSN":"0003-4800","issue":"2","journalAbbreviation":"Ann Hum Genet","language":"eng","page":"173-188","title":"The estimation of pairwise relationships","volume":"39","author":[{"family":"Thompson","given":"EA"}],"issued":{"date-parts":[["1975",10]]},"citation-key":"thompsonEstimationPairwiseRelationships1975"}}],"schema":"https://github.com/citation-style-language/schema/raw/master/csl-citation.json"} </w:instrText>
      </w:r>
      <w:r w:rsidR="00AB2C25" w:rsidRPr="00330D6B">
        <w:rPr>
          <w:rFonts w:ascii="Arial" w:hAnsi="Arial" w:cs="Arial"/>
        </w:rPr>
        <w:fldChar w:fldCharType="separate"/>
      </w:r>
      <w:r w:rsidR="00AB2C25" w:rsidRPr="00330D6B">
        <w:rPr>
          <w:rFonts w:ascii="Arial" w:hAnsi="Arial" w:cs="Arial"/>
          <w:vertAlign w:val="superscript"/>
        </w:rPr>
        <w:t>82–84</w:t>
      </w:r>
      <w:r w:rsidR="00AB2C25" w:rsidRPr="00330D6B">
        <w:rPr>
          <w:rFonts w:ascii="Arial" w:hAnsi="Arial" w:cs="Arial"/>
        </w:rPr>
        <w:fldChar w:fldCharType="end"/>
      </w:r>
      <w:r w:rsidRPr="00330D6B">
        <w:rPr>
          <w:rFonts w:ascii="Arial" w:hAnsi="Arial" w:cs="Arial"/>
        </w:rPr>
        <w:t xml:space="preserve">. This concept requires a fundamental shift in the way genomics data are analysed: investigators must realise that no single “best” filtering strategy or filtered dataset exists for every question, method, or objective. </w:t>
      </w:r>
      <w:r w:rsidRPr="00330D6B">
        <w:rPr>
          <w:rFonts w:ascii="Arial" w:hAnsi="Arial" w:cs="Arial"/>
          <w:color w:val="0000FF"/>
        </w:rPr>
        <w:t xml:space="preserve">No filtering method will remove all errors, but instead can create datasets with higher certainty that there is not a substantial bias from error (Box 2). </w:t>
      </w:r>
    </w:p>
    <w:p w14:paraId="00000031" w14:textId="2BE36429" w:rsidR="0088299C" w:rsidRDefault="00000000">
      <w:pPr>
        <w:spacing w:before="200" w:after="0"/>
        <w:rPr>
          <w:rFonts w:ascii="Arial" w:hAnsi="Arial" w:cs="Arial"/>
        </w:rPr>
      </w:pPr>
      <w:r w:rsidRPr="00330D6B">
        <w:rPr>
          <w:rFonts w:ascii="Arial" w:hAnsi="Arial" w:cs="Arial"/>
        </w:rPr>
        <w:t xml:space="preserve">To assist investigators in matching research questions with methods and filters, we have created a detailed flow chart that can be applied generally across disciplines and study systems (Figure 3; see also </w:t>
      </w:r>
      <w:r w:rsidRPr="00330D6B">
        <w:rPr>
          <w:rFonts w:ascii="Arial" w:hAnsi="Arial" w:cs="Arial"/>
          <w:color w:val="0000FF"/>
        </w:rPr>
        <w:t>Supplementary</w:t>
      </w:r>
      <w:r w:rsidRPr="00330D6B">
        <w:rPr>
          <w:rFonts w:ascii="Arial" w:hAnsi="Arial" w:cs="Arial"/>
        </w:rPr>
        <w:t xml:space="preserve"> Tables 1, 4-5; Tables 1-2; Box 3). We recognize that some alignment-free methods exist that use high throughput sequencing data, particularly for metagenomics and other phylogenomic analyses</w:t>
      </w:r>
      <w:r w:rsidR="00AB2C25" w:rsidRPr="00330D6B">
        <w:rPr>
          <w:rFonts w:ascii="Arial" w:hAnsi="Arial" w:cs="Arial"/>
        </w:rPr>
        <w:fldChar w:fldCharType="begin"/>
      </w:r>
      <w:r w:rsidR="00AB2C25" w:rsidRPr="00330D6B">
        <w:rPr>
          <w:rFonts w:ascii="Arial" w:hAnsi="Arial" w:cs="Arial"/>
        </w:rPr>
        <w:instrText xml:space="preserve"> ADDIN ZOTERO_ITEM CSL_CITATION {"citationID":"0FMQXOSP","properties":{"formattedCitation":"\\super 85\\nosupersub{}","plainCitation":"85","noteIndex":0},"citationItems":[{"id":5453,"uris":["http://zotero.org/users/10196124/items/8NTNDVN3"],"itemData":{"id":5453,"type":"article-journal","abstract":"In the age of genome sequencing, whole genome data is readily and frequently generated, leading to a wealth of new information that can be used to advance various fields of research. New approaches, such as alignment-free phylogenetic methods that utilize k-mer-based distance scoring, are becoming increasingly popular given their ability to rapidly generate phylogenetic information from whole genome data. However, these methods have not yet been tested using environmental data, which often tends to be highly fragmented and incomplete. Here we compare the results of one alignment-free approach (which utilizes the D 2 statistic) to traditional multi-gene maximum likelihood trees in three algal groups that have high quality genome data available. In addition, we simulate lower-quality, fragmented genome data using these algae to test method robustness to genome quality and completeness. Finally, we apply the alignment-free approach to environmental metagenome assembled genome data of unclassified Saccharibacteria and Trebouxiophyte algae, and single-cell amplified data from uncultured marine stramenopiles to demonstrate its utility with real datasets. We find that in all instances, the alignment-free method produces phylogenies that are comparable, and often more informative, than those created using the traditional multi-gene approach. The k-mer-based method performs well even when there is significant missing data, that includes marker genes traditionally used for tree reconstruction. Our results demonstrate the value of alignment-free approaches for classifying novel, often cryptic or rare, species, that may not be culturable or are difficult to access using single-cell methods, but fill important gaps in the tree of life.","container-title":"Systematic Biology","DOI":"10.1093/sysbio/syad037","ISSN":"1063-5157","journalAbbreviation":"Systematic Biology","page":"syad037","title":"A k-mer-based approach for phylogenetic classification of taxa in environmental genomic data","author":[{"family":"Van Etten","given":"Julia"},{"family":"Stephens","given":"Timothy G"},{"family":"Bhattacharya","given":"Debashish"}],"issued":{"date-parts":[["2023",6,14]]},"citation-key":"vanettenKmerbasedApproachPhylogenetic2023"}}],"schema":"https://github.com/citation-style-language/schema/raw/master/csl-citation.json"} </w:instrText>
      </w:r>
      <w:r w:rsidR="00AB2C25" w:rsidRPr="00330D6B">
        <w:rPr>
          <w:rFonts w:ascii="Arial" w:hAnsi="Arial" w:cs="Arial"/>
        </w:rPr>
        <w:fldChar w:fldCharType="separate"/>
      </w:r>
      <w:r w:rsidR="00AB2C25" w:rsidRPr="00330D6B">
        <w:rPr>
          <w:rFonts w:ascii="Arial" w:hAnsi="Arial" w:cs="Arial"/>
          <w:vertAlign w:val="superscript"/>
        </w:rPr>
        <w:t>85</w:t>
      </w:r>
      <w:r w:rsidR="00AB2C25" w:rsidRPr="00330D6B">
        <w:rPr>
          <w:rFonts w:ascii="Arial" w:hAnsi="Arial" w:cs="Arial"/>
        </w:rPr>
        <w:fldChar w:fldCharType="end"/>
      </w:r>
      <w:r w:rsidRPr="00330D6B">
        <w:rPr>
          <w:rFonts w:ascii="Arial" w:hAnsi="Arial" w:cs="Arial"/>
        </w:rPr>
        <w:t>, and they are not considered extensively here. Likewise, filtering for RNA-seq is not thoroughly reviewed here; while many concepts hold true (especially for SNPs called from RNA-seq data), many of the specific filters may not apply (see</w:t>
      </w:r>
      <w:r w:rsidR="00AB2C25" w:rsidRPr="00330D6B">
        <w:rPr>
          <w:rFonts w:ascii="Arial" w:hAnsi="Arial" w:cs="Arial"/>
        </w:rPr>
        <w:fldChar w:fldCharType="begin"/>
      </w:r>
      <w:r w:rsidR="00AB2C25" w:rsidRPr="00330D6B">
        <w:rPr>
          <w:rFonts w:ascii="Arial" w:hAnsi="Arial" w:cs="Arial"/>
        </w:rPr>
        <w:instrText xml:space="preserve"> ADDIN ZOTERO_ITEM CSL_CITATION {"citationID":"Ot97EbY6","properties":{"formattedCitation":"\\super 86,87\\nosupersub{}","plainCitation":"86,87","noteIndex":0},"citationItems":[{"id":5537,"uris":["http://zotero.org/users/10196124/items/VKEHIPXR"],"itemData":{"id":5537,"type":"article-journal","abstract":"Abstract Reference is regularly made to the power of new genomic sequencing approaches. Using powerful technology, however, is not the same as having the necessary power to address a research question with statistical robustness. In the rush to adopt new and improved genomic research methods, limitations of technology and experimental design may be initially neglected. Here, we review these issues with regard to RNA sequencing (RNA-seq). RNA-seq adds large-scale transcriptomics to the toolkit of ecological and evolutionary biologists, enabling differential gene expression (DE) studies in nonmodel species without the need for prior genomic resources. High biological variance is typical of field-based gene expression studies and means that larger sample sizes are often needed to achieve the same degree of statistical power as clinical studies based on data from cell lines or inbred animal models. Sequencing costs have plummeted, yet RNA-seq studies still underutilize biological replication. Finite research budgets force a trade-off between sequencing effort and replication in RNA-seq experimental design. However, clear guidelines for negotiating this trade-off, while taking into account study-specific factors affecting power, are currently lacking. Study designs that prioritize sequencing depth over replication fail to capitalize on the power of RNA-seq technology for DE inference. Significant recent research effort has gone into developing statistical frameworks and software tools for power analysis and sample size calculation in the context of RNA-seq DE analysis. We synthesize progress in this area and derive an accessible rule-of-thumb guide for designing powerful RNA-seq experiments relevant in eco-evolutionary and clinical settings alike.","container-title":"Molecular Ecology","DOI":"10.1111/mec.13526","ISSN":"0962-1083","issue":"6","journalAbbreviation":"Molecular Ecology","note":"publisher: John Wiley &amp; Sons, Ltd","page":"1224-1241","title":"The power and promise of RNA-seq in ecology and evolution","volume":"25","author":[{"family":"Todd","given":"Erica V."},{"family":"Black","given":"Michael A."},{"family":"Gemmell","given":"Neil J."}],"issued":{"date-parts":[["2016",3,1]]},"citation-key":"toddPowerPromiseRNAseq2016"}},{"id":5536,"uris":["http://zotero.org/users/10196124/items/TIBZTX2C"],"itemData":{"id":5536,"type":"article-journal","abstract":"RNA-sequencing (RNA-seq) has a wide variety of applications, but no single analysis pipeline can be used in all cases. We review all of the major steps in RNA-seq data analysis, including experimental design, quality control, read alignment, quantification of gene and transcript levels, visualization, differential gene expression, alternative splicing, functional analysis, gene fusion detection and eQTL mapping. We highlight the challenges associated with each step. We discuss the analysis of small RNAs and the integration of RNA-seq with other functional genomics techniques. Finally, we discuss the outlook for novel technologies that are changing the state of the art in transcriptomics.","container-title":"Genome Biology","DOI":"10.1186/s13059-016-0881-8","ISSN":"1474-760X","issue":"1","journalAbbreviation":"Genome Biology","page":"13","title":"A survey of best practices for RNA-seq data analysis","volume":"17","author":[{"family":"Conesa","given":"Ana"},{"family":"Madrigal","given":"Pedro"},{"family":"Tarazona","given":"Sonia"},{"family":"Gomez-Cabrero","given":"David"},{"family":"Cervera","given":"Alejandra"},{"family":"McPherson","given":"Andrew"},{"family":"Szcześniak","given":"Michał Wojciech"},{"family":"Gaffney","given":"Daniel J."},{"family":"Elo","given":"Laura L."},{"family":"Zhang","given":"Xuegong"},{"family":"Mortazavi","given":"Ali"}],"issued":{"date-parts":[["2016",1,26]]},"citation-key":"conesaSurveyBestPractices2016"}}],"schema":"https://github.com/citation-style-language/schema/raw/master/csl-citation.json"} </w:instrText>
      </w:r>
      <w:r w:rsidR="00AB2C25" w:rsidRPr="00330D6B">
        <w:rPr>
          <w:rFonts w:ascii="Arial" w:hAnsi="Arial" w:cs="Arial"/>
        </w:rPr>
        <w:fldChar w:fldCharType="separate"/>
      </w:r>
      <w:r w:rsidR="00AB2C25" w:rsidRPr="00330D6B">
        <w:rPr>
          <w:rFonts w:ascii="Arial" w:hAnsi="Arial" w:cs="Arial"/>
          <w:vertAlign w:val="superscript"/>
        </w:rPr>
        <w:t>86,87</w:t>
      </w:r>
      <w:r w:rsidR="00AB2C25" w:rsidRPr="00330D6B">
        <w:rPr>
          <w:rFonts w:ascii="Arial" w:hAnsi="Arial" w:cs="Arial"/>
        </w:rPr>
        <w:fldChar w:fldCharType="end"/>
      </w:r>
      <w:r w:rsidRPr="00330D6B">
        <w:rPr>
          <w:rFonts w:ascii="Arial" w:hAnsi="Arial" w:cs="Arial"/>
        </w:rPr>
        <w:t xml:space="preserve">). Thus, </w:t>
      </w:r>
      <w:r w:rsidRPr="00330D6B">
        <w:rPr>
          <w:rFonts w:ascii="Arial" w:hAnsi="Arial" w:cs="Arial"/>
          <w:color w:val="0000FF"/>
        </w:rPr>
        <w:t>we do not provide extensive specific filtering guidelines for RNAseq, microbiomes, and metagenomic/metabarcoding datasets as these guidelines are provided elsewhere and they are beyond the scope of this review</w:t>
      </w:r>
      <w:r w:rsidR="00C83400" w:rsidRPr="00330D6B">
        <w:rPr>
          <w:rFonts w:ascii="Arial" w:hAnsi="Arial" w:cs="Arial"/>
          <w:color w:val="0000FF"/>
        </w:rPr>
        <w:fldChar w:fldCharType="begin"/>
      </w:r>
      <w:r w:rsidR="00C83400" w:rsidRPr="00330D6B">
        <w:rPr>
          <w:rFonts w:ascii="Arial" w:hAnsi="Arial" w:cs="Arial"/>
          <w:color w:val="0000FF"/>
        </w:rPr>
        <w:instrText xml:space="preserve"> ADDIN ZOTERO_ITEM CSL_CITATION {"citationID":"KzQnOIW9","properties":{"formattedCitation":"\\super 88\\uc0\\u8211{}95\\nosupersub{}","plainCitation":"88–95","noteIndex":0},"citationItems":[{"id":5647,"uris":["http://zotero.org/users/10196124/items/7FLYDWT5"],"itemData":{"id":5647,"type":"article-journal","abstract":"RNA-Seq has become the standard approach to quantify and compare gene expression and alternative splicing in different conditions. In many cases the limiting factor is not the sequencing itself but the bioinformatic analysis. A variety of software tools exist that predict alternative splicing patterns from RNA-Seq data, but surprisingly, a systematic comparison of the predictions obtained from different pipelines has not been performed. Here we compare results from frequently used bioinformatic tools using a high-quality RNA-Seq dataset. We show that there is little overlap in the splicing changes predicted by different tools and that GO-term analysis of the splicing changes predicted by the individual targets yields very different results. Validation of bioinformatic predictions by RT-PCR suggest a high number of false positives in the splicing changes predicated by each pipeline, which probably dominates GO-term analysis. The validation rate is strongly increased for targets predicted by several tools, offering a strategy to reduce false positives. Based on these results we offer some guidelines that may contribute to make alternative splicing predictions more reliable and may thus increase the impact of conclusions drawn from RNA-Seq studies. Furthermore, we created rmappet, a nextflow pipeline that performs alternative splicing analysis using rMATS and Whippet with subsequent overlapping of the results, enabling robust splicing analysis with only one command (https://github.com/didrikolofsson/rmappet/).","container-title":"Biochemical and Biophysical Research Communications","DOI":"10.1016/j.bbrc.2023.02.053","ISSN":"0006-291X","journalAbbreviation":"Biochemical and Biophysical Research Communications","page":"31-37","title":"One pipeline to predict them all? On the prediction of alternative splicing from RNA-Seq data","volume":"653","author":[{"family":"Olofsson","given":"Didrik"},{"family":"Preußner","given":"Marco"},{"family":"Kowar","given":"Alexander"},{"family":"Heyd","given":"Florian"},{"family":"Neumann","given":"Alexander"}],"issued":{"date-parts":[["2023",4,23]]},"citation-key":"olofssonOnePipelinePredict2023"}},{"id":5640,"uris":["http://zotero.org/users/10196124/items/7Z86GJ8U"],"itemData":{"id":5640,"type":"article-journal","abstract":"Genomics has transformed our understanding of the genetic architecture of traits and the genetic variation present in plants. Here, we present a review of how RNA-seq can be performed to tackle research challenges addressed by plant sciences. We discuss the importance of experimental design in RNA-seq, including considerations for sampling and replication, to avoid pitfalls and wasted resources. Approaches for processing RNA-seq data include quality control and counting features, and we describe common approaches and variations. Though differential gene expression analysis is the most common analysis of RNA-seq data, we review multiple methods for assessing gene expression, including detecting allele-specific gene expression and building co-expression networks. With the production of more RNA-seq data, strategies for integrating these data into genetic mapping pipelines is of increased interest. Finally, special considerations for RNA-seq analysis and interpretation in plants are needed, due to the high genome complexity common across plants. By incorporating informed decisions throughout an RNA-seq experiment, we can increase the knowledge gained.","container-title":"Frontiers in Plant Science","ISSN":"1664-462X","journalAbbreviation":"Frontiers in Plant Science","title":"Design, execution, and interpretation of plant RNA-seq analyses","URL":"https://www.frontiersin.org/articles/10.3389/fpls.2023.1135455","volume":"14","author":[{"family":"Upton","given":"Racheal N."},{"family":"Correr","given":"Fernando H."},{"family":"Lile","given":"Jared"},{"family":"Reynolds","given":"Gillian L."},{"family":"Falaschi","given":"Kira"},{"family":"Cook","given":"Jason P."},{"family":"Lachowiec","given":"Jennifer"}],"issued":{"date-parts":[["2023"]]},"citation-key":"uptonDesignExecutionInterpretation2023"}},{"id":5641,"uris":["http://zotero.org/users/10196124/items/S5K33XGT"],"itemData":{"id":5641,"type":"article-journal","abstract":"Author summary Acute lymphoblastic leukaemia is a life-threatening malignancy characterised by various genomic alterations. RNA-sequencing (RNA-seq) is an effective method for identifying genomic lesions that drive patient disease, providing critical information about patient prognosis and treatment. However, analysis of RNA-seq data to identify clinically relevant genomic alterations is often time and resource intensive. Here, we present RaScALL, an integrated platform for rapid (Ra) screening (Sc) of RNA-seq data to identify genomic alterations of clinical significance in acute lymphoblastic leukaemia (ALL). RaScALL can detect more than 100 lesions of clinical importance from raw RNA-seq data, including gene fusions and sequence variants. A comparison of alterations detected by RaScALL and those reported by de novo variant detection tools confirmed that RaScALL is highly accurate and computationally efficient, with an average runtime of fewer than 30 minutes. Where RNA-seq data is available RaScALL provides rapid detection and reporting of prognostically significant lesions, which may ultimately assist with patient risk-stratification and therapeutic triage.","container-title":"PLOS Genetics","DOI":"10.1371/journal.pgen.1010300","issue":"10","journalAbbreviation":"PLOS Genetics","note":"publisher: Public Library of Science","page":"e1010300","title":"RaScALL: Rapid (Ra) screening (Sc) of RNA-seq data for prognostically significant genomic alterations in acute lymphoblastic leukaemia (ALL)","volume":"18","author":[{"family":"Rehn","given":"Jacqueline"},{"family":"Mayoh","given":"Chelsea"},{"family":"Heatley","given":"Susan L"},{"family":"McClure","given":"Barbara J"},{"family":"Eadie","given":"Laura N"},{"family":"Schutz","given":"Caitlin"},{"family":"Yeung","given":"David T"},{"family":"Cowley","given":"Mark J"},{"family":"Breen","given":"James"},{"family":"White","given":"Deborah L"}],"issued":{"date-parts":[["2022",10,17]]},"citation-key":"rehnRaScALLRapidRa2022"}},{"id":5642,"uris":["http://zotero.org/users/10196124/items/7ISSCMYN"],"itemData":{"id":5642,"type":"article-journal","abstract":"Microbiome data are characterized by several aspects that make them challenging to analyse statistically: they are compositional, high dimensional and rich in zeros. A large array of statistical methods exist to analyse these data. Some are borrowed from other fields, such as ecology or RNA-sequencing, while others are custom-made for microbiome data. The large range of available methods, and which is continuously expanding, means that researchers have to invest considerable effort in choosing what method(s) to apply. In this paper we list 14 statistical methods or approaches that we think should be generally avoided. In several cases this is because we believe the assumptions behind the method are unlikely to be met for microbiome data. In other cases we see methods that are used in ways they are not intended to be used. We believe researchers would be helped by more critical evaluations of existing methods, as not all methods in use are suitable or have been sufficiently reviewed. We hope this paper contributes to a critical discussion on what methods are appropriate to use in the analysis of microbiome data.","container-title":"Molecular Ecology Resources","DOI":"10.1111/1755-0998.13730","ISSN":"1755-098X","issue":"3","journalAbbreviation":"Molecular Ecology Resources","note":"publisher: John Wiley &amp; Sons, Ltd","page":"539-548","title":"Pitfalls in the statistical analysis of microbiome amplicon sequencing data","volume":"23","author":[{"family":"Boshuizen","given":"Hendriek C"},{"family":"Beest","given":"Dennis E","non-dropping-particle":"te"}],"issued":{"date-parts":[["2023",4,1]]},"citation-key":"boshuizenPitfallsStatisticalAnalysis2023"}},{"id":5643,"uris":["http://zotero.org/users/10196124/items/H3WUH8YB"],"itemData":{"id":5643,"type":"article-journal","abstract":"Extensive research in well-studied animal models underscores the importance of commensal gastrointestinal (gut) microbes to animal physiology. Gut microbes have been shown to impact dietary digestion, mediate infection, and even modify behavior and cognition. Given the large physiological and pathophysiological contribution microbes provide their host, it is reasonable to assume that the vertebrate gut microbiome may also impact the fitness, health and ecology of wildlife. In accordance with this expectation, an increasing number of investigations have considered the role of the gut microbiome in wildlife ecology, health, and conservation. To help promote the development of this nascent field, we need to dissolve the technical barriers prohibitive to performing wildlife microbiome research. The present review discusses the 16S rRNA gene microbiome research landscape, clarifying best practices in microbiome data generation and analysis, with particular emphasis on unique situations that arise during wildlife investigations. Special consideration is given to topics relevant for microbiome wildlife research from sample collection to molecular techniques for data generation, to data analysis strategies. Our hope is that this article not only calls for greater integration of microbiome analyses into wildlife ecology and health studies but provides researchers with the technical framework needed to successfully conduct such investigations.","container-title":"Frontiers in Microbiology","ISSN":"1664-302X","journalAbbreviation":"Frontiers in Microbiology","title":"Best practice for wildlife gut microbiome research: A comprehensive review of methodology for 16S rRNA gene investigations","URL":"https://www.frontiersin.org/articles/10.3389/fmicb.2023.1092216","volume":"14","author":[{"family":"Combrink","given":"Leigh"},{"family":"Humphreys","given":"Ian R."},{"family":"Washburn","given":"Quinn"},{"family":"Arnold","given":"Holly K."},{"family":"Stagaman","given":"Keaton"},{"family":"Kasschau","given":"Kristin D."},{"family":"Jolles","given":"Anna E."},{"family":"Beechler","given":"Brianna R."},{"family":"Sharpton","given":"Thomas J."}],"issued":{"date-parts":[["2023"]]},"citation-key":"combrinkBestPracticeWildlife2023"}},{"id":5644,"uris":["http://zotero.org/users/10196124/items/WZZP2RGB"],"itemData":{"id":5644,"type":"article-journal","abstract":"The risk and severity of clinical infection with Escherichia coli as a causative pathogen for bovine mastitis is influenced by the hosts&amp;rsquo; phenotypic and genotypic variables. We used RNA-Seq analysis of circulating leukocytes to investigate global transcriptomic profiles and genetic variants from Holstein cows with naturally occurring cases of clinical mastitis, diagnosed using clinical symptoms and milk microbiology. Healthy lactation-matched cows served as controls (CONT, n = 6). Blood samples were collected at two time periods during the recovery phase post diagnosis: EARLY (10.3 &amp;plusmn; 1.8 days, n = 6) and LATE (46.7 &amp;plusmn; 11 days, n = 3). Differentially expressed genes (DEGs) between the groups were identified using CLC Genomics Workbench V21 and subjected to enrichment analysis. Variant calling was performed following GATKv3.8 best practice. The comparison of E. coli(+) EARLY and CONT cows found the up-regulation of 1090 DEGs, mainly with immune and inflammatory functions. The key signalling pathways involved NOD-like and interleukin-1 receptors and chemokines. Many up-regulated DEGs encoded antimicrobial peptides including cathelicidins, beta-defensins, S100 calcium binding proteins, haptoglobin and lactoferrin. Inflammation had largely resolved in the E. coli(+) LATE group, with only 29 up-regulated DEGs. Both EARLY and LATE cows had up-regulated DEGs encoding ATP binding cassette (ABC) transporters and haemoglobin subunits were also up-regulated in LATE cows. Twelve candidate genetic variants were identified in DEGs between the infected and CONT cows. Three were in contiguous genes WIPI1, ARSG and SLC16A6 on BTA19. Two others (RAC2 and ARHGAP26) encode a Rho-family GTPase and Rho GTPase-activating protein 26. These results show that the initial inflammatory response to E. coli continued for at least 10 days despite prompt treatment and provide preliminary evidence for genetic differences between cows that may predispose them to infection.","container-title":"Animals","DOI":"10.3390/ani12162146","ISSN":"2076-2615","issue":"16","title":"Transcriptomic Analysis of Circulating Leukocytes Obtained during the Recovery from Clinical Mastitis Caused by Escherichia coli in Holstein Dairy Cows","volume":"12","author":[{"family":"Cheng","given":"Zhangrui"},{"family":"Palma-Vera","given":"Sergio"},{"family":"Buggiotti","given":"Laura"},{"family":"Salavati","given":"Mazdak"},{"family":"Becker","given":"Frank"},{"family":"Werling","given":"Dirk"},{"family":"Wathes","given":"D. C."},{"literal":"GplusE Consortium"}],"issued":{"date-parts":[["2022"]]},"citation-key":"chengTranscriptomicAnalysisCirculating2022"}},{"id":5645,"uris":["http://zotero.org/users/10196124/items/ND3RBBVY"],"itemData":{"id":5645,"type":"article-journal","abstract":"Differential abundance analysis (DAA) is one central statistical task in microbiome data analysis. A robust and powerful DAA tool can help identify highly confident microbial candidates for further biological validation. Current microbiome studies frequently generate correlated samples from different microbiome sampling schemes such as spatial and temporal sampling. In the past decade, a number of DAA tools for correlated microbiome data (DAA-c) have been proposed. Disturbingly, different DAA-c tools could sometimes produce quite discordant results. To recommend the best practice to the field, we performed the first comprehensive evaluation of existing DAA-c tools using real data-based simulations. Overall, the linear model-based methods LinDA, MaAsLin2 and LDM are more robust than methods based on generalized linear models. The LinDA method is the only method that maintains reasonable performance in the presence of strong compositional effects.","container-title":"Briefings in Bioinformatics","DOI":"10.1093/bib/bbac607","ISSN":"1477-4054","issue":"1","journalAbbreviation":"Briefings in Bioinformatics","page":"bbac607","title":"Benchmarking differential abundance analysis methods for correlated microbiome sequencing data","volume":"24","author":[{"family":"Yang","given":"Lu"},{"family":"Chen","given":"Jun"}],"issued":{"date-parts":[["2023",1,1]]},"citation-key":"yangBenchmarkingDifferentialAbundance2023"}},{"id":5646,"uris":["http://zotero.org/users/10196124/items/28I8C8S6"],"itemData":{"id":5646,"type":"article-journal","abstract":"The expanding interest in marine microbiome and eDNA sequence data has led to a demand for sample collection and preservation standard practices to enable comparative assessments of results across studies and facilitate meta-analyses. We support this effort by providing guidelines based on a review of published methods and field sampling experiences. The major components considered here are environmental and resource considerations, sample processing strategies, sample storage options, and eDNA extraction protocols. It is impossible to provide universal recommendations considering the wide range of eDNA applications; rather, we provide information to design fit-for-purpose protocols. To manage scope, the focus here is on sampling collection and preservation of prokaryotic and microeukaryotic eDNA. Even with a focused view, the practical utility of any approach depends on multiple factors, including habitat type, available resources, and experimental goals. We broadly recommend enacting rigorous decontamination protocols, pilot studies to guide the filtration volume needed to characterize the target(s) of interest and minimize PCR inhibitor collection, and prioritizing sample freezing over (only) the addition of preservation buffer. An annotated list of studies that test these parameters is included for more detailed investigation on specific steps. To illustrate an approach that demonstrates fit-for-purpose methodologies, we provide a protocol for eDNA sampling aboard an oceanographic vessel. These guidelines can aid the decision-making process for scientists interested in sampling and sequencing marine microbiomes and/or eDNA.","container-title":"Frontiers in Microbiology","ISSN":"1664-302X","journalAbbreviation":"Frontiers in Microbiology","title":"Capturing marine microbiomes and environmental DNA: A field sampling guide","URL":"https://www.frontiersin.org/articles/10.3389/fmicb.2022.1026596","volume":"13","author":[{"family":"Patin","given":"Nastassia Virginia"},{"family":"Goodwin","given":"Kelly D."}],"issued":{"date-parts":[["2023"]]},"citation-key":"patinCapturingMarineMicrobiomes2023"}}],"schema":"https://github.com/citation-style-language/schema/raw/master/csl-citation.json"} </w:instrText>
      </w:r>
      <w:r w:rsidR="00C83400" w:rsidRPr="00330D6B">
        <w:rPr>
          <w:rFonts w:ascii="Arial" w:hAnsi="Arial" w:cs="Arial"/>
          <w:color w:val="0000FF"/>
        </w:rPr>
        <w:fldChar w:fldCharType="separate"/>
      </w:r>
      <w:r w:rsidR="00C83400" w:rsidRPr="00330D6B">
        <w:rPr>
          <w:rFonts w:ascii="Arial" w:hAnsi="Arial" w:cs="Arial"/>
          <w:vertAlign w:val="superscript"/>
        </w:rPr>
        <w:t>88–95</w:t>
      </w:r>
      <w:r w:rsidR="00C83400" w:rsidRPr="00330D6B">
        <w:rPr>
          <w:rFonts w:ascii="Arial" w:hAnsi="Arial" w:cs="Arial"/>
          <w:color w:val="0000FF"/>
        </w:rPr>
        <w:fldChar w:fldCharType="end"/>
      </w:r>
      <w:r w:rsidRPr="00330D6B">
        <w:rPr>
          <w:rFonts w:ascii="Arial" w:hAnsi="Arial" w:cs="Arial"/>
          <w:color w:val="0000FF"/>
        </w:rPr>
        <w:t xml:space="preserve">. </w:t>
      </w:r>
      <w:r w:rsidRPr="00330D6B">
        <w:rPr>
          <w:rFonts w:ascii="Arial" w:hAnsi="Arial" w:cs="Arial"/>
        </w:rPr>
        <w:t>For all other studies, we here highlight the salient features of a genomics study workflow.</w:t>
      </w:r>
    </w:p>
    <w:p w14:paraId="67DC763D" w14:textId="77777777" w:rsidR="00330D6B" w:rsidRPr="00330D6B" w:rsidRDefault="00330D6B">
      <w:pPr>
        <w:spacing w:before="200" w:after="0"/>
        <w:rPr>
          <w:rFonts w:ascii="Arial" w:hAnsi="Arial" w:cs="Arial"/>
        </w:rPr>
      </w:pPr>
    </w:p>
    <w:p w14:paraId="00000032" w14:textId="59CD7DB4" w:rsidR="0088299C" w:rsidRPr="00330D6B" w:rsidRDefault="00330D6B">
      <w:pPr>
        <w:spacing w:before="200" w:after="0"/>
        <w:ind w:firstLine="0"/>
        <w:rPr>
          <w:rFonts w:ascii="Arial" w:hAnsi="Arial" w:cs="Arial"/>
          <w:b/>
          <w:bCs/>
          <w:i/>
        </w:rPr>
      </w:pPr>
      <w:r>
        <w:rPr>
          <w:rFonts w:ascii="Arial" w:hAnsi="Arial" w:cs="Arial"/>
          <w:b/>
          <w:bCs/>
          <w:i/>
        </w:rPr>
        <w:t xml:space="preserve">[H2] </w:t>
      </w:r>
      <w:r w:rsidRPr="00330D6B">
        <w:rPr>
          <w:rFonts w:ascii="Arial" w:hAnsi="Arial" w:cs="Arial"/>
          <w:b/>
          <w:bCs/>
          <w:i/>
        </w:rPr>
        <w:t xml:space="preserve">Best practices for pre-variant calling workflows </w:t>
      </w:r>
    </w:p>
    <w:p w14:paraId="00000033" w14:textId="3E41FB43" w:rsidR="0088299C" w:rsidRPr="00330D6B" w:rsidRDefault="00000000" w:rsidP="00330D6B">
      <w:pPr>
        <w:spacing w:before="0" w:after="0"/>
        <w:rPr>
          <w:rFonts w:ascii="Arial" w:hAnsi="Arial" w:cs="Arial"/>
        </w:rPr>
      </w:pPr>
      <w:r w:rsidRPr="00330D6B">
        <w:rPr>
          <w:rFonts w:ascii="Arial" w:hAnsi="Arial" w:cs="Arial"/>
        </w:rPr>
        <w:t xml:space="preserve">First, we note that most genomic workflows differ depending on the research questions and data types. The documentation of filtering decisions is therefore paramount for reproducibility and research efficiency. As a first step, we recommend </w:t>
      </w:r>
      <w:r w:rsidRPr="00330D6B">
        <w:rPr>
          <w:rFonts w:ascii="Arial" w:hAnsi="Arial" w:cs="Arial"/>
        </w:rPr>
        <w:lastRenderedPageBreak/>
        <w:t xml:space="preserve">that raw data be immediately archived </w:t>
      </w:r>
      <w:r w:rsidRPr="00330D6B">
        <w:rPr>
          <w:rFonts w:ascii="Arial" w:hAnsi="Arial" w:cs="Arial"/>
          <w:color w:val="0000FF"/>
        </w:rPr>
        <w:t>(privately or publicly)</w:t>
      </w:r>
      <w:r w:rsidRPr="00330D6B">
        <w:rPr>
          <w:rFonts w:ascii="Arial" w:hAnsi="Arial" w:cs="Arial"/>
        </w:rPr>
        <w:t xml:space="preserve"> in independent, non-local repositories created for genomics data (</w:t>
      </w:r>
      <w:r w:rsidRPr="00330D6B">
        <w:rPr>
          <w:rFonts w:ascii="Arial" w:hAnsi="Arial" w:cs="Arial"/>
          <w:i/>
        </w:rPr>
        <w:t>e.g.</w:t>
      </w:r>
      <w:r w:rsidRPr="00330D6B">
        <w:rPr>
          <w:rFonts w:ascii="Arial" w:hAnsi="Arial" w:cs="Arial"/>
        </w:rPr>
        <w:t>, the NCBI Short-read Archive, the European Variation Archive, or the DNA DataBank of Japan) prior to any analysis (see</w:t>
      </w:r>
      <w:r w:rsidR="00C83400" w:rsidRPr="00330D6B">
        <w:rPr>
          <w:rFonts w:ascii="Arial" w:hAnsi="Arial" w:cs="Arial"/>
        </w:rPr>
        <w:fldChar w:fldCharType="begin"/>
      </w:r>
      <w:r w:rsidR="00C83400" w:rsidRPr="00330D6B">
        <w:rPr>
          <w:rFonts w:ascii="Arial" w:hAnsi="Arial" w:cs="Arial"/>
        </w:rPr>
        <w:instrText xml:space="preserve"> ADDIN ZOTERO_ITEM CSL_CITATION {"citationID":"LzrNcZYo","properties":{"formattedCitation":"\\super 96,97\\nosupersub{}","plainCitation":"96,97","noteIndex":0},"citationItems":[{"id":5456,"uris":["http://zotero.org/users/10196124/items/QXTBNSVI"],"itemData":{"id":5456,"type":"article-journal","abstract":"As sequencing prices drop, genomic data accumulates—seemingly at a steadily increasing pace. Most genomic data potentially have value beyond the initial purpose—but only if shared with the scientific community. This, of course, is often easier said than done. Some of the challenges in sharing genomic data include data volume (raw file sizes and number of files), complexities, formats, nomenclatures, metadata descriptions, and the choice of a repository. In this paper, we describe 10 quick tips for sharing open genomic data.","container-title":"PLOS Computational Biology","DOI":"10.1371/journal.pcbi.1006472","issue":"12","journalAbbreviation":"PLOS Computational Biology","note":"publisher: Public Library of Science","page":"e1006472","title":"Ten quick tips for sharing open genomic data","volume":"14","author":[{"family":"Brown","given":"Anne V."},{"family":"Campbell","given":"Jacqueline D."},{"family":"Assefa","given":"Teshale"},{"family":"Grant","given":"David"},{"family":"Nelson","given":"Rex T."},{"family":"Weeks","given":"Nathan T."},{"family":"Cannon","given":"Steven B."}],"issued":{"date-parts":[["2018",12,27]]},"citation-key":"brownTenQuickTips2018"}},{"id":5454,"uris":["http://zotero.org/users/10196124/items/MKZTVL8L"],"itemData":{"id":5454,"type":"article-journal","abstract":"Abstract Multigene and genomic data sets have become commonplace in the field of phylogenetics, but many existing tools are not designed for such data sets, which often makes the analysis time-consuming and tedious. Here, we present PhyloSuite, a (cross-platform, open-source, stand-alone Python graphical user interface) user-friendly workflow desktop platform dedicated to streamlining molecular sequence data management and evolutionary phylogenetics studies. It uses a plugin-based system that integrates several phylogenetic and bioinformatic tools, thereby streamlining the entire procedure, from data acquisition to phylogenetic tree annotation (in combination with iTOL). It has the following features: (a) point-and-click and drag-and-drop graphical user interface; (b) a workplace to manage and organize molecular sequence data and results of analyses; (c) GenBank entry extraction and comparative statistics; and (d) a phylogenetic workflow with batch processing capability, comprising sequence alignment (mafft and macse), alignment optimization (trimAl, HmmCleaner and Gblocks), data set concatenation, best partitioning scheme and best evolutionary model selection (PartitionFinder and modelfinder), and phylogenetic inference (MrBayes and iq-tree). PhyloSuite is designed for both beginners and experienced researchers, allowing the former to quick-start their way into phylogenetic analysis, and the latter to conduct, store and manage their work in a streamlined way, and spend more time investigating scientific questions instead of wasting it on transferring files from one software program to another.","container-title":"Molecular Ecology Resources","DOI":"10.1111/1755-0998.13096","ISSN":"1755-098X","issue":"1","journalAbbreviation":"Molecular Ecology Resources","note":"publisher: John Wiley &amp; Sons, Ltd","page":"348-355","title":"PhyloSuite: An integrated and scalable desktop platform for streamlined molecular sequence data management and evolutionary phylogenetics studies","volume":"20","author":[{"family":"Zhang","given":"Dong"},{"family":"Gao","given":"Fangluan"},{"family":"Jakovlić","given":"Ivan"},{"family":"Zou","given":"Hong"},{"family":"Zhang","given":"Jin"},{"family":"Li","given":"Wen X."},{"family":"Wang","given":"Gui T."}],"issued":{"date-parts":[["2020",1,1]]},"citation-key":"zhangPhyloSuiteIntegratedScalable2020"}}],"schema":"https://github.com/citation-style-language/schema/raw/master/csl-citation.json"} </w:instrText>
      </w:r>
      <w:r w:rsidR="00C83400" w:rsidRPr="00330D6B">
        <w:rPr>
          <w:rFonts w:ascii="Arial" w:hAnsi="Arial" w:cs="Arial"/>
        </w:rPr>
        <w:fldChar w:fldCharType="separate"/>
      </w:r>
      <w:r w:rsidR="00C83400" w:rsidRPr="00330D6B">
        <w:rPr>
          <w:rFonts w:ascii="Arial" w:hAnsi="Arial" w:cs="Arial"/>
          <w:vertAlign w:val="superscript"/>
        </w:rPr>
        <w:t>96,97</w:t>
      </w:r>
      <w:r w:rsidR="00C83400" w:rsidRPr="00330D6B">
        <w:rPr>
          <w:rFonts w:ascii="Arial" w:hAnsi="Arial" w:cs="Arial"/>
        </w:rPr>
        <w:fldChar w:fldCharType="end"/>
      </w:r>
      <w:r w:rsidRPr="00330D6B">
        <w:rPr>
          <w:rFonts w:ascii="Arial" w:hAnsi="Arial" w:cs="Arial"/>
        </w:rPr>
        <w:t xml:space="preserve"> for reviews on genomics data management best practices). Given that filtering, by definition, requires manipulating data, the importance of archiving raw data cannot be understated. To this point, we refer the reader to</w:t>
      </w:r>
      <w:r w:rsidR="00C83400" w:rsidRPr="00330D6B">
        <w:rPr>
          <w:rFonts w:ascii="Arial" w:hAnsi="Arial" w:cs="Arial"/>
        </w:rPr>
        <w:fldChar w:fldCharType="begin"/>
      </w:r>
      <w:r w:rsidR="00C83400" w:rsidRPr="00330D6B">
        <w:rPr>
          <w:rFonts w:ascii="Arial" w:hAnsi="Arial" w:cs="Arial"/>
        </w:rPr>
        <w:instrText xml:space="preserve"> ADDIN ZOTERO_ITEM CSL_CITATION {"citationID":"ml6jtYBH","properties":{"formattedCitation":"\\super 98\\nosupersub{}","plainCitation":"98","noteIndex":0},"citationItems":[{"id":5474,"uris":["http://zotero.org/users/10196124/items/EBD337W4"],"itemData":{"id":5474,"type":"article-journal","abstract":"Studies in human genetics deal with a plethora of human genome sequencing data that are generated from specimens as well as available on public domains. With the development of various bioinformatics applications, maintaining the productivity of research, managing human genome data, and analyzing downstream data is essential. This review aims to guide struggling researchers to process and analyze these large-scale genomic data to extract relevant information for improved downstream analyses. Here, we discuss worldwide human genome projects that could be integrated into any data for improved analysis. Obtaining human whole-genome sequencing data from both data stores and processes is costly; therefore, we focus on the development of data format and software that manipulate whole-genome sequencing. Once the sequencing is complete and its format and data processing tools are selected, a computational platform is required. For the platform, we describe a multi-cloud strategy that balances between cost, performance, and customizability. A good quality published research relies on data reproducibility to ensure quality results, reusability for applications to other datasets, as well as scalability for the future increase of datasets. To solve these, we describe several key technologies developed in computer science, including workflow engine. We also discuss the ethical guidelines inevitable for human genomic data analysis that differ from model organisms. Finally, the future ideal perspective of data processing and analysis is summarized.","container-title":"Journal of Human Genetics","DOI":"10.1038/s10038-020-00862-1","ISSN":"1435-232X","issue":"1","journalAbbreviation":"Journal of Human Genetics","page":"39-52","title":"Practical guide for managing large-scale human genome data in research","volume":"66","author":[{"family":"Tanjo","given":"Tomoya"},{"family":"Kawai","given":"Yosuke"},{"family":"Tokunaga","given":"Katsushi"},{"family":"Ogasawara","given":"Osamu"},{"family":"Nagasaki","given":"Masao"}],"issued":{"date-parts":[["2021",1,1]]},"citation-key":"tanjoPracticalGuideManaging2021"}}],"schema":"https://github.com/citation-style-language/schema/raw/master/csl-citation.json"} </w:instrText>
      </w:r>
      <w:r w:rsidR="00C83400" w:rsidRPr="00330D6B">
        <w:rPr>
          <w:rFonts w:ascii="Arial" w:hAnsi="Arial" w:cs="Arial"/>
        </w:rPr>
        <w:fldChar w:fldCharType="separate"/>
      </w:r>
      <w:r w:rsidR="00C83400" w:rsidRPr="00330D6B">
        <w:rPr>
          <w:rFonts w:ascii="Arial" w:hAnsi="Arial" w:cs="Arial"/>
          <w:vertAlign w:val="superscript"/>
        </w:rPr>
        <w:t>98</w:t>
      </w:r>
      <w:r w:rsidR="00C83400" w:rsidRPr="00330D6B">
        <w:rPr>
          <w:rFonts w:ascii="Arial" w:hAnsi="Arial" w:cs="Arial"/>
        </w:rPr>
        <w:fldChar w:fldCharType="end"/>
      </w:r>
      <w:r w:rsidRPr="00330D6B">
        <w:rPr>
          <w:rFonts w:ascii="Arial" w:hAnsi="Arial" w:cs="Arial"/>
        </w:rPr>
        <w:t xml:space="preserve"> for information on dataset and study </w:t>
      </w:r>
      <w:r w:rsidRPr="00330D6B">
        <w:rPr>
          <w:rFonts w:ascii="Arial" w:hAnsi="Arial" w:cs="Arial"/>
          <w:color w:val="0000FF"/>
        </w:rPr>
        <w:t>organisation</w:t>
      </w:r>
      <w:r w:rsidRPr="00330D6B">
        <w:rPr>
          <w:rFonts w:ascii="Arial" w:hAnsi="Arial" w:cs="Arial"/>
        </w:rPr>
        <w:t>.</w:t>
      </w:r>
    </w:p>
    <w:p w14:paraId="00000034" w14:textId="3BA7EF46" w:rsidR="0088299C" w:rsidRPr="00330D6B" w:rsidRDefault="00000000">
      <w:pPr>
        <w:spacing w:before="200" w:after="0"/>
        <w:rPr>
          <w:rFonts w:ascii="Arial" w:hAnsi="Arial" w:cs="Arial"/>
        </w:rPr>
      </w:pPr>
      <w:r w:rsidRPr="00330D6B">
        <w:rPr>
          <w:rFonts w:ascii="Arial" w:hAnsi="Arial" w:cs="Arial"/>
        </w:rPr>
        <w:t xml:space="preserve">After archival, reads should be filtered for general quality control (base quality, adapter removal, poly-G tails, sequencing artefacts, </w:t>
      </w:r>
      <w:r w:rsidRPr="00330D6B">
        <w:rPr>
          <w:rFonts w:ascii="Arial" w:hAnsi="Arial" w:cs="Arial"/>
          <w:i/>
        </w:rPr>
        <w:t>etc.</w:t>
      </w:r>
      <w:r w:rsidRPr="00330D6B">
        <w:rPr>
          <w:rFonts w:ascii="Arial" w:hAnsi="Arial" w:cs="Arial"/>
        </w:rPr>
        <w:t>) and trimmed when appropriate and useful</w:t>
      </w:r>
      <w:r w:rsidR="00C83400" w:rsidRPr="00330D6B">
        <w:rPr>
          <w:rFonts w:ascii="Arial" w:hAnsi="Arial" w:cs="Arial"/>
        </w:rPr>
        <w:fldChar w:fldCharType="begin"/>
      </w:r>
      <w:r w:rsidR="00C83400" w:rsidRPr="00330D6B">
        <w:rPr>
          <w:rFonts w:ascii="Arial" w:hAnsi="Arial" w:cs="Arial"/>
        </w:rPr>
        <w:instrText xml:space="preserve"> ADDIN ZOTERO_ITEM CSL_CITATION {"citationID":"TOFwWYIB","properties":{"formattedCitation":"\\super 99,100\\nosupersub{}","plainCitation":"99,100","noteIndex":0},"citationItems":[{"id":5458,"uris":["http://zotero.org/users/10196124/items/SWHKV2H5"],"itemData":{"id":5458,"type":"article-journal","abstract":"Next Generation Sequencing is having an extremely strong impact in biological and medical research and diagnostics, with applications ranging from gene expression quantification to genotyping and genome reconstruction. Sequencing data is often provided as raw reads which are processed prior to analysis 1 of the most used preprocessing procedures is read trimming, which aims at removing low quality portions while preserving the longest high quality part of a NGS read. In the current work, we evaluate nine different trimming algorithms in four datasets and three common NGS-based applications (RNA-Seq, SNP calling and genome assembly). Trimming is shown to increase the quality and reliability of the analysis, with concurrent gains in terms of execution time and computational resources needed.","container-title":"PLOS ONE","DOI":"10.1371/journal.pone.0085024","issue":"12","journalAbbreviation":"PLOS ONE","note":"publisher: Public Library of Science","page":"e85024","title":"An Extensive Evaluation of Read Trimming Effects on Illumina NGS Data Analysis","volume":"8","author":[{"family":"Del Fabbro","given":"Cristian"},{"family":"Scalabrin","given":"Simone"},{"family":"Morgante","given":"Michele"},{"family":"Giorgi","given":"Federico M."}],"issued":{"date-parts":[["2013",12,23]]},"citation-key":"delfabbroExtensiveEvaluationRead2013"}},{"id":5457,"uris":["http://zotero.org/users/10196124/items/XWCWDRMG"],"itemData":{"id":5457,"type":"article-journal","abstract":"Trimming low quality bases from sequencing reads is considered as routine procedure for genome assembly; however, we know little about its pros and cons. Here, we used empirical data to examine how read trimming affects assembled genome quality and computational time for a widespread East Asian passerine, the rufous-capped babbler (Cyanoderma ruficeps Blyth). We found that scaffolds assembled from raw reads were always longer than those from trimmed ones, whereas computational times for the former were sometimes much longer than the latter. Nevertheless, assembly completeness showed little difference among the trimming strategies. One should determine the optimal trimming strategy based on what the assembled genome will be used for. For example, to identify single nucleotide polymorphisms (SNPs) associated with phenotypic evolution, applying PLATANUS to gently trim reads would yield a reference genome with a slightly shorter scaffold length (N50 = 15.64 vs. 16.89 Mb) than the raw reads, but would save 75% of computational time. We also found that chromosomes Z, W, and 4A of the rufous-capped babbler were poorly assembled, likely due to a recently fused, neo-sex chromosome. The rufous-capped babbler genome with long scaffolds and quality gene annotation can provide a good system to study avian ecological adaptation in East Asia.","container-title":"Genes","DOI":"10.3390/genes10100737","ISSN":"2073-4425","issue":"10","title":"To Trim or Not to Trim: Effects of Read Trimming on the De Novo Genome Assembly of a Widespread East Asian Passerine, the Rufous-Capped Babbler (Cyanoderma ruficeps Blyth)","volume":"10","author":[{"family":"Yang","given":"Shang-Fang"},{"family":"Lu","given":"Chia-Wei"},{"family":"Yao","given":"Cheng-Te"},{"family":"Hung","given":"Chih-Ming"}],"issued":{"date-parts":[["2019"]]},"citation-key":"yangTrimNotTrim2019"}}],"schema":"https://github.com/citation-style-language/schema/raw/master/csl-citation.json"} </w:instrText>
      </w:r>
      <w:r w:rsidR="00C83400" w:rsidRPr="00330D6B">
        <w:rPr>
          <w:rFonts w:ascii="Arial" w:hAnsi="Arial" w:cs="Arial"/>
        </w:rPr>
        <w:fldChar w:fldCharType="separate"/>
      </w:r>
      <w:r w:rsidR="00C83400" w:rsidRPr="00330D6B">
        <w:rPr>
          <w:rFonts w:ascii="Arial" w:hAnsi="Arial" w:cs="Arial"/>
          <w:vertAlign w:val="superscript"/>
        </w:rPr>
        <w:t>99,100</w:t>
      </w:r>
      <w:r w:rsidR="00C83400" w:rsidRPr="00330D6B">
        <w:rPr>
          <w:rFonts w:ascii="Arial" w:hAnsi="Arial" w:cs="Arial"/>
        </w:rPr>
        <w:fldChar w:fldCharType="end"/>
      </w:r>
      <w:r w:rsidRPr="00330D6B">
        <w:rPr>
          <w:rFonts w:ascii="Arial" w:hAnsi="Arial" w:cs="Arial"/>
        </w:rPr>
        <w:t xml:space="preserve">. For most workflows, the alignment of reads to a reference or </w:t>
      </w:r>
      <w:r w:rsidRPr="00330D6B">
        <w:rPr>
          <w:rFonts w:ascii="Arial" w:hAnsi="Arial" w:cs="Arial"/>
          <w:i/>
        </w:rPr>
        <w:t>de novo</w:t>
      </w:r>
      <w:r w:rsidRPr="00330D6B">
        <w:rPr>
          <w:rFonts w:ascii="Arial" w:hAnsi="Arial" w:cs="Arial"/>
        </w:rPr>
        <w:t xml:space="preserve"> assembly is the next step (Figure 3). Depending on the goals of the study, it may be useful to create multiple datasets with different filters and/or filtering thresholds at this stage for downstream analysis (as in</w:t>
      </w:r>
      <w:r w:rsidR="00C83400" w:rsidRPr="00330D6B">
        <w:rPr>
          <w:rFonts w:ascii="Arial" w:hAnsi="Arial" w:cs="Arial"/>
        </w:rPr>
        <w:fldChar w:fldCharType="begin"/>
      </w:r>
      <w:r w:rsidR="00C83400" w:rsidRPr="00330D6B">
        <w:rPr>
          <w:rFonts w:ascii="Arial" w:hAnsi="Arial" w:cs="Arial"/>
        </w:rPr>
        <w:instrText xml:space="preserve"> ADDIN ZOTERO_ITEM CSL_CITATION {"citationID":"MOxWrHEN","properties":{"formattedCitation":"\\super 101,102\\nosupersub{}","plainCitation":"101,102","noteIndex":0},"citationItems":[{"id":5520,"uris":["http://zotero.org/users/10196124/items/PBG6CR7A"],"itemData":{"id":5520,"type":"article-journal","abstract":"Abstract Aim Climate warming is causing extensive loss of glaciers in mountainous regions, yet our understanding of how glacial recession influences evolutionary processes and genetic diversity is limited. Linking genetic structure with the influences shaping it can improve understanding of how species respond to environmental change. Here, we used genome-scale data and demographic modelling to resolve the evolutionary history of Lednia tumana, a rare, aquatic insect endemic to alpine streams. We also employed a range of widely used data filtering approaches to quantify how they influenced population structure results. Location Alpine streams in the Rocky Mountains of Glacier National Park, Montana, USA. Taxon Lednia tumana, a stonefly (Order Plecoptera) in the family Nemouridae. Methods We generated single nucleotide polymorphism data through restriction-site associated DNA sequencing to assess contemporary patterns of genetic structure for 11 L. tumana populations. Using identified clusters, we assessed demographic history through model selection and parameter estimation in a coalescent framework. During population structure analyses, we filtered our data to assess the influence of singletons, missing data and total number of markers on results. Results Contemporary patterns of population structure indicate that L. tumana exhibits a pattern of isolation-by-distance among populations within three genetic clusters that align with geography. Mean pairwise genetic differentiation (FST) among populations was 0.033. Coalescent-based demographic modelling supported divergence with gene flow among genetic clusters since the end of the Pleistocene (~13-17 kya), likely reflecting the south-to-north recession of ice sheets that accumulated during the Wisconsin glaciation. Main conclusions We identified a link between glacial retreat, evolutionary history and patterns of genetic diversity for a range-restricted stonefly imperiled by climate change. This finding included a history of divergence with gene flow, an unexpected conclusion for a mountaintop species. Beyond L. tumana, this study demonstrates the complexity of assessing genetic structure for weakly differentiated species, shows the degree to which rare alleles and missing data may influence results, and highlights the usefulness of genome-scale data to extend population genetic inquiry in non-model species.","container-title":"Journal of Biogeography","DOI":"10.1111/jbi.13125","ISSN":"0305-0270","issue":"2","journalAbbreviation":"Journal of Biogeography","note":"publisher: John Wiley &amp; Sons, Ltd","page":"304-317","title":"Demographic modelling reveals a history of divergence with gene flow for a glacially tied stonefly in a changing post-Pleistocene landscape","volume":"45","author":[{"family":"Hotaling","given":"Scott"},{"family":"Muhlfeld","given":"Clint C."},{"family":"Giersch","given":"J. Joseph"},{"family":"Ali","given":"Omar A."},{"family":"Jordan","given":"Steve"},{"family":"Miller","given":"Michael R."},{"family":"Luikart","given":"Gordon"},{"family":"Weisrock","given":"David W."}],"issued":{"date-parts":[["2018",2,1]]},"citation-key":"hotalingDemographicModellingReveals2018"}},{"id":2536,"uris":["http://zotero.org/users/10196124/items/L2KYM4TL"],"itemData":{"id":2536,"type":"article-journal","abstract":"Abstract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C83400" w:rsidRPr="00330D6B">
        <w:rPr>
          <w:rFonts w:ascii="Arial" w:hAnsi="Arial" w:cs="Arial"/>
        </w:rPr>
        <w:fldChar w:fldCharType="separate"/>
      </w:r>
      <w:r w:rsidR="00C83400" w:rsidRPr="00330D6B">
        <w:rPr>
          <w:rFonts w:ascii="Arial" w:hAnsi="Arial" w:cs="Arial"/>
          <w:vertAlign w:val="superscript"/>
        </w:rPr>
        <w:t>101,102</w:t>
      </w:r>
      <w:r w:rsidR="00C83400" w:rsidRPr="00330D6B">
        <w:rPr>
          <w:rFonts w:ascii="Arial" w:hAnsi="Arial" w:cs="Arial"/>
        </w:rPr>
        <w:fldChar w:fldCharType="end"/>
      </w:r>
      <w:r w:rsidRPr="00330D6B">
        <w:rPr>
          <w:rFonts w:ascii="Arial" w:hAnsi="Arial" w:cs="Arial"/>
        </w:rPr>
        <w:t xml:space="preserve">, for example). This practice is particularly relevant to </w:t>
      </w:r>
      <w:r w:rsidRPr="00330D6B">
        <w:rPr>
          <w:rFonts w:ascii="Arial" w:hAnsi="Arial" w:cs="Arial"/>
          <w:i/>
        </w:rPr>
        <w:t xml:space="preserve">de novo </w:t>
      </w:r>
      <w:r w:rsidRPr="00330D6B">
        <w:rPr>
          <w:rFonts w:ascii="Arial" w:hAnsi="Arial" w:cs="Arial"/>
        </w:rPr>
        <w:t xml:space="preserve">reference assembly, since assembly decisions can result in very different references and thus very different filtering and analytical outcomes. The </w:t>
      </w:r>
      <w:r w:rsidRPr="00330D6B">
        <w:rPr>
          <w:rFonts w:ascii="Arial" w:hAnsi="Arial" w:cs="Arial"/>
          <w:i/>
        </w:rPr>
        <w:t xml:space="preserve">m </w:t>
      </w:r>
      <w:r w:rsidRPr="00330D6B">
        <w:rPr>
          <w:rFonts w:ascii="Arial" w:hAnsi="Arial" w:cs="Arial"/>
        </w:rPr>
        <w:t xml:space="preserve">and </w:t>
      </w:r>
      <w:r w:rsidRPr="00330D6B">
        <w:rPr>
          <w:rFonts w:ascii="Arial" w:hAnsi="Arial" w:cs="Arial"/>
          <w:i/>
        </w:rPr>
        <w:t xml:space="preserve">M </w:t>
      </w:r>
      <w:r w:rsidRPr="00330D6B">
        <w:rPr>
          <w:rFonts w:ascii="Arial" w:hAnsi="Arial" w:cs="Arial"/>
        </w:rPr>
        <w:t xml:space="preserve">STACKS parameters and their impacts on </w:t>
      </w:r>
      <w:r w:rsidRPr="00330D6B">
        <w:rPr>
          <w:rFonts w:ascii="Arial" w:hAnsi="Arial" w:cs="Arial"/>
          <w:i/>
        </w:rPr>
        <w:t xml:space="preserve">de novo </w:t>
      </w:r>
      <w:r w:rsidRPr="00330D6B">
        <w:rPr>
          <w:rFonts w:ascii="Arial" w:hAnsi="Arial" w:cs="Arial"/>
        </w:rPr>
        <w:t>reference construction, for example, have been well-studied</w:t>
      </w:r>
      <w:r w:rsidR="00C83400" w:rsidRPr="00330D6B">
        <w:rPr>
          <w:rFonts w:ascii="Arial" w:hAnsi="Arial" w:cs="Arial"/>
        </w:rPr>
        <w:fldChar w:fldCharType="begin"/>
      </w:r>
      <w:r w:rsidR="00C83400" w:rsidRPr="00330D6B">
        <w:rPr>
          <w:rFonts w:ascii="Arial" w:hAnsi="Arial" w:cs="Arial"/>
        </w:rPr>
        <w:instrText xml:space="preserve"> ADDIN ZOTERO_ITEM CSL_CITATION {"citationID":"FZqQ4Z8z","properties":{"formattedCitation":"\\super 22,23,103,104\\nosupersub{}","plainCitation":"22,23,103,104","noteIndex":0},"citationItems":[{"id":5464,"uris":["http://zotero.org/users/10196124/items/TW2HT4R6"],"itemData":{"id":5464,"type":"article-journal","abstract":"In this protocol, the authors provide a strategy and set of methods to analyze restriction-site-associated DNA-sequencing (RAD-seq) data using Stacks, enabling the genome-wide discovery and genotyping of SNPs across a range of systems.","container-title":"Nature Protocols","DOI":"10.1038/nprot.2017.123","ISSN":"1750-2799","issue":"12","journalAbbreviation":"Nature Protocols","page":"2640-2659","title":"Deriving genotypes from RAD-seq short-read data using Stacks","volume":"12","author":[{"family":"Rochette","given":"Nicolas C"},{"family":"Catchen","given":"Julian M"}],"issued":{"date-parts":[["2017",12,1]]},"citation-key":"rochetteDerivingGenotypesRADseq2017"}},{"id":5462,"uris":["http://zotero.org/users/10196124/items/QJ28FJBF"],"itemData":{"id":5462,"type":"article-journal","abstract":"Summary Restriction site-Associated DNA sequencing (RAD-seq) has become a widely adopted method for genotyping populations of model and non-model organisms. Generating a reliable set of loci for downstream analysis requires appropriate use of bioinformatics software, such as the program stacks. Using three empirical RAD-seq datasets, we demonstrate a method for optimising a de novo assembly of loci using stacks. By iterating values of the program's main parameters and plotting resultant core metrics for visualisation, researchers can gain a much better understanding of their dataset and select an optimal set of parameters; we present the 80% rule as a generally effective method to select the core parameters for stacks. Visualisation of the metrics plotted for the three RAD-seq datasets shows that they differ in the optimal parameters that should be used to maximise the amount of available biological information. We also demonstrate that building loci de novo and then integrating alignment positions is more effective than aligning raw reads directly to a reference genome. Our methods will help the community in honing the analytical skills necessary to accurately assemble a RAD-seq dataset.","container-title":"Methods in Ecology and Evolution","DOI":"10.1111/2041-210X.12775","ISSN":"2041-210X","issue":"10","journalAbbreviation":"Methods in Ecology and Evolution","note":"publisher: John Wiley &amp; Sons, Ltd","page":"1360-1373","title":"Lost in parameter space: a road map for stacks","volume":"8","author":[{"family":"Paris","given":"Josephine R."},{"family":"Stevens","given":"Jamie R."},{"family":"Catchen","given":"Julian M."}],"issued":{"date-parts":[["2017",10,1]]},"citation-key":"parisLostParameterSpace2017"}},{"id":5337,"uris":["http://zotero.org/users/10196124/items/QKEHHUXS"],"itemData":{"id":5337,"type":"article-journal","abstract":"Next-generation sequencing technologies have opened a new era of research in population genetics. Following these new sequencing opportunities, the use of restriction enzyme-based genotyping techniques, such as restriction site-associated DNA sequencing (RAD-seq) or double-digest RAD-sequencing (ddRAD-seq), has dramatically increased in the last decade. From DNA sampling to SNP calling, the laboratory and bioinformatic parameters of enzyme-based techniques have been investigated in the literature. However, the impact of those parameters on downstream analyses and biological results remains less documented. In this study, we investigated the effects of sevral pre- and post-sequencing settings on ddRAD-seq results for two biological systems: a complex of butterfly species (Coenonympha sp.) and several populations of common beech (Fagus sylvatica). Our results suggest that pre-sequencing parameters (i.e., DNA quantity, number of PCR cycles during library preparation) have a significant impact on the number of recovered reads and SNPs, on the number of unique alleles and on individual heterozygosity. In the same way, we found that post-sequencing settings (i.e., clustering and minimum coverage thresholds) influenced loci reconstruction (e.g., number of loci, mean coverage) and SNP calling (e.g., number of SNPs; heterozygosity) but had only a marginal impact on downstream analyses (e.g., measure of genetic differentiation, estimation of individual admixture, and demographic inferences). In addition, replication analyses confirmed the reproducibility of the ddRAD-seq procedure. Overall, this study assesses the degree of sensitivity of ddRAD-seq data to pre- and post-sequencing protocols, and illustrates its robustness when studying population genetics.","container-title":"Molecular Genetics and Genomics","DOI":"10.1007/s00438-020-01756-9","ISSN":"1617-4623","issue":"2","journalAbbreviation":"Molecular Genetics and Genomics","page":"457-471","title":"Double-digest RAD-sequencing: do pre- and post-sequencing protocol parameters impact biological results?","volume":"296","author":[{"family":"Cumer","given":"Tristan"},{"family":"Pouchon","given":"Charles"},{"family":"Boyer","given":"Frédéric"},{"family":"Yannic","given":"Glenn"},{"family":"Rioux","given":"Delphine"},{"family":"Bonin","given":"Aurélie"},{"family":"Capblancq","given":"Thibaut"}],"issued":{"date-parts":[["2021",3,1]]},"citation-key":"cumerDoubledigestRADsequencingPre2021"}},{"id":5203,"uris":["http://zotero.org/users/10196124/items/Z8IQEXMB"],"itemData":{"id":5203,"type":"article-journal","abstract":"Abstract Restriction site-associated DNA sequencing (RADseq) provides researchers with the ability to record genetic polymorphism across thousands of loci for nonmodel organisms, potentially revolutionizing the field of molecular ecology. However, as with other genotyping methods, RADseq is prone to a number of sources of error that may have consequential effects for population genetic inferences, and these have received only limited attention in terms of the estimation and reporting of genotyping error rates. Here we use individual sample replicates, under the expectation of identical genotypes, to quantify genotyping error in the absence of a reference genome. We then use sample replicates to (i) optimize de novo assembly parameters within the program Stacks, by minimizing error and maximizing the retrieval of informative loci; and (ii) quantify error rates for loci, alleles and single-nucleotide polymorphisms. As an empirical example, we use a double-digest RAD data set of a nonmodel plant species, Berberis alpina, collected from high-altitude mountains in Mexico.","container-title":"Molecular Ecology Resources","DOI":"10.1111/1755-0998.12291","ISSN":"1755-098X","issue":"1","journalAbbreviation":"Molecular Ecology Resources","note":"publisher: John Wiley &amp; Sons, Ltd","page":"28-41","title":"Restriction site-associated DNA sequencing, genotyping error estimation and de novo assembly optimization for population genetic inference","volume":"15","author":[{"family":"Mastretta-Yanes","given":"A."},{"family":"Arrigo","given":"N."},{"family":"Alvarez","given":"N."},{"family":"Jorgensen","given":"T. H."},{"family":"Piñero","given":"D."},{"family":"Emerson","given":"B. C."}],"issued":{"date-parts":[["2015",1,1]]},"citation-key":"mastretta-yanesRestrictionSiteassociatedDNA2015"}}],"schema":"https://github.com/citation-style-language/schema/raw/master/csl-citation.json"} </w:instrText>
      </w:r>
      <w:r w:rsidR="00C83400" w:rsidRPr="00330D6B">
        <w:rPr>
          <w:rFonts w:ascii="Arial" w:hAnsi="Arial" w:cs="Arial"/>
        </w:rPr>
        <w:fldChar w:fldCharType="separate"/>
      </w:r>
      <w:r w:rsidR="00C83400" w:rsidRPr="00330D6B">
        <w:rPr>
          <w:rFonts w:ascii="Arial" w:hAnsi="Arial" w:cs="Arial"/>
          <w:vertAlign w:val="superscript"/>
        </w:rPr>
        <w:t>22,23,103,104</w:t>
      </w:r>
      <w:r w:rsidR="00C83400" w:rsidRPr="00330D6B">
        <w:rPr>
          <w:rFonts w:ascii="Arial" w:hAnsi="Arial" w:cs="Arial"/>
        </w:rPr>
        <w:fldChar w:fldCharType="end"/>
      </w:r>
      <w:r w:rsidRPr="00330D6B">
        <w:rPr>
          <w:rFonts w:ascii="Arial" w:hAnsi="Arial" w:cs="Arial"/>
        </w:rPr>
        <w:t>.</w:t>
      </w:r>
    </w:p>
    <w:p w14:paraId="00000035" w14:textId="0C5C54E4" w:rsidR="0088299C" w:rsidRDefault="00000000">
      <w:pPr>
        <w:spacing w:before="200" w:after="0"/>
        <w:rPr>
          <w:rFonts w:ascii="Arial" w:hAnsi="Arial" w:cs="Arial"/>
          <w:color w:val="0000FF"/>
        </w:rPr>
      </w:pPr>
      <w:r w:rsidRPr="00330D6B">
        <w:rPr>
          <w:rFonts w:ascii="Arial" w:hAnsi="Arial" w:cs="Arial"/>
        </w:rPr>
        <w:t>After alignment, the data should be filtered for technical (</w:t>
      </w:r>
      <w:r w:rsidRPr="00330D6B">
        <w:rPr>
          <w:rFonts w:ascii="Arial" w:hAnsi="Arial" w:cs="Arial"/>
          <w:i/>
        </w:rPr>
        <w:t>e.g.</w:t>
      </w:r>
      <w:r w:rsidRPr="00330D6B">
        <w:rPr>
          <w:rFonts w:ascii="Arial" w:hAnsi="Arial" w:cs="Arial"/>
        </w:rPr>
        <w:t>, PCR) duplicates. Note that while removing PCR duplicates has been suggested to often be of little consequence</w:t>
      </w:r>
      <w:r w:rsidR="00C83400" w:rsidRPr="00330D6B">
        <w:rPr>
          <w:rFonts w:ascii="Arial" w:hAnsi="Arial" w:cs="Arial"/>
        </w:rPr>
        <w:fldChar w:fldCharType="begin"/>
      </w:r>
      <w:r w:rsidR="00C83400" w:rsidRPr="00330D6B">
        <w:rPr>
          <w:rFonts w:ascii="Arial" w:hAnsi="Arial" w:cs="Arial"/>
        </w:rPr>
        <w:instrText xml:space="preserve"> ADDIN ZOTERO_ITEM CSL_CITATION {"citationID":"TSlWbyX5","properties":{"formattedCitation":"\\super 105,106\\nosupersub{}","plainCitation":"105,106","noteIndex":0},"citationItems":[{"id":5459,"uris":["http://zotero.org/users/10196124/items/BBQR37MI"],"itemData":{"id":5459,"type":"article-journal","abstract":"Analyzing next-generation sequencing data is difficult because datasets are large, second generation sequencing platforms have high error rates, and because each position in the target genome (exome, transcriptome, etc.) is sequenced multiple times. Given these challenges, numerous bioinformatic algorithms have been developed to analyze these data. These algorithms aim to find an appropriate balance between data loss, errors, analysis time, and memory footprint. Typical analysis pipelines require multiple steps. If one or more of these steps is unnecessary, it would significantly decrease compute time and data manipulation to remove the step. One step in many pipelines is PCR duplicate removal, where PCR duplicates arise from multiple PCR products from the same template molecule binding on the flowcell. These are often removed because there is concern they can lead to false positive variant calls. Picard (MarkDuplicates) and SAMTools (rmdup) are the two main softwares used for PCR duplicate removal.","container-title":"BMC Bioinformatics","DOI":"10.1186/s12859-016-1097-3","ISSN":"1471-2105","issue":"7","journalAbbreviation":"BMC Bioinformatics","page":"239","title":"Evaluating the necessity of PCR duplicate removal from next-generation sequencing data and a comparison of approaches","volume":"17","author":[{"family":"Ebbert","given":"Mark T. W."},{"family":"Wadsworth","given":"Mark E."},{"family":"Staley","given":"Lyndsay A."},{"family":"Hoyt","given":"Kaitlyn L."},{"family":"Pickett","given":"Brandon"},{"family":"Miller","given":"Justin"},{"family":"Duce","given":"John"},{"family":"Kauwe","given":"John S. K."},{"family":"Ridge","given":"Perry G."},{"literal":"for the Alzheimer’s Disease Neuroimaging Initiative"}],"issued":{"date-parts":[["2016",7,25]]},"citation-key":"ebbertEvaluatingNecessityPCR2016"}},{"id":5460,"uris":["http://zotero.org/users/10196124/items/WWUHZR93"],"itemData":{"id":5460,"type":"article-journal","abstract":"Abstract Interpretation of high-throughput sequence data requires an understanding of how decisions made during bioinformatic data processing can influence results. One source of bias that is often cited is PCR clones (or PCR duplicates). PCR clones are common in restriction site-associated sequencing (RAD-seq) data sets, which are increasingly being used for molecular ecology. To determine the influence PCR clones and the bioinformatic handling of clones have on genotyping, we evaluate four RAD-seq data sets. Data sets were compared before and after clones were removed to estimate the number of clones present in RAD-seq data, quantify how often the presence of clones in a data set causes genotype calls to change compared to when clones were removed, investigate the mechanisms that lead to genotype call changes and test whether clones bias heterozygosity estimates. Our RAD-seq data sets contained 30%?60% PCR clones, but 95% of RAD-tags had five or fewer clones. Relatively few genotypes changed once clones were removed (5%?10%), and the vast majority of these changes (98%) were associated with genotypes switching from a called to no-call state or vice versa. PCR clones had a larger influence on genotype calls in individuals with low read depth but appeared to influence genotype calls at all loci similarly. Removal of PCR clones reduced the number of called genotypes by 2% but had almost no influence on estimates of heterozygosity. As such, while steps should be taken to limit PCR clones during library preparation, PCR clones are likely not a substantial source of bias for most RAD-seq studies.","container-title":"Molecular Ecology Resources","DOI":"10.1111/1755-0998.13087","ISSN":"1755-098X","issue":"1","journalAbbreviation":"Molecular Ecology Resources","note":"publisher: John Wiley &amp; Sons, Ltd","page":"66-78","title":"Attack of the PCR clones: Rates of clonality have little effect on RAD-seq genotype calls","volume":"20","author":[{"family":"Euclide","given":"Peter T."},{"family":"McKinney","given":"Garrett J."},{"family":"Bootsma","given":"Matthew"},{"family":"Tarsa","given":"Charlene"},{"family":"Meek","given":"Mariah H."},{"family":"Larson","given":"Wesley A."}],"issued":{"date-parts":[["2020",1,1]]},"citation-key":"euclideAttackPCRClones2020"}}],"schema":"https://github.com/citation-style-language/schema/raw/master/csl-citation.json"} </w:instrText>
      </w:r>
      <w:r w:rsidR="00C83400" w:rsidRPr="00330D6B">
        <w:rPr>
          <w:rFonts w:ascii="Arial" w:hAnsi="Arial" w:cs="Arial"/>
        </w:rPr>
        <w:fldChar w:fldCharType="separate"/>
      </w:r>
      <w:r w:rsidR="00C83400" w:rsidRPr="00330D6B">
        <w:rPr>
          <w:rFonts w:ascii="Arial" w:hAnsi="Arial" w:cs="Arial"/>
          <w:vertAlign w:val="superscript"/>
        </w:rPr>
        <w:t>105,106</w:t>
      </w:r>
      <w:r w:rsidR="00C83400" w:rsidRPr="00330D6B">
        <w:rPr>
          <w:rFonts w:ascii="Arial" w:hAnsi="Arial" w:cs="Arial"/>
        </w:rPr>
        <w:fldChar w:fldCharType="end"/>
      </w:r>
      <w:r w:rsidRPr="00330D6B">
        <w:rPr>
          <w:rFonts w:ascii="Arial" w:hAnsi="Arial" w:cs="Arial"/>
        </w:rPr>
        <w:t xml:space="preserve">, this is unlikely true for every study, such as those with low-coverage </w:t>
      </w:r>
      <w:r w:rsidRPr="00330D6B">
        <w:rPr>
          <w:rFonts w:ascii="Arial" w:hAnsi="Arial" w:cs="Arial"/>
          <w:color w:val="0000FF"/>
        </w:rPr>
        <w:t>data</w:t>
      </w:r>
      <w:r w:rsidR="00C83400" w:rsidRPr="00330D6B">
        <w:rPr>
          <w:rFonts w:ascii="Arial" w:hAnsi="Arial" w:cs="Arial"/>
          <w:color w:val="0000FF"/>
        </w:rPr>
        <w:fldChar w:fldCharType="begin"/>
      </w:r>
      <w:r w:rsidR="00C83400" w:rsidRPr="00330D6B">
        <w:rPr>
          <w:rFonts w:ascii="Arial" w:hAnsi="Arial" w:cs="Arial"/>
          <w:color w:val="0000FF"/>
        </w:rPr>
        <w:instrText xml:space="preserve"> ADDIN ZOTERO_ITEM CSL_CITATION {"citationID":"fnplxVw9","properties":{"formattedCitation":"\\super 11,48,107\\nosupersub{}","plainCitation":"11,48,107","noteIndex":0},"citationItems":[{"id":5413,"uris":["http://zotero.org/users/10196124/items/64QKVN26"],"itemData":{"id":5413,"type":"article-journal","abstract":"Next-generation sequencing (NGS) technology is revolutionizing the fields of population genetics, molecular ecology and conservation biology. But it can be challenging for researchers to learn the new and rapidly evolving techniques required to use NGS data. A recent workshop entitled ?Population Genomic Data Analysis? was held to provide training in conceptual and practical aspects of data production and analysis for population genomics, with an emphasis on NGS data analysis. This workshop brought together 16 instructors who were experts in the field of population genomics and 31 student participants. Instructors provided helpful and often entertaining advice regarding how to choose and use a NGS method for a given research question, and regarding critical aspects of NGS data production and analysis such as library preparation, filtering to remove sequencing errors and outlier loci, and genotype calling. In addition, instructors provided general advice about how to approach population genomics data analysis and how to build a career in science. The overarching messages of the workshop were that NGS data analysis should be approached with a keen understanding of the theoretical models underlying the analyses, and with analyses tailored to each research question and project. When analysed carefully, NGS data provide extremely powerful tools for answering crucial questions in disciplines ranging from evolution and ecology to conservation and agriculture, including questions that could not be answered prior to the development of NGS technology.","container-title":"Molecular Ecology","DOI":"10.1111/mec.12686","ISSN":"0962-1083","issue":"7","journalAbbreviation":"Molecular Ecology","note":"publisher: John Wiley &amp; Sons, Ltd","page":"1661-1667","title":"Recent novel approaches for population genomics data analysis","volume":"23","author":[{"family":"Andrews","given":"Kimberly R."},{"family":"Luikart","given":"Gordon"}],"issued":{"date-parts":[["2014",4,1]]},"citation-key":"andrewsRecentNovelApproaches2014"}},{"id":5434,"uris":["http://zotero.org/users/10196124/items/2QZGJA3R"],"itemData":{"id":5434,"type":"article-journal","abstract":"Abstract Library preparation protocols for most sequencing technologies involve PCR amplification of the template DNA, which open the possibility that a given template DNA molecule is sequenced multiple times. Reads arising from this phenomenon, known as PCR duplicates, inflate the cost of sequencing and can jeopardize the reliability of affected experiments. Despite the pervasiveness of this artefact, our understanding of its causes and of its impact on downstream statistical analyses remains essentially empirical. Here, we develop a general quantitative model of amplification distortions in sequencing data sets, which we leverage to investigate the factors controlling the occurrence of PCR duplicates. We show that the PCR duplicate rate is determined primarily by the ratio between library complexity and sequencing depth, and that amplification noise (including in its dependence on the number of PCR cycles) only plays a secondary role for this artefact. We confirm our predictions using new and published RAD-seq libraries and provide a method to estimate library complexity and amplification noise in any data set containing PCR duplicates. We discuss how amplification-related artefacts impact downstream analyses, and in particular genotyping accuracy. The proposed framework unites the numerous observations made on PCR duplicates and will be useful to experimenters of all sequencing technologies where DNA availability is a concern.","container-title":"Molecular Ecology Resources","DOI":"10.1111/1755-0998.13800","ISSN":"1755-098X","issue":"n/a","journalAbbreviation":"Molecular Ecology Resources","note":"publisher: John Wiley &amp; Sons, Ltd","title":"On the causes, consequences, and avoidance of PCR duplicates: Towards a theory of library complexity","URL":"https://doi.org/10.1111/1755-0998.13800","volume":"n/a","author":[{"family":"Rochette","given":"Nicolas C."},{"family":"Rivera-Colón","given":"Angel G."},{"family":"Walsh","given":"Jessica"},{"family":"Sanger","given":"Thomas J."},{"family":"Campbell-Staton","given":"Shane C."},{"family":"Catchen","given":"Julian M."}],"accessed":{"date-parts":[["2023",6,29]]},"issued":{"date-parts":[["2023",4,16]]},"citation-key":"rochetteCausesConsequencesAvoidance2023"}},{"id":5525,"uris":["http://zotero.org/users/10196124/items/5MH2I8S8"],"itemData":{"id":5525,"type":"article-journal","abstract":"Abstract The trade-offs of using single-digest vs. double-digest restriction site-associated DNA sequencing (RAD-seq) protocols have been widely discussed. However, no direct empirical comparisons of the two methods have been conducted. Here, we sampled a single population of Gulf pipefish (Syngnathus scovelli) and genotyped 444 individuals using RAD-seq. Sixty individuals were subjected to single-digest RAD-seq (sdRAD-seq), and the remaining 384 individuals were genotyped using a double-digest RAD-seq (ddRAD-seq) protocol. We analysed the resulting Illumina sequencing data and compared the two genotyping methods when reads were analysed either together or separately. Coverage statistics, observed heterozygosity, and allele frequencies differed significantly between the two protocols, as did the results of selection components analysis. We also performed an in silico digestion of the Gulf pipefish genome and modelled five major sources of bias: PCR duplicates, polymorphic restriction sites, shearing bias, asymmetric sampling (i.e., genotyping fewer individuals with sdRAD-seq than with ddRAD-seq) and higher major allele frequencies. This combination of approaches allowed us to determine that polymorphic restriction sites, an asymmetric sampling scheme, mean allele frequencies and to some extent PCR duplicates all contribute to different estimates of allele frequencies between samples genotyped using sdRAD-seq versus ddRAD-seq. Our finding that sdRAD-seq and ddRAD-seq can result in different allele frequencies has implications for comparisons across studies and techniques that endeavour to identify genomewide signatures of evolutionary processes in natural populations.","container-title":"Molecular Ecology Resources","DOI":"10.1111/1755-0998.12734","ISSN":"1755-098X","issue":"2","journalAbbreviation":"Molecular Ecology Resources","note":"publisher: John Wiley &amp; Sons, Ltd","page":"264-280","title":"Substantial differences in bias between single-digest and double-digest RAD-seq libraries: A case study","volume":"18","author":[{"family":"Flanagan","given":"Sarah P."},{"family":"Jones","given":"Adam G."}],"issued":{"date-parts":[["2018",3,1]]},"citation-key":"flanaganSubstantialDifferencesBias2018"}}],"schema":"https://github.com/citation-style-language/schema/raw/master/csl-citation.json"} </w:instrText>
      </w:r>
      <w:r w:rsidR="00C83400" w:rsidRPr="00330D6B">
        <w:rPr>
          <w:rFonts w:ascii="Arial" w:hAnsi="Arial" w:cs="Arial"/>
          <w:color w:val="0000FF"/>
        </w:rPr>
        <w:fldChar w:fldCharType="separate"/>
      </w:r>
      <w:r w:rsidR="00C83400" w:rsidRPr="00330D6B">
        <w:rPr>
          <w:rFonts w:ascii="Arial" w:hAnsi="Arial" w:cs="Arial"/>
          <w:vertAlign w:val="superscript"/>
        </w:rPr>
        <w:t>11,48,107</w:t>
      </w:r>
      <w:r w:rsidR="00C83400" w:rsidRPr="00330D6B">
        <w:rPr>
          <w:rFonts w:ascii="Arial" w:hAnsi="Arial" w:cs="Arial"/>
          <w:color w:val="0000FF"/>
        </w:rPr>
        <w:fldChar w:fldCharType="end"/>
      </w:r>
      <w:r w:rsidR="00C83400" w:rsidRPr="00330D6B">
        <w:rPr>
          <w:rFonts w:ascii="Arial" w:hAnsi="Arial" w:cs="Arial"/>
          <w:color w:val="0000FF"/>
        </w:rPr>
        <w:t xml:space="preserve"> </w:t>
      </w:r>
      <w:r w:rsidRPr="00330D6B">
        <w:rPr>
          <w:rFonts w:ascii="Arial" w:hAnsi="Arial" w:cs="Arial"/>
        </w:rPr>
        <w:t xml:space="preserve">(in conflict with common practice). The remaining reads should then be filtered for mapping and read quality, and researchers should ensure that they record </w:t>
      </w:r>
      <w:r w:rsidRPr="00330D6B">
        <w:rPr>
          <w:rFonts w:ascii="Arial" w:hAnsi="Arial" w:cs="Arial"/>
        </w:rPr>
        <w:lastRenderedPageBreak/>
        <w:t xml:space="preserve">and report the number of reads that passed these pre-variant filters </w:t>
      </w:r>
      <w:r w:rsidRPr="00330D6B">
        <w:rPr>
          <w:rFonts w:ascii="Arial" w:hAnsi="Arial" w:cs="Arial"/>
          <w:color w:val="0000FF"/>
        </w:rPr>
        <w:t>(see Table 1 as an example). We have provided an R notebook and a small test dataset, available in the Supplementary Information and referenced in Figure 3, which walks through an entire pre-variant filtering workflow - from raw reads to called genotypes - using a variety of commonly implemented tools, which provides an example of how to easily change, and importantly record, filtering parameters with minimal effort (Notebook S1).</w:t>
      </w:r>
    </w:p>
    <w:p w14:paraId="7129D83D" w14:textId="77777777" w:rsidR="00330D6B" w:rsidRPr="00330D6B" w:rsidRDefault="00330D6B">
      <w:pPr>
        <w:spacing w:before="200" w:after="0"/>
        <w:rPr>
          <w:rFonts w:ascii="Arial" w:hAnsi="Arial" w:cs="Arial"/>
          <w:i/>
          <w:color w:val="0000FF"/>
        </w:rPr>
      </w:pPr>
    </w:p>
    <w:p w14:paraId="00000036" w14:textId="67669A89" w:rsidR="0088299C" w:rsidRPr="00330D6B" w:rsidRDefault="00330D6B">
      <w:pPr>
        <w:spacing w:before="200" w:after="0"/>
        <w:ind w:firstLine="0"/>
        <w:rPr>
          <w:rFonts w:ascii="Arial" w:hAnsi="Arial" w:cs="Arial"/>
          <w:b/>
          <w:bCs/>
          <w:i/>
        </w:rPr>
      </w:pPr>
      <w:r>
        <w:rPr>
          <w:rFonts w:ascii="Arial" w:hAnsi="Arial" w:cs="Arial"/>
          <w:b/>
          <w:bCs/>
          <w:i/>
        </w:rPr>
        <w:t xml:space="preserve">[H2] </w:t>
      </w:r>
      <w:r w:rsidRPr="00330D6B">
        <w:rPr>
          <w:rFonts w:ascii="Arial" w:hAnsi="Arial" w:cs="Arial"/>
          <w:b/>
          <w:bCs/>
          <w:i/>
        </w:rPr>
        <w:t xml:space="preserve">Best practices for post-variant calling workflows </w:t>
      </w:r>
    </w:p>
    <w:p w14:paraId="00000037" w14:textId="1DD6371D" w:rsidR="0088299C" w:rsidRPr="00330D6B" w:rsidRDefault="00000000">
      <w:pPr>
        <w:spacing w:before="0" w:after="0"/>
        <w:ind w:firstLine="0"/>
        <w:rPr>
          <w:rFonts w:ascii="Arial" w:hAnsi="Arial" w:cs="Arial"/>
        </w:rPr>
      </w:pPr>
      <w:r w:rsidRPr="00330D6B">
        <w:rPr>
          <w:rFonts w:ascii="Arial" w:hAnsi="Arial" w:cs="Arial"/>
        </w:rPr>
        <w:t xml:space="preserve"> </w:t>
      </w:r>
      <w:r w:rsidR="00330D6B">
        <w:rPr>
          <w:rFonts w:ascii="Arial" w:hAnsi="Arial" w:cs="Arial"/>
        </w:rPr>
        <w:tab/>
      </w:r>
      <w:r w:rsidRPr="00330D6B">
        <w:rPr>
          <w:rFonts w:ascii="Arial" w:hAnsi="Arial" w:cs="Arial"/>
          <w:color w:val="0000FF"/>
        </w:rPr>
        <w:t>Following pre-variant filtering, r</w:t>
      </w:r>
      <w:r w:rsidRPr="00330D6B">
        <w:rPr>
          <w:rFonts w:ascii="Arial" w:hAnsi="Arial" w:cs="Arial"/>
        </w:rPr>
        <w:t>esearchers then call variants, filter the resulting dataset to remove potentially problematic loci (for MAF/HWP/LD/</w:t>
      </w:r>
      <w:r w:rsidRPr="00330D6B">
        <w:rPr>
          <w:rFonts w:ascii="Arial" w:hAnsi="Arial" w:cs="Arial"/>
          <w:i/>
        </w:rPr>
        <w:t>etc</w:t>
      </w:r>
      <w:r w:rsidRPr="00330D6B">
        <w:rPr>
          <w:rFonts w:ascii="Arial" w:hAnsi="Arial" w:cs="Arial"/>
        </w:rPr>
        <w:t>.), and then remove poorly sequenced individuals (and/or samples with other quality or analytical concerns; see Figure 3). Note that it may be beneficial to reverse the last two steps and filter across individuals first (and loci second) in instances where retaining as many loci as possible is needed or where data quality varies widely among individuals</w:t>
      </w:r>
      <w:r w:rsidR="00C83400" w:rsidRPr="00330D6B">
        <w:rPr>
          <w:rFonts w:ascii="Arial" w:hAnsi="Arial" w:cs="Arial"/>
        </w:rPr>
        <w:fldChar w:fldCharType="begin"/>
      </w:r>
      <w:r w:rsidR="00C83400" w:rsidRPr="00330D6B">
        <w:rPr>
          <w:rFonts w:ascii="Arial" w:hAnsi="Arial" w:cs="Arial"/>
        </w:rPr>
        <w:instrText xml:space="preserve"> ADDIN ZOTERO_ITEM CSL_CITATION {"citationID":"tkLsGGPD","properties":{"formattedCitation":"\\super 8\\nosupersub{}","plainCitation":"8","noteIndex":0},"citationItems":[{"id":5465,"uris":["http://zotero.org/users/10196124/items/4QLVKF9E"],"itemData":{"id":5465,"type":"article-journal","abstract":"Abstract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S."}],"issued":{"date-parts":[["2018",8,1]]},"citation-key":"olearyTheseArenLoci2018a"}}],"schema":"https://github.com/citation-style-language/schema/raw/master/csl-citation.json"} </w:instrText>
      </w:r>
      <w:r w:rsidR="00C83400" w:rsidRPr="00330D6B">
        <w:rPr>
          <w:rFonts w:ascii="Arial" w:hAnsi="Arial" w:cs="Arial"/>
        </w:rPr>
        <w:fldChar w:fldCharType="separate"/>
      </w:r>
      <w:r w:rsidR="00C83400" w:rsidRPr="00330D6B">
        <w:rPr>
          <w:rFonts w:ascii="Arial" w:hAnsi="Arial" w:cs="Arial"/>
          <w:vertAlign w:val="superscript"/>
        </w:rPr>
        <w:t>8</w:t>
      </w:r>
      <w:r w:rsidR="00C83400" w:rsidRPr="00330D6B">
        <w:rPr>
          <w:rFonts w:ascii="Arial" w:hAnsi="Arial" w:cs="Arial"/>
        </w:rPr>
        <w:fldChar w:fldCharType="end"/>
      </w:r>
      <w:r w:rsidRPr="00330D6B">
        <w:rPr>
          <w:rFonts w:ascii="Arial" w:hAnsi="Arial" w:cs="Arial"/>
        </w:rPr>
        <w:t>. An iterative approach, where individuals and loci are first removed with low stringency filters and then subjected to additional rounds of filtering stringencies may also improve data quality by removing poor individuals that reduce overall call-rates in high-quality loci and vice versa</w:t>
      </w:r>
      <w:r w:rsidR="00C83400" w:rsidRPr="00330D6B">
        <w:rPr>
          <w:rFonts w:ascii="Arial" w:hAnsi="Arial" w:cs="Arial"/>
        </w:rPr>
        <w:fldChar w:fldCharType="begin"/>
      </w:r>
      <w:r w:rsidR="00C83400" w:rsidRPr="00330D6B">
        <w:rPr>
          <w:rFonts w:ascii="Arial" w:hAnsi="Arial" w:cs="Arial"/>
        </w:rPr>
        <w:instrText xml:space="preserve"> ADDIN ZOTERO_ITEM CSL_CITATION {"citationID":"PKSDPbz7","properties":{"formattedCitation":"\\super 8\\nosupersub{}","plainCitation":"8","noteIndex":0},"citationItems":[{"id":5465,"uris":["http://zotero.org/users/10196124/items/4QLVKF9E"],"itemData":{"id":5465,"type":"article-journal","abstract":"Abstract Sequencing reduced-representation libraries of restriction site-associated DNA (RADseq) to identify single nucleotide polymorphisms (SNPs) is quickly becoming a standard methodology for molecular ecologists. Because of the scale of RADseq data sets, putative loci cannot be assessed individually, making the process of filtering noise and correctly identifying biologically meaningful signal more difficult. Artefacts introduced during library preparation and/or bioinformatic processing of SNP data can create patterns that are incorrectly interpreted as indicative of population structure or natural selection. Therefore, it is crucial to carefully consider types of errors that may be introduced during laboratory work and data processing, and how to minimize, detect and remove these errors. Here, we discuss issues inherent to RADseq methodologies that can result in artefacts during library preparation and locus reconstruction resulting in erroneous SNP calls and, ultimately, genotyping error. Further, we describe steps that can be implemented to create a rigorously filtered data set consisting of markers accurately representing independent loci and compare the effect of different combinations of filters on four RAD data sets. At last, we stress the importance of publishing raw sequence data along with final filtered data sets in addition to detailed documentation of filtering steps and quality control measures.","container-title":"Molecular Ecology","DOI":"10.1111/mec.14792","ISSN":"0962-1083","issue":"16","journalAbbreviation":"Molecular Ecology","note":"publisher: John Wiley &amp; Sons, Ltd","page":"3193-3206","title":"These aren’t the loci you’e looking for: Principles of effective SNP filtering for molecular ecologists","volume":"27","author":[{"family":"O'Leary","given":"Shannon J."},{"family":"Puritz","given":"Jonathan B."},{"family":"Willis","given":"Stuart C."},{"family":"Hollenbeck","given":"Christopher M."},{"family":"Portnoy","given":"David S."}],"issued":{"date-parts":[["2018",8,1]]},"citation-key":"olearyTheseArenLoci2018a"}}],"schema":"https://github.com/citation-style-language/schema/raw/master/csl-citation.json"} </w:instrText>
      </w:r>
      <w:r w:rsidR="00C83400" w:rsidRPr="00330D6B">
        <w:rPr>
          <w:rFonts w:ascii="Arial" w:hAnsi="Arial" w:cs="Arial"/>
        </w:rPr>
        <w:fldChar w:fldCharType="separate"/>
      </w:r>
      <w:r w:rsidR="00C83400" w:rsidRPr="00330D6B">
        <w:rPr>
          <w:rFonts w:ascii="Arial" w:hAnsi="Arial" w:cs="Arial"/>
          <w:vertAlign w:val="superscript"/>
        </w:rPr>
        <w:t>8</w:t>
      </w:r>
      <w:r w:rsidR="00C83400" w:rsidRPr="00330D6B">
        <w:rPr>
          <w:rFonts w:ascii="Arial" w:hAnsi="Arial" w:cs="Arial"/>
        </w:rPr>
        <w:fldChar w:fldCharType="end"/>
      </w:r>
      <w:r w:rsidRPr="00330D6B">
        <w:rPr>
          <w:rFonts w:ascii="Arial" w:hAnsi="Arial" w:cs="Arial"/>
        </w:rPr>
        <w:t>. As with pre-variant filters, the percentage of reads, sites, and individuals retained at each post-variant filtering step should be reported (</w:t>
      </w:r>
      <w:r w:rsidRPr="00330D6B">
        <w:rPr>
          <w:rFonts w:ascii="Arial" w:hAnsi="Arial" w:cs="Arial"/>
          <w:color w:val="0000FF"/>
        </w:rPr>
        <w:t>Table 2</w:t>
      </w:r>
      <w:r w:rsidRPr="00330D6B">
        <w:rPr>
          <w:rFonts w:ascii="Arial" w:hAnsi="Arial" w:cs="Arial"/>
        </w:rPr>
        <w:t>; Box 3).</w:t>
      </w:r>
    </w:p>
    <w:p w14:paraId="00000038" w14:textId="66ACD40B" w:rsidR="0088299C" w:rsidRPr="00330D6B" w:rsidRDefault="00000000">
      <w:pPr>
        <w:spacing w:before="200" w:after="0"/>
        <w:rPr>
          <w:rFonts w:ascii="Arial" w:hAnsi="Arial" w:cs="Arial"/>
        </w:rPr>
      </w:pPr>
      <w:r w:rsidRPr="00330D6B">
        <w:rPr>
          <w:rFonts w:ascii="Arial" w:hAnsi="Arial" w:cs="Arial"/>
        </w:rPr>
        <w:t xml:space="preserve">We generally recommend at this stage that a </w:t>
      </w:r>
      <w:r w:rsidRPr="00330D6B">
        <w:rPr>
          <w:rFonts w:ascii="Arial" w:hAnsi="Arial" w:cs="Arial"/>
          <w:i/>
        </w:rPr>
        <w:t xml:space="preserve">minimum </w:t>
      </w:r>
      <w:r w:rsidRPr="00330D6B">
        <w:rPr>
          <w:rFonts w:ascii="Arial" w:hAnsi="Arial" w:cs="Arial"/>
        </w:rPr>
        <w:t>of two (divergently-filtered) datasets be created — one with low filtering stringency (</w:t>
      </w:r>
      <w:r w:rsidRPr="00330D6B">
        <w:rPr>
          <w:rFonts w:ascii="Arial" w:hAnsi="Arial" w:cs="Arial"/>
          <w:i/>
        </w:rPr>
        <w:t>e.g.</w:t>
      </w:r>
      <w:r w:rsidRPr="00330D6B">
        <w:rPr>
          <w:rFonts w:ascii="Arial" w:hAnsi="Arial" w:cs="Arial"/>
        </w:rPr>
        <w:t xml:space="preserve">, allowing more missing data, a low/permissive MAF threshold, and few loci removed due to HWP and </w:t>
      </w:r>
      <w:r w:rsidRPr="00330D6B">
        <w:rPr>
          <w:rFonts w:ascii="Arial" w:hAnsi="Arial" w:cs="Arial"/>
        </w:rPr>
        <w:lastRenderedPageBreak/>
        <w:t>LD deviations), and one with high filtering stringency (</w:t>
      </w:r>
      <w:r w:rsidRPr="00330D6B">
        <w:rPr>
          <w:rFonts w:ascii="Arial" w:hAnsi="Arial" w:cs="Arial"/>
          <w:i/>
        </w:rPr>
        <w:t>e.g.</w:t>
      </w:r>
      <w:r w:rsidRPr="00330D6B">
        <w:rPr>
          <w:rFonts w:ascii="Arial" w:hAnsi="Arial" w:cs="Arial"/>
        </w:rPr>
        <w:t xml:space="preserve">, many loci/individuals removed due to missing data, and a higher/restrictive MAF threshold, etc.). </w:t>
      </w:r>
      <w:r w:rsidRPr="00330D6B">
        <w:rPr>
          <w:rFonts w:ascii="Arial" w:hAnsi="Arial" w:cs="Arial"/>
          <w:color w:val="0000FF"/>
        </w:rPr>
        <w:t>Creating two datasets using extreme filtering values (</w:t>
      </w:r>
      <w:r w:rsidRPr="00330D6B">
        <w:rPr>
          <w:rFonts w:ascii="Arial" w:hAnsi="Arial" w:cs="Arial"/>
          <w:i/>
          <w:color w:val="0000FF"/>
        </w:rPr>
        <w:t>e.g.,</w:t>
      </w:r>
      <w:r w:rsidRPr="00330D6B">
        <w:rPr>
          <w:rFonts w:ascii="Arial" w:hAnsi="Arial" w:cs="Arial"/>
          <w:color w:val="0000FF"/>
        </w:rPr>
        <w:t xml:space="preserve"> low and  high stringency) allows a researcher to test if distinct filtering thresholds affect their dataset; if the effects are small, no further filtered datasets (intermediate stringency) are likely needed.</w:t>
      </w:r>
      <w:r w:rsidRPr="00330D6B">
        <w:rPr>
          <w:rFonts w:ascii="Arial" w:hAnsi="Arial" w:cs="Arial"/>
        </w:rPr>
        <w:t xml:space="preserve"> The precise filters and thresholds used should reflect the specificities of the study. For example, studies interested in transposable elements may want to vary alignment thresholds (uniquely versus multiply mapped reads) but keep other filters stringent to strike a balance between sensitivity and accuracy</w:t>
      </w:r>
      <w:r w:rsidR="00C83400" w:rsidRPr="00330D6B">
        <w:rPr>
          <w:rFonts w:ascii="Arial" w:hAnsi="Arial" w:cs="Arial"/>
        </w:rPr>
        <w:fldChar w:fldCharType="begin"/>
      </w:r>
      <w:r w:rsidR="00C83400" w:rsidRPr="00330D6B">
        <w:rPr>
          <w:rFonts w:ascii="Arial" w:hAnsi="Arial" w:cs="Arial"/>
        </w:rPr>
        <w:instrText xml:space="preserve"> ADDIN ZOTERO_ITEM CSL_CITATION {"citationID":"nJbLa6iU","properties":{"formattedCitation":"\\super 108,109\\nosupersub{}","plainCitation":"108,109","noteIndex":0},"citationItems":[{"id":5477,"uris":["http://zotero.org/users/10196124/items/HFYXH2T5"],"itemData":{"id":5477,"type":"article-journal","abstract":"In the study of transposable elements (TEs), the generation of a high confidence set of consensus sequences that represent the diversity of TEs found in a given genome is a key step in the path to investigate these fascinating genomic elements. Many algorithms and pipelines are available to automatically identify putative TE families present in a genome. Despite the availability of these valuable resources, producing a library of high-quality full-length TE consensus sequences largely remains a process of manual curation. This know-how is often passed on from mentor-to-mentee within research groups, making it difficult for those outside the field to access this highly specialised skill.","container-title":"Mobile DNA","DOI":"10.1186/s13100-021-00259-7","ISSN":"1759-8753","issue":"1","journalAbbreviation":"Mobile DNA","page":"7","title":"A beginner’s guide to manual curation of transposable elements","volume":"13","author":[{"family":"Goubert","given":"Clement"},{"family":"Craig","given":"Rory J."},{"family":"Bilat","given":"Agustin F."},{"family":"Peona","given":"Valentina"},{"family":"Vogan","given":"Aaron A."},{"family":"Protasio","given":"Anna V."}],"issued":{"date-parts":[["2022",3,30]]},"citation-key":"goubertBeginnerGuideManual2022"}},{"id":5475,"uris":["http://zotero.org/users/10196124/items/FCT8FPHV"],"itemData":{"id":5475,"type":"article-journal","abstract":"Abstract Transposable elements (TEs) have the ability to alter individual genomic landscapes and shape the course of evolution for species in which they reside. Such profound changes can be understood by studying the biology of the organism and the interplay of the TEs it hosts. Characterizing and curating TEs across a wide range of species is a fundamental first step in this endeavor. This protocol employs techniques honed while developing TE libraries for a wide range of organisms and specifically addresses: (1) the extension of truncated de novo results into full-length TE families; (2) the iterative refinement of TE multiple sequence alignments; and (3) the use of alignment visualization to assess model completeness and subfamily structure. ? 2021 Wiley Periodicals LLC. Basic Protocol: Extension and edge polishing of consensi and seed alignments derived from de novo repeat finders Support Protocol: Generating seed alignments using a library of consensi and a genome assembly","container-title":"Current Protocols","DOI":"10.1002/cpz1.154","issue":"6","journalAbbreviation":"Current Protocols","note":"publisher: John Wiley &amp; Sons, Ltd","page":"e154","title":"Curation Guidelines for de novo Generated Transposable Element Families","volume":"1","author":[{"family":"Storer","given":"Jessica M."},{"family":"Hubley","given":"Robert"},{"family":"Rosen","given":"Jeb"},{"family":"Smit","given":"Arian F. A."}],"issued":{"date-parts":[["2021",6,1]]},"citation-key":"storerCurationGuidelinesNovo2021"}}],"schema":"https://github.com/citation-style-language/schema/raw/master/csl-citation.json"} </w:instrText>
      </w:r>
      <w:r w:rsidR="00C83400" w:rsidRPr="00330D6B">
        <w:rPr>
          <w:rFonts w:ascii="Arial" w:hAnsi="Arial" w:cs="Arial"/>
        </w:rPr>
        <w:fldChar w:fldCharType="separate"/>
      </w:r>
      <w:r w:rsidR="00C83400" w:rsidRPr="00330D6B">
        <w:rPr>
          <w:rFonts w:ascii="Arial" w:hAnsi="Arial" w:cs="Arial"/>
          <w:vertAlign w:val="superscript"/>
        </w:rPr>
        <w:t>108,109</w:t>
      </w:r>
      <w:r w:rsidR="00C83400" w:rsidRPr="00330D6B">
        <w:rPr>
          <w:rFonts w:ascii="Arial" w:hAnsi="Arial" w:cs="Arial"/>
        </w:rPr>
        <w:fldChar w:fldCharType="end"/>
      </w:r>
      <w:r w:rsidRPr="00330D6B">
        <w:rPr>
          <w:rFonts w:ascii="Arial" w:hAnsi="Arial" w:cs="Arial"/>
        </w:rPr>
        <w:t>. After the initial filtered datasets are created, investigators should proceed with their parameter estimation, statistical analyses, and modeling with these datasets in parallel to answer their key questions of interest. Note that we are not the first to suggest comparing outcomes from different filtering strategies</w:t>
      </w:r>
      <w:r w:rsidR="00C83400" w:rsidRPr="00330D6B">
        <w:rPr>
          <w:rFonts w:ascii="Arial" w:hAnsi="Arial" w:cs="Arial"/>
        </w:rPr>
        <w:fldChar w:fldCharType="begin"/>
      </w:r>
      <w:r w:rsidR="00C83400" w:rsidRPr="00330D6B">
        <w:rPr>
          <w:rFonts w:ascii="Arial" w:hAnsi="Arial" w:cs="Arial"/>
        </w:rPr>
        <w:instrText xml:space="preserve"> ADDIN ZOTERO_ITEM CSL_CITATION {"citationID":"eOv1bAON","properties":{"formattedCitation":"\\super 12,14,35\\nosupersub{}","plainCitation":"12,14,35","noteIndex":0},"citationItems":[{"id":5449,"uris":["http://zotero.org/users/10196124/items/WA66BGE6"],"itemData":{"id":5449,"type":"article-journal","abstract":"Summary Restriction site-associated DNA sequencing (RAD-seq) provides high-resolution population genomic data at low cost, and has become an important component in ecological and evolutionary studies. As with all high-throughput technologies, analytic strategies require critical validation to ensure precise and unbiased interpretation. To test the impact of bioinformatic data processing on downstream population genetic inferences, we analysed mammalian RAD-seq data (&gt;100 individuals) with 312 combinations of methodology (de novo vs. mapping to references of increasing divergence) and filtering criteria (missing data, HWE, FIS, coverage, mapping and genotype quality). In an effort to identify commonalities and biases in all pipelines, we computed summary statistics (nr. loci, nr. SNP, π, Hetobs, FIS, FST, Ne and m) and compared the results to independent null expectations (isolation-by-distance correlation, expected transition-to-transversion ratio Ts/Tv and Mendelian mismatch rates of known parent?offspring trios). We observed large differences between reference-based and de novo approaches, the former generally calling more SNPs and reducing FIS and Ts/Tv. Data completion levels showed little impact on most summary statistics, and FST estimates were robust across all pipelines. The site frequency spectrum was highly sensitive to the chosen approach as reflected in large variance of parameter estimates across demographic scenarios (single-population bottlenecks and isolation-with-migration model). Null expectations were best met by reference-based approaches, although contingent on the specific criteria. We recommend that RAD-seq studies employ reference-based approaches to a closely related genome, and due to the high stochasticity associated with the pipeline advocate the use of multiple pipelines to ensure robust population genetic and demographic inferences.","container-title":"Methods in Ecology and Evolution","DOI":"10.1111/2041-210X.12700","ISSN":"2041-210X","issue":"8","journalAbbreviation":"Methods in Ecology and Evolution","note":"publisher: John Wiley &amp; Sons, Ltd","page":"907-917","title":"Bioinformatic processing of RAD-seq data dramatically impacts downstream population genetic inference","volume":"8","author":[{"family":"Shafer","given":"Aaron B. A."},{"family":"Peart","given":"Claire R."},{"family":"Tusso","given":"Sergio"},{"family":"Maayan","given":"Inbar"},{"family":"Brelsford","given":"Alan"},{"family":"Wheat","given":"Christopher W."},{"family":"Wolf","given":"Jochen B. W."}],"issued":{"date-parts":[["2017",8,1]]},"citation-key":"shaferBioinformaticProcessingRADseq2017a"}},{"id":5208,"uris":["http://zotero.org/users/10196124/items/HK9ALP33"],"itemData":{"id":5208,"type":"article-journal","abstract":"The application of high-density polymorphic single-nucleotide polymorphisms (SNP) markers derived from high-throughput sequencing methods has heralded plenty of biological questions about the linkages of processes operating at micro- and macroevolutionary scales. However, the effects of SNP filtering practices on population genetic inference have received much less attention. By performing sensitivity analyses, we empirically investigated how decisions about the percentage of missing data (MD) and the minor allele frequency (MAF) set in bioinformatic processing of genomic data affect direct (i.e., parentage analysis) and indirect (i.e., fine-scale spatial genetic structure – SGS) gene flow estimates. We focus specifically on these manifestations in small plant populations, and particularly, in the rare tropical plant species Dinizia jueirana-facao, where assumptions implicit to analytical procedures for accurate estimates of gene flow may not hold. Avoiding biases in dispersal estimates are essential given this species is facing extinction risks due to habitat loss, and so we also investigate the effects of forest fragmentation on the accuracy of dispersal estimates under different filtering criteria by testing for recent decrease in the scale of gene flow. Our sensitivity analyses demonstrate that gene flow estimates are robust to different setting of MAF (0.05–0.35) and MD (0–20%). Comparing the direct and indirect estimates of dispersal, we find that contemporary estimates of gene dispersal distance (σrt = 41.8 m) was </w:instrText>
      </w:r>
      <w:r w:rsidR="00C83400" w:rsidRPr="00330D6B">
        <w:rPr>
          <w:rFonts w:ascii="Cambria Math" w:hAnsi="Cambria Math" w:cs="Cambria Math"/>
        </w:rPr>
        <w:instrText>∼</w:instrText>
      </w:r>
      <w:r w:rsidR="00C83400" w:rsidRPr="00330D6B">
        <w:rPr>
          <w:rFonts w:ascii="Arial" w:hAnsi="Arial" w:cs="Arial"/>
        </w:rPr>
        <w:instrText xml:space="preserve"> fourfold smaller than the historical estimates, supporting the hypothesis of a temporal shift in the scale of gene flow in D. jueirana-facao, which is consistent with predictions based on recent, dramatic forest fragmentation process. While we identified settings for filtering genomic data to avoid biases in gene flow estimates, we stress that there is no ‘rule of thumb’ for bioinformatic filtering and that relying on default program settings is not advisable. Instead, we suggest that the approach implemented here be applied independently in each separate empirical study to confirm appropriate settings to obtain unbiased population genetics estimates.","container-title":"Frontiers in Plant Science","ISSN":"1664-462X","journalAbbreviation":"Frontiers in Plant Science","title":"There Is No ‘Rule of Thumb’: Genomic Filter Settings for a Small Plant Population to Obtain Unbiased Gene Flow Estimates","URL":"https://www.frontiersin.org/articles/10.3389/fpls.2021.677009","volume":"12","author":[{"family":"Nazareno","given":"Alison G."},{"family":"Knowles","given":"L. Lacey"}],"issued":{"date-parts":[["2021"]]},"citation-key":"nazarenoThereNoRule2021"}},{"id":5341,"uris":["http://zotero.org/users/10196124/items/2RY74CP6"],"itemData":{"id":5341,"type":"article-journal","abstract":"Abstract New computational methods and next-generation sequencing (NGS) approaches have enabled the use of thousands or hundreds of thousands of genetic markers to address previously intractable questions. The methods and massive marker sets present both new data analysis challenges and opportunities to visualize, understand, and apply population and conservation genomic data in novel ways. The large scale and complexity of NGS data also increases the expertise and effort required to thoroughly and thoughtfully analyze and interpret data. To aid in this endeavor, a recent workshop entitled ?Population Genomic Data Analysis,? also known as ?ConGen 2017,? was held at the University of Montana. The ConGen workshop brought 15 instructors together with knowledge in a wide range of topics including NGS data filtering, genome assembly, genomic monitoring of effective population size, migration modeling, detecting adaptive genomic variation, genomewide association analysis, inbreeding depression, and landscape genomics. Here, we summarize the major themes of the workshop and the important take-home points that were offered to students throughout. We emphasize increasing participation by women in population and conservation genomics as a vital step for the advancement of science. Some important themes that emerged during the workshop included the need for data visualization and its importance in finding problematic data, the effects of data filtering choices on downstream population genomic analyses, the increasing availability of whole-genome sequencing, and the new challenges it presents. Our goal here is to help motivate and educate a worldwide audience to improve population genomic data analysis and interpretation, and thereby advance the contribution of genomics to molecular ecology, evolutionary biology, and especially to the conservation of biodiversity.","container-title":"Evolutionary Applications","DOI":"10.1111/eva.12659","ISSN":"1752-4571","issue":"8","journalAbbreviation":"Evolutionary Applications","note":"publisher: John Wiley &amp; Sons, Ltd","page":"1197-1211","title":"Recent advances in conservation and population genomics data analysis","volume":"11","author":[{"family":"Hendricks","given":"Sarah"},{"family":"Anderson","given":"Eric C."},{"family":"Antao","given":"Tiago"},{"family":"Bernatchez","given":"Louis"},{"family":"Forester","given":"Brenna R."},{"family":"Garner","given":"Brittany"},{"family":"Hand","given":"Brian K."},{"family":"Hohenlohe","given":"Paul A."},{"family":"Kardos","given":"Martin"},{"family":"Koop","given":"Ben"},{"family":"Sethuraman","given":"Arun"},{"family":"Waples","given":"Robin S."},{"family":"Luikart","given":"Gordon"}],"issued":{"date-parts":[["2018",9,1]]},"citation-key":"hendricksRecentAdvancesConservation2018"}}],"schema":"https://github.com/citation-style-language/schema/raw/master/csl-citation.json"} </w:instrText>
      </w:r>
      <w:r w:rsidR="00C83400" w:rsidRPr="00330D6B">
        <w:rPr>
          <w:rFonts w:ascii="Arial" w:hAnsi="Arial" w:cs="Arial"/>
        </w:rPr>
        <w:fldChar w:fldCharType="separate"/>
      </w:r>
      <w:r w:rsidR="00C83400" w:rsidRPr="00330D6B">
        <w:rPr>
          <w:rFonts w:ascii="Arial" w:hAnsi="Arial" w:cs="Arial"/>
          <w:vertAlign w:val="superscript"/>
        </w:rPr>
        <w:t>12,14,35</w:t>
      </w:r>
      <w:r w:rsidR="00C83400" w:rsidRPr="00330D6B">
        <w:rPr>
          <w:rFonts w:ascii="Arial" w:hAnsi="Arial" w:cs="Arial"/>
        </w:rPr>
        <w:fldChar w:fldCharType="end"/>
      </w:r>
      <w:r w:rsidRPr="00330D6B">
        <w:rPr>
          <w:rFonts w:ascii="Arial" w:hAnsi="Arial" w:cs="Arial"/>
        </w:rPr>
        <w:t>, and we suspect that this recommendation will become more common over time. Some stand-out papers exist that already follow this recommendation</w:t>
      </w:r>
      <w:r w:rsidR="00C83400" w:rsidRPr="00330D6B">
        <w:rPr>
          <w:rFonts w:ascii="Arial" w:hAnsi="Arial" w:cs="Arial"/>
        </w:rPr>
        <w:fldChar w:fldCharType="begin"/>
      </w:r>
      <w:r w:rsidR="00C83400" w:rsidRPr="00330D6B">
        <w:rPr>
          <w:rFonts w:ascii="Arial" w:hAnsi="Arial" w:cs="Arial"/>
        </w:rPr>
        <w:instrText xml:space="preserve"> ADDIN ZOTERO_ITEM CSL_CITATION {"citationID":"lXLHsvxL","properties":{"formattedCitation":"\\super 14,71,102,110\\nosupersub{}","plainCitation":"14,71,102,110","noteIndex":0},"citationItems":[{"id":5208,"uris":["http://zotero.org/users/10196124/items/HK9ALP33"],"itemData":{"id":5208,"type":"article-journal","abstract":"The application of high-density polymorphic single-nucleotide polymorphisms (SNP) markers derived from high-throughput sequencing methods has heralded plenty of biological questions about the linkages of processes operating at micro- and macroevolutionary scales. However, the effects of SNP filtering practices on population genetic inference have received much less attention. By performing sensitivity analyses, we empirically investigated how decisions about the percentage of missing data (MD) and the minor allele frequency (MAF) set in bioinformatic processing of genomic data affect direct (i.e., parentage analysis) and indirect (i.e., fine-scale spatial genetic structure – SGS) gene flow estimates. We focus specifically on these manifestations in small plant populations, and particularly, in the rare tropical plant species Dinizia jueirana-facao, where assumptions implicit to analytical procedures for accurate estimates of gene flow may not hold. Avoiding biases in dispersal estimates are essential given this species is facing extinction risks due to habitat loss, and so we also investigate the effects of forest fragmentation on the accuracy of dispersal estimates under different filtering criteria by testing for recent decrease in the scale of gene flow. Our sensitivity analyses demonstrate that gene flow estimates are robust to different setting of MAF (0.05–0.35) and MD (0–20%). Comparing the direct and indirect estimates of dispersal, we find that contemporary estimates of gene dispersal distance (σrt = 41.8 m) was </w:instrText>
      </w:r>
      <w:r w:rsidR="00C83400" w:rsidRPr="00330D6B">
        <w:rPr>
          <w:rFonts w:ascii="Cambria Math" w:hAnsi="Cambria Math" w:cs="Cambria Math"/>
        </w:rPr>
        <w:instrText>∼</w:instrText>
      </w:r>
      <w:r w:rsidR="00C83400" w:rsidRPr="00330D6B">
        <w:rPr>
          <w:rFonts w:ascii="Arial" w:hAnsi="Arial" w:cs="Arial"/>
        </w:rPr>
        <w:instrText xml:space="preserve"> fourfold smaller than the historical estimates, supporting the hypothesis of a temporal shift in the scale of gene flow in D. jueirana-facao, which is consistent with predictions based on recent, dramatic forest fragmentation process. While we identified settings for filtering genomic data to avoid biases in gene flow estimates, we stress that there is no ‘rule of thumb’ for bioinformatic filtering and that relying on default program settings is not advisable. Instead, we suggest that the approach implemented here be applied independently in each separate empirical study to confirm appropriate settings to obtain unbiased population genetics estimates.","container-title":"Frontiers in Plant Science","ISSN":"1664-462X","journalAbbreviation":"Frontiers in Plant Science","title":"There Is No ‘Rule of Thumb’: Genomic Filter Settings for a Small Plant Population to Obtain Unbiased Gene Flow Estimates","URL":"https://www.frontiersin.org/articles/10.3389/fpls.2021.677009","volume":"12","author":[{"family":"Nazareno","given":"Alison G."},{"family":"Knowles","given":"L. Lacey"}],"issued":{"date-parts":[["2021"]]},"citation-key":"nazarenoThereNoRule2021"}},{"id":5498,"uris":["http://zotero.org/users/10196124/items/9A64ERSX"],"itemData":{"id":5498,"type":"article-journal","abstract":"Abstract The distribution of fitness effects (DFE) of new mutations has been of interest to evolutionary biologists since the concept of mutations arose. Modern population genomic data enable us to quantify the DFE empirically, but few studies have examined how data processing, sample size and cryptic population structure might affect the accuracy of DFE inference. We used simulated and empirical data (from Arabidopsis lyrata) to show the effects of missing data filtering, sample size, number of single nucleotide polymorphisms (SNPs) and population structure on the accuracy and variance of DFE estimates. Our analyses focus on three filtering methods?downsampling, imputation and subsampling?with sample sizes of 4?100 individuals. We show that (1) the choice of missing-data treatment directly affects the estimated DFE, with downsampling performing better than imputation and subsampling; (2) the estimated DFE is less reliable in small samples (&lt;8 individuals), and becomes unpredictable with too few SNPs (&lt;5000, the sum of 0- and 4-fold SNPs); and (3) population structure may skew the inferred DFE towards more strongly deleterious mutations. We suggest that future studies should consider downsampling for small data sets, and use samples larger than 4 (ideally larger than 8) individuals, with more than 5000 SNPs in order to improve the robustness of DFE inference and enable comparative analyses.","container-title":"Molecular Ecology Resources","DOI":"10.1111/1755-0998.13825","ISSN":"1755-098X","issue":"n/a","journalAbbreviation":"Molecular Ecology Resources","note":"publisher: John Wiley &amp; Sons, Ltd","title":"Inference of the distribution of fitness effects of mutations is affected by single nucleotide polymorphism filtering methods, sample size and population structure","URL":"https://doi.org/10.1111/1755-0998.13825","volume":"n/a","author":[{"family":"Andersson","given":"Bea Angelica"},{"family":"Zhao","given":"Wei"},{"family":"Haller","given":"Benjamin C."},{"family":"Brännström","given":"Åke"},{"family":"Wang","given":"Xiao-Ru"}],"accessed":{"date-parts":[["2023",7,2]]},"issued":{"date-parts":[["2023",6,20]]},"citation-key":"anderssonInferenceDistributionFitness2023"}},{"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R"}],"issued":{"date-parts":[["2022",9,1]]},"citation-key":"Hemstrom2022a"}},{"id":5486,"uris":["http://zotero.org/users/10196124/items/KZ6ZBGGQ"],"itemData":{"id":5486,"type":"article-journal","abstract":"Abstract Information about the degree of contemporary dispersal is important when trying to understand how populations interchange individuals and identify the specific barriers that prevent these movements. In the case of endangered species, this can represent crucial information when designing appropriate conservation strategies. Here we analyse relatedness between individuals from different localities and use these data to infer whether dispersal occurred in recent generations. We applied this approach to the Pyrenean desman (Galemys pyrenaicus), a semiaquatic and endangered species endemic to the Iberian Peninsula. We studied this species in four primary rivers in the Iberian Range, where two ancient mitochondrial lineages are separated by a strict contact zone, suggesting the existence of complex dispersal patterns. Using next-generation sequencing, we obtained 912 SNPs from each specimen and estimated relatedness values between them. While relatedness networks were dense within each river, we found surprisingly few relationships between individuals from different rivers despite their close proximity in some cases, indicating much lower dispersal between rivers compared to dispersal within a single river. In agreement with this result, the degree of inbreeding was exceedingly high in most individuals. These data show that relatedness information can be crucial to understand the contemporary dispersal patterns and conservation status of specific populations of endangered species.","container-title":"Molecular Ecology","DOI":"10.1111/mec.14133","ISSN":"0962-1083","issue":"13","journalAbbreviation":"Molecular Ecology","note":"publisher: John Wiley &amp; Sons, Ltd","page":"3343-3357","title":"Using relatedness networks to infer contemporary dispersal: Application to the endangered mammal Galemys pyrenaicus","volume":"26","author":[{"family":"Escoda","given":"Lídia"},{"family":"González-Esteban","given":"Jorge"},{"family":"Gómez","given":"Asunción"},{"family":"Castresana","given":"Jose"}],"issued":{"date-parts":[["2017",7,1]]},"citation-key":"escodaUsingRelatednessNetworks2017"}}],"schema":"https://github.com/citation-style-language/schema/raw/master/csl-citation.json"} </w:instrText>
      </w:r>
      <w:r w:rsidR="00C83400" w:rsidRPr="00330D6B">
        <w:rPr>
          <w:rFonts w:ascii="Arial" w:hAnsi="Arial" w:cs="Arial"/>
        </w:rPr>
        <w:fldChar w:fldCharType="separate"/>
      </w:r>
      <w:r w:rsidR="00C83400" w:rsidRPr="00330D6B">
        <w:rPr>
          <w:rFonts w:ascii="Arial" w:hAnsi="Arial" w:cs="Arial"/>
          <w:vertAlign w:val="superscript"/>
        </w:rPr>
        <w:t>14,71,102,110</w:t>
      </w:r>
      <w:r w:rsidR="00C83400" w:rsidRPr="00330D6B">
        <w:rPr>
          <w:rFonts w:ascii="Arial" w:hAnsi="Arial" w:cs="Arial"/>
        </w:rPr>
        <w:fldChar w:fldCharType="end"/>
      </w:r>
      <w:r w:rsidRPr="00330D6B">
        <w:rPr>
          <w:rFonts w:ascii="Arial" w:hAnsi="Arial" w:cs="Arial"/>
        </w:rPr>
        <w:t xml:space="preserve">, although they are in the minority. </w:t>
      </w:r>
      <w:r w:rsidRPr="00330D6B">
        <w:rPr>
          <w:rFonts w:ascii="Arial" w:hAnsi="Arial" w:cs="Arial"/>
          <w:color w:val="0000FF"/>
        </w:rPr>
        <w:t>We suggest reasonable starting thresholds for both stringent and less-stringent filters for a range of questions and analytical approaches in Figure 3 (see Supplementary Tables 4 and 5 for details), although these values can and should be modified given the characteristics of the data at-hand</w:t>
      </w:r>
      <w:r w:rsidRPr="00330D6B">
        <w:rPr>
          <w:rFonts w:ascii="Arial" w:hAnsi="Arial" w:cs="Arial"/>
        </w:rPr>
        <w:t>.</w:t>
      </w:r>
    </w:p>
    <w:p w14:paraId="00000039" w14:textId="769CD172" w:rsidR="0088299C" w:rsidRPr="00330D6B" w:rsidRDefault="00000000">
      <w:pPr>
        <w:spacing w:before="200" w:after="0"/>
        <w:rPr>
          <w:rFonts w:ascii="Arial" w:hAnsi="Arial" w:cs="Arial"/>
          <w:color w:val="0000FF"/>
        </w:rPr>
      </w:pPr>
      <w:r w:rsidRPr="00330D6B">
        <w:rPr>
          <w:rFonts w:ascii="Arial" w:hAnsi="Arial" w:cs="Arial"/>
        </w:rPr>
        <w:t>As data analysis proceeds, we suggest that re-filtering should be part of most genomics workflows. For example, PCA may reveal individuals that were mislabelled, mis-classified into an incorrect sample group, contaminated during sample preparation</w:t>
      </w:r>
      <w:r w:rsidRPr="00330D6B">
        <w:rPr>
          <w:rFonts w:ascii="Arial" w:hAnsi="Arial" w:cs="Arial"/>
          <w:color w:val="0000FF"/>
        </w:rPr>
        <w:t xml:space="preserve">, or closely related </w:t>
      </w:r>
      <w:r w:rsidRPr="00330D6B">
        <w:rPr>
          <w:rFonts w:ascii="Arial" w:hAnsi="Arial" w:cs="Arial"/>
          <w:i/>
          <w:color w:val="0000FF"/>
        </w:rPr>
        <w:t>(e.g.</w:t>
      </w:r>
      <w:r w:rsidRPr="00330D6B">
        <w:rPr>
          <w:rFonts w:ascii="Arial" w:hAnsi="Arial" w:cs="Arial"/>
          <w:color w:val="0000FF"/>
        </w:rPr>
        <w:t>, full-siblings)</w:t>
      </w:r>
      <w:r w:rsidRPr="00330D6B">
        <w:rPr>
          <w:rFonts w:ascii="Arial" w:hAnsi="Arial" w:cs="Arial"/>
        </w:rPr>
        <w:t xml:space="preserve">. </w:t>
      </w:r>
      <w:r w:rsidRPr="00330D6B">
        <w:rPr>
          <w:rFonts w:ascii="Arial" w:hAnsi="Arial" w:cs="Arial"/>
          <w:color w:val="0000FF"/>
        </w:rPr>
        <w:t xml:space="preserve">Such underlying causes should be carefully </w:t>
      </w:r>
      <w:r w:rsidRPr="00330D6B">
        <w:rPr>
          <w:rFonts w:ascii="Arial" w:hAnsi="Arial" w:cs="Arial"/>
          <w:color w:val="0000FF"/>
        </w:rPr>
        <w:lastRenderedPageBreak/>
        <w:t>investigated and problematic samples reported and possibly remove</w:t>
      </w:r>
      <w:r w:rsidRPr="00330D6B">
        <w:rPr>
          <w:rFonts w:ascii="Arial" w:hAnsi="Arial" w:cs="Arial"/>
        </w:rPr>
        <w:t>d. Similarly, the addition of new analyses (</w:t>
      </w:r>
      <w:r w:rsidRPr="00330D6B">
        <w:rPr>
          <w:rFonts w:ascii="Arial" w:hAnsi="Arial" w:cs="Arial"/>
          <w:i/>
        </w:rPr>
        <w:t>e.g.</w:t>
      </w:r>
      <w:r w:rsidRPr="00330D6B">
        <w:rPr>
          <w:rFonts w:ascii="Arial" w:hAnsi="Arial" w:cs="Arial"/>
        </w:rPr>
        <w:t xml:space="preserve">, Tajima’s D, transposable element annotation) that were not initially considered may also require a careful re-filtering of the data. We suggest that authors and journals </w:t>
      </w:r>
      <w:r w:rsidRPr="00330D6B">
        <w:rPr>
          <w:rFonts w:ascii="Arial" w:hAnsi="Arial" w:cs="Arial"/>
          <w:color w:val="0000FF"/>
        </w:rPr>
        <w:t>require</w:t>
      </w:r>
      <w:r w:rsidRPr="00330D6B">
        <w:rPr>
          <w:rFonts w:ascii="Arial" w:hAnsi="Arial" w:cs="Arial"/>
        </w:rPr>
        <w:t xml:space="preserve"> supplementary tables that </w:t>
      </w:r>
      <w:r w:rsidRPr="00330D6B">
        <w:rPr>
          <w:rFonts w:ascii="Arial" w:hAnsi="Arial" w:cs="Arial"/>
          <w:color w:val="0000FF"/>
        </w:rPr>
        <w:t>describe</w:t>
      </w:r>
      <w:r w:rsidRPr="00330D6B">
        <w:rPr>
          <w:rFonts w:ascii="Arial" w:hAnsi="Arial" w:cs="Arial"/>
        </w:rPr>
        <w:t xml:space="preserve"> the final datasets, the specific filters and thresholds employed, the name of the final VCF files, and the specific analyses for which each distinctly filtered dataset was used. We provide an example of such in Tables </w:t>
      </w:r>
      <w:r w:rsidRPr="00330D6B">
        <w:rPr>
          <w:rFonts w:ascii="Arial" w:hAnsi="Arial" w:cs="Arial"/>
          <w:color w:val="0000FF"/>
        </w:rPr>
        <w:t>1 and 2</w:t>
      </w:r>
      <w:r w:rsidRPr="00330D6B">
        <w:rPr>
          <w:rFonts w:ascii="Arial" w:hAnsi="Arial" w:cs="Arial"/>
        </w:rPr>
        <w:t>. Researchers should also explain if they corrected for multiple testing along with a (brief) justification for the correction method used (</w:t>
      </w:r>
      <w:r w:rsidRPr="00330D6B">
        <w:rPr>
          <w:rFonts w:ascii="Arial" w:hAnsi="Arial" w:cs="Arial"/>
          <w:i/>
        </w:rPr>
        <w:t>e.g.</w:t>
      </w:r>
      <w:r w:rsidRPr="00330D6B">
        <w:rPr>
          <w:rFonts w:ascii="Arial" w:hAnsi="Arial" w:cs="Arial"/>
        </w:rPr>
        <w:t>, Bonferroni, FDR, etc.; see</w:t>
      </w:r>
      <w:r w:rsidR="00C83400" w:rsidRPr="00330D6B">
        <w:rPr>
          <w:rFonts w:ascii="Arial" w:hAnsi="Arial" w:cs="Arial"/>
        </w:rPr>
        <w:fldChar w:fldCharType="begin"/>
      </w:r>
      <w:r w:rsidR="00C83400" w:rsidRPr="00330D6B">
        <w:rPr>
          <w:rFonts w:ascii="Arial" w:hAnsi="Arial" w:cs="Arial"/>
        </w:rPr>
        <w:instrText xml:space="preserve"> ADDIN ZOTERO_ITEM CSL_CITATION {"citationID":"KAkjEVS8","properties":{"formattedCitation":"\\super 62\\nosupersub{}","plainCitation":"62","noteIndex":0},"citationItems":[{"id":5508,"uris":["http://zotero.org/users/10196124/items/5JYFX8S6"],"itemData":{"id":5508,"type":"article-journal","abstract":"Abstract Population geneticists often use multiple independent hypothesis tests of Hardy?Weinberg Equilibrium (HWE), Linkage Disequilibrium (LD), and population differentiation, to make broad inferences about their systems of choice. However, correcting for Family-Wise Error Rates (FWER) that are inflated due to multiple comparisons, is sparingly reported in our current literature. In this issue of Molecular Ecology Resources, perform a meta-analysis of 215 population genetics studies published between 2011 and 2013 to show (i) scarce use of FWER corrections across all three classes of tests, and (ii) when used, inconsistent application of correction methods with a clear bias towards less-conservative corrections for tests of population differentiation, than for tests of HWE, and LD. Here we replicate this meta-analysis using 205 population genetics studies published between 2013 and 2018, to show the same continued disuse, and inconsistencies. We hope that both studies serve as a wake-up call to population geneticists, reviewers, and editors to be rigorous about consistently correcting for FWER inflation.","container-title":"Molecular Ecology Resources","DOI":"10.1111/1755-0998.12969","ISSN":"1755-098X","issue":"1","journalAbbreviation":"Molecular Ecology Resources","note":"publisher: John Wiley &amp; Sons, Ltd","page":"23-26","title":"Continued misuse of multiple testing correction methods in population genetics-A wake-up call?","volume":"19","author":[{"family":"Sethuraman","given":"Arun"},{"family":"Gonzalez","given":"Nicolette M."},{"family":"Grenier","given":"Christy E."},{"family":"Kansagra","given":"Khyati S."},{"family":"Mey","given":"Ken K."},{"family":"Nunez-Zavala","given":"Stefany B."},{"family":"Summerhays","given":"Bryce E. W."},{"family":"Wulf","given":"Gwendalyn K."}],"issued":{"date-parts":[["2019",1,1]]},"citation-key":"sethuramanContinuedMisuseMultiple2019"}}],"schema":"https://github.com/citation-style-language/schema/raw/master/csl-citation.json"} </w:instrText>
      </w:r>
      <w:r w:rsidR="00C83400" w:rsidRPr="00330D6B">
        <w:rPr>
          <w:rFonts w:ascii="Arial" w:hAnsi="Arial" w:cs="Arial"/>
        </w:rPr>
        <w:fldChar w:fldCharType="separate"/>
      </w:r>
      <w:r w:rsidR="00C83400" w:rsidRPr="00330D6B">
        <w:rPr>
          <w:rFonts w:ascii="Arial" w:hAnsi="Arial" w:cs="Arial"/>
          <w:vertAlign w:val="superscript"/>
        </w:rPr>
        <w:t>62</w:t>
      </w:r>
      <w:r w:rsidR="00C83400" w:rsidRPr="00330D6B">
        <w:rPr>
          <w:rFonts w:ascii="Arial" w:hAnsi="Arial" w:cs="Arial"/>
        </w:rPr>
        <w:fldChar w:fldCharType="end"/>
      </w:r>
      <w:r w:rsidRPr="00330D6B">
        <w:rPr>
          <w:rFonts w:ascii="Arial" w:hAnsi="Arial" w:cs="Arial"/>
        </w:rPr>
        <w:t>).</w:t>
      </w:r>
      <w:sdt>
        <w:sdtPr>
          <w:rPr>
            <w:rFonts w:ascii="Arial" w:hAnsi="Arial" w:cs="Arial"/>
          </w:rPr>
          <w:tag w:val="goog_rdk_27"/>
          <w:id w:val="392470659"/>
        </w:sdtPr>
        <w:sdtContent>
          <w:ins w:id="0" w:author="Mark Christie" w:date="2023-12-14T16:59:00Z">
            <w:r w:rsidRPr="00330D6B">
              <w:rPr>
                <w:rFonts w:ascii="Arial" w:hAnsi="Arial" w:cs="Arial"/>
              </w:rPr>
              <w:t xml:space="preserve"> </w:t>
            </w:r>
          </w:ins>
          <w:sdt>
            <w:sdtPr>
              <w:rPr>
                <w:rFonts w:ascii="Arial" w:hAnsi="Arial" w:cs="Arial"/>
              </w:rPr>
              <w:tag w:val="goog_rdk_28"/>
              <w:id w:val="20528195"/>
            </w:sdtPr>
            <w:sdtContent/>
          </w:sdt>
          <w:ins w:id="1" w:author="Mark Christie" w:date="2023-12-14T16:59:00Z">
            <w:r w:rsidRPr="00330D6B">
              <w:rPr>
                <w:rFonts w:ascii="Arial" w:hAnsi="Arial" w:cs="Arial"/>
                <w:color w:val="0000FF"/>
              </w:rPr>
              <w:t>We also suggest that coding notebooks or scripts which contain the exact software employed, the specific commands used in that software, and the flags and parameter values chosen, should be submitted alongside the reporting tables if reasonable. We have provided two R notebooks in the Supplementary Information which provide an example workflow for the analysis of pre- and post genotypic variant calling data (see SI Notebook 1 and 2).</w:t>
            </w:r>
          </w:ins>
        </w:sdtContent>
      </w:sdt>
    </w:p>
    <w:p w14:paraId="0000003A" w14:textId="015AB34D" w:rsidR="0088299C" w:rsidRPr="00330D6B" w:rsidRDefault="00000000">
      <w:pPr>
        <w:spacing w:before="200" w:after="0"/>
        <w:rPr>
          <w:rFonts w:ascii="Arial" w:hAnsi="Arial" w:cs="Arial"/>
          <w:color w:val="0000FF"/>
        </w:rPr>
      </w:pPr>
      <w:r w:rsidRPr="00330D6B">
        <w:rPr>
          <w:rFonts w:ascii="Arial" w:hAnsi="Arial" w:cs="Arial"/>
        </w:rPr>
        <w:t>After analyses are completed, the resulting data and analytical tools should again be archived and/or recorded, including all relevant meta-data and the exact filtering decisions and genotyping pipelines (</w:t>
      </w:r>
      <w:r w:rsidRPr="00330D6B">
        <w:rPr>
          <w:rFonts w:ascii="Arial" w:hAnsi="Arial" w:cs="Arial"/>
          <w:i/>
          <w:color w:val="0000FF"/>
        </w:rPr>
        <w:t>i.e.</w:t>
      </w:r>
      <w:r w:rsidRPr="00330D6B">
        <w:rPr>
          <w:rFonts w:ascii="Arial" w:hAnsi="Arial" w:cs="Arial"/>
          <w:color w:val="0000FF"/>
        </w:rPr>
        <w:t>, coding notebooks and reporting tables</w:t>
      </w:r>
      <w:r w:rsidRPr="00330D6B">
        <w:rPr>
          <w:rFonts w:ascii="Arial" w:hAnsi="Arial" w:cs="Arial"/>
        </w:rPr>
        <w:t>). Given that recreating distinctly filtered datasets requires a considerable amount of resources (</w:t>
      </w:r>
      <w:r w:rsidRPr="00330D6B">
        <w:rPr>
          <w:rFonts w:ascii="Arial" w:hAnsi="Arial" w:cs="Arial"/>
          <w:color w:val="0000FF"/>
        </w:rPr>
        <w:t>and may actually be impossible given limited data, computational limitations, improper archival, unmet dependencies, or access to old or out-of-date softwar</w:t>
      </w:r>
      <w:r w:rsidRPr="00330D6B">
        <w:rPr>
          <w:rFonts w:ascii="Arial" w:hAnsi="Arial" w:cs="Arial"/>
        </w:rPr>
        <w:t xml:space="preserve">e), we strongly recommend that post-project archival include all filtered genotypic/variant data in the form of carefully annotated </w:t>
      </w:r>
      <w:r w:rsidRPr="00330D6B">
        <w:rPr>
          <w:rFonts w:ascii="Arial" w:hAnsi="Arial" w:cs="Arial"/>
          <w:b/>
          <w:i/>
        </w:rPr>
        <w:t>VCF files</w:t>
      </w:r>
      <w:r w:rsidRPr="00330D6B">
        <w:rPr>
          <w:rFonts w:ascii="Arial" w:hAnsi="Arial" w:cs="Arial"/>
        </w:rPr>
        <w:t xml:space="preserve"> that include detailed filtering descriptions in the header (see</w:t>
      </w:r>
      <w:r w:rsidR="00C83400" w:rsidRPr="00330D6B">
        <w:rPr>
          <w:rFonts w:ascii="Arial" w:hAnsi="Arial" w:cs="Arial"/>
        </w:rPr>
        <w:fldChar w:fldCharType="begin"/>
      </w:r>
      <w:r w:rsidR="00C83400" w:rsidRPr="00330D6B">
        <w:rPr>
          <w:rFonts w:ascii="Arial" w:hAnsi="Arial" w:cs="Arial"/>
        </w:rPr>
        <w:instrText xml:space="preserve"> ADDIN ZOTERO_ITEM CSL_CITATION {"citationID":"ONlnYPzB","properties":{"formattedCitation":"\\super 111\\nosupersub{}","plainCitation":"111","noteIndex":0},"citationItems":[{"id":2339,"uris":["http://zotero.org/users/10196124/items/UIGGSGD8"],"itemData":{"id":2339,"type":"article-journal","abstract":"Summary: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API.Availability:http://vcftools.sourceforge.netContact:rd@sanger.ac.uk","container-title":"Bioinformatics","DOI":"10.1093/bioinformatics/btr330","ISSN":"1367-4803","issue":"15","note":"Citation Key: Danecek2011","page":"2156-2158","title":"The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T"},{"family":"McVean","given":"Gilean"},{"family":"Durbin","given":"Richard"},{"family":"Group","given":"1000 Genomes Project Analysis"}],"issued":{"date-parts":[["2011",8,1]]},"citation-key":"Danecek2011"}}],"schema":"https://github.com/citation-style-language/schema/raw/master/csl-citation.json"} </w:instrText>
      </w:r>
      <w:r w:rsidR="00C83400" w:rsidRPr="00330D6B">
        <w:rPr>
          <w:rFonts w:ascii="Arial" w:hAnsi="Arial" w:cs="Arial"/>
        </w:rPr>
        <w:fldChar w:fldCharType="separate"/>
      </w:r>
      <w:r w:rsidR="00C83400" w:rsidRPr="00330D6B">
        <w:rPr>
          <w:rFonts w:ascii="Arial" w:hAnsi="Arial" w:cs="Arial"/>
          <w:vertAlign w:val="superscript"/>
        </w:rPr>
        <w:t>111</w:t>
      </w:r>
      <w:r w:rsidR="00C83400" w:rsidRPr="00330D6B">
        <w:rPr>
          <w:rFonts w:ascii="Arial" w:hAnsi="Arial" w:cs="Arial"/>
        </w:rPr>
        <w:fldChar w:fldCharType="end"/>
      </w:r>
      <w:r w:rsidRPr="00330D6B">
        <w:rPr>
          <w:rFonts w:ascii="Arial" w:hAnsi="Arial" w:cs="Arial"/>
        </w:rPr>
        <w:t xml:space="preserve"> for a detailed description of VCF files).</w:t>
      </w:r>
    </w:p>
    <w:p w14:paraId="0000003B" w14:textId="0B879A86" w:rsidR="0088299C" w:rsidRPr="00330D6B" w:rsidRDefault="00000000">
      <w:pPr>
        <w:spacing w:before="200" w:after="0"/>
        <w:rPr>
          <w:rFonts w:ascii="Arial" w:hAnsi="Arial" w:cs="Arial"/>
          <w:color w:val="1F1F1F"/>
        </w:rPr>
      </w:pPr>
      <w:r w:rsidRPr="00330D6B">
        <w:rPr>
          <w:rFonts w:ascii="Arial" w:hAnsi="Arial" w:cs="Arial"/>
        </w:rPr>
        <w:lastRenderedPageBreak/>
        <w:t xml:space="preserve">We recognize that a proper and thorough examination of filtering </w:t>
      </w:r>
      <w:r w:rsidRPr="00330D6B">
        <w:rPr>
          <w:rFonts w:ascii="Arial" w:hAnsi="Arial" w:cs="Arial"/>
          <w:color w:val="0000FF"/>
        </w:rPr>
        <w:t>(and re-filtering)</w:t>
      </w:r>
      <w:r w:rsidRPr="00330D6B">
        <w:rPr>
          <w:rFonts w:ascii="Arial" w:hAnsi="Arial" w:cs="Arial"/>
        </w:rPr>
        <w:t xml:space="preserve"> will necessitate extra time, computational resources, and work from researchers. However, these changes to current workflows </w:t>
      </w:r>
      <w:r w:rsidRPr="00330D6B">
        <w:rPr>
          <w:rFonts w:ascii="Arial" w:hAnsi="Arial" w:cs="Arial"/>
          <w:color w:val="0000FF"/>
        </w:rPr>
        <w:t>(</w:t>
      </w:r>
      <w:r w:rsidRPr="00330D6B">
        <w:rPr>
          <w:rFonts w:ascii="Arial" w:hAnsi="Arial" w:cs="Arial"/>
          <w:i/>
          <w:color w:val="0000FF"/>
        </w:rPr>
        <w:t>i.e.,</w:t>
      </w:r>
      <w:r w:rsidRPr="00330D6B">
        <w:rPr>
          <w:rFonts w:ascii="Arial" w:hAnsi="Arial" w:cs="Arial"/>
          <w:color w:val="0000FF"/>
        </w:rPr>
        <w:t xml:space="preserve"> re-filtering) </w:t>
      </w:r>
      <w:r w:rsidRPr="00330D6B">
        <w:rPr>
          <w:rFonts w:ascii="Arial" w:hAnsi="Arial" w:cs="Arial"/>
        </w:rPr>
        <w:t>are generally necessary to achieve high-quality, reproducible research and a better understanding and quantification of filtering effects. Following reproducible research guidelines may help; reproducible research is reproducible not just for other researchers, but also for the primary investigators themselves. A reproduction-friendly pipeline that runs a suite of analyses when given a dataset and a set of filtering parameters is also easy to re-run a second time with a new (re-filtered) dataset. For examples of studies with well-documented methods, easily accessible data, and that would be relatively straightforward to reproduce with new filters and thresholds, see</w:t>
      </w:r>
      <w:r w:rsidR="00C83400" w:rsidRPr="00330D6B">
        <w:rPr>
          <w:rFonts w:ascii="Arial" w:hAnsi="Arial" w:cs="Arial"/>
        </w:rPr>
        <w:fldChar w:fldCharType="begin"/>
      </w:r>
      <w:r w:rsidR="00C83400" w:rsidRPr="00330D6B">
        <w:rPr>
          <w:rFonts w:ascii="Arial" w:hAnsi="Arial" w:cs="Arial"/>
        </w:rPr>
        <w:instrText xml:space="preserve"> ADDIN ZOTERO_ITEM CSL_CITATION {"citationID":"nyH8XDDk","properties":{"formattedCitation":"\\super 34,112,113\\nosupersub{}","plainCitation":"34,112,113","noteIndex":0},"citationItems":[{"id":5220,"uris":["http://zotero.org/users/10196124/items/WGHM5ZVD"],"itemData":{"id":5220,"type":"article-journal","abstract":"Abstract A common method of minimizing errors in large DNA sequence data sets is to drop variable sites with a minor allele frequency (MAF) below some specified threshold. Although widespread, this procedure has the potential to alter downstream population genetic inferences and has received relatively little rigorous analysis. Here we use simulations and an empirical single nucleotide polymorphism data set to demonstrate the impacts of MAF thresholds on inference of population structure?often the first step in analysis of population genomic data. We find that model-based inference of population structure is confounded when singletons are included in the alignment, and that both model-based and multivariate analyses infer less distinct clusters when more stringent MAF cutoffs are applied. We propose that this behaviour is caused by the combination of a drop in the total size of the data matrix and by correlations between allele frequencies and mutational age. We recommend a set of best practices for applying MAF filters in studies seeking to describe population structure with genomic data.","container-title":"Molecular Ecology Resources","DOI":"10.1111/1755-0998.12995","ISSN":"1755-098X","issue":"3","journalAbbreviation":"Molecular Ecology Resources","note":"publisher: John Wiley &amp; Sons, Ltd\nCitation Key: linckMinorAlleleFrequency2019","page":"639-647","title":"Minor allele frequency thresholds strongly affect population structure inference with genomic data sets","volume":"19","author":[{"family":"Linck","given":"Ethan"},{"family":"Battey","given":"C. J."}],"issued":{"date-parts":[["2019",5,1]]},"citation-key":"linckMinorAlleleFrequency2019"}},{"id":2597,"uris":["http://zotero.org/users/10196124/items/82EMPY34"],"itemData":{"id":2597,"type":"article-journal","abstract":"Abstract Plumage divergence can function as a strong premating barrier when species come into secondary contact. When it fails to do so, the results are often genome homogenization and phenotypic hybrids at the zone of contact. This is not the case in the largely sympatric masked woodswallow and white-browed woodswallow species (Passeriformes: Artamidae: Artamus spp) complex in Australia where phenotypic integrity is sustained despite no discernible mitochondrial structure in earlier work. This lack of structure may suggest recent divergence, ongoing gene flow or both, and phenotypic hybrids are reported albeit rarely. Here, we further assessed the population structure and differentiation across the species' nuclear genomes using ddRAD-seq. As found in the mitochondrial genome, no structure or divergence within or between the two species was detected in the nuclear genome. This coarse sampling of the genome nonetheless revealed peaks of differentiation around the genes SOX5 and AXIN1. Both are involved in the Wnt/?-catenin signalling pathway, which regulates feather development. Reconstruction of demographic history and estimation of parameters supports a scenario of secondary contact. Our study informs how divergent plumage morphs may arise and be sustained despite whole-genome homogenization and reveals new candidate genes potentially involved in plumage divergence.","container-title":"Molecular Ecology","DOI":"https://doi.org/10.1111/mec.16637","ISSN":"0962-1083","issue":"19","note":"publisher: John Wiley &amp; Sons, Ltd","page":"5060-5073","title":"Sustained plumage divergence despite weak genomic differentiation and broad sympatry in sister species of Australian woodswallows (Artamus spp.)","volume":"31","author":[{"family":"Peñalba","given":"Joshua V"},{"family":"Peters","given":"Jeffrey L"},{"family":"Joseph","given":"Leo"}],"issued":{"date-parts":[["2022",10,1]]},"citation-key":"penalbaSustainedPlumageDivergence2022"}},{"id":5482,"uris":["http://zotero.org/users/10196124/items/NEE4JIJC"],"itemData":{"id":5482,"type":"article-journal","abstract":"Chinook salmon are known to return to spawn at two distinct times of the year: spring and fall. Individuals that return during these times have generally been referred to as parts of distinct groups, or ecotypes, with traits specific to their timing and presumed divergence being caused by the lack of interbreeding. By looking at genomes across fish from both runs, Thompson et al. found that a single genomic region of interest was nearly perfectly associated with run timing but not with other traits such as maturity and fat reserves (see the Perspective by McKinney). Further, they conclude that the region operates as a Mendelian trait, with assortment dictating run timing and associated phenotypes being caused by the migration environment rather than genetics. Science, this issue p. 609; see also p. 526 A single genomic region is associated with run timing in Chinook salmon. Differentiation between ecotypes is usually presumed to be complex and polygenic. Seasonal patterns of life history in salmon are used to categorize them into ecotypes, which are often considered ?distinct? animals. Using whole-genome sequencing and tribal fishery sampling of Chinook salmon, we show that a single, small genomic region is nearly perfectly associated with spawning migration timing but not with adiposity or sexual maturity, traits long perceived as central to salmon ecotypes. Distinct migration timing does not prevent interbreeding between ecotypes, which are the result of a simple, ancient polymorphism segregating within a diverse population. Our finding that a complex migratory phenotype results from a single gene region will facilitate conservation and restoration of this iconic fish.","container-title":"Science","DOI":"10.1126/science.aba9059","issue":"6516","journalAbbreviation":"Science","note":"publisher: American Association for the Advancement of Science","page":"609-613","title":"A complex phenotype in salmon controlled by a simple change in migratory timing","volume":"370","author":[{"family":"Thompson","given":"Neil F."},{"family":"Anderson","given":"Eric C."},{"family":"Clemento","given":"Anthony J."},{"family":"Campbell","given":"Matthew A."},{"family":"Pearse","given":"Devon E."},{"family":"Hearsey","given":"James W."},{"family":"Kinziger","given":"Andrew P."},{"family":"Garza","given":"John Carlos"}],"issued":{"date-parts":[["2020",10,30]]},"citation-key":"thompsonComplexPhenotypeSalmon2020"}}],"schema":"https://github.com/citation-style-language/schema/raw/master/csl-citation.json"} </w:instrText>
      </w:r>
      <w:r w:rsidR="00C83400" w:rsidRPr="00330D6B">
        <w:rPr>
          <w:rFonts w:ascii="Arial" w:hAnsi="Arial" w:cs="Arial"/>
        </w:rPr>
        <w:fldChar w:fldCharType="separate"/>
      </w:r>
      <w:r w:rsidR="00C83400" w:rsidRPr="00330D6B">
        <w:rPr>
          <w:rFonts w:ascii="Arial" w:hAnsi="Arial" w:cs="Arial"/>
          <w:vertAlign w:val="superscript"/>
        </w:rPr>
        <w:t>34,112,113</w:t>
      </w:r>
      <w:r w:rsidR="00C83400" w:rsidRPr="00330D6B">
        <w:rPr>
          <w:rFonts w:ascii="Arial" w:hAnsi="Arial" w:cs="Arial"/>
        </w:rPr>
        <w:fldChar w:fldCharType="end"/>
      </w:r>
      <w:r w:rsidRPr="00330D6B">
        <w:rPr>
          <w:rFonts w:ascii="Arial" w:hAnsi="Arial" w:cs="Arial"/>
        </w:rPr>
        <w:t xml:space="preserve">. </w:t>
      </w:r>
      <w:r w:rsidRPr="00330D6B">
        <w:rPr>
          <w:rFonts w:ascii="Arial" w:hAnsi="Arial" w:cs="Arial"/>
          <w:color w:val="0000FF"/>
        </w:rPr>
        <w:t>Our post-variant R notebook (Notebook S1) allows for easy refiltering and visualisation of downstream filtering outcomes without the need for any substantial extra time investment. The filtering steps documented in this notebook are noted in Figure 3.</w:t>
      </w:r>
      <w:r w:rsidRPr="00330D6B">
        <w:rPr>
          <w:rFonts w:ascii="Arial" w:hAnsi="Arial" w:cs="Arial"/>
        </w:rPr>
        <w:t xml:space="preserve"> </w:t>
      </w:r>
    </w:p>
    <w:p w14:paraId="0000003C" w14:textId="77777777" w:rsidR="0088299C" w:rsidRDefault="00000000">
      <w:pPr>
        <w:spacing w:before="200" w:after="0"/>
        <w:rPr>
          <w:rFonts w:ascii="Arial" w:hAnsi="Arial" w:cs="Arial"/>
          <w:color w:val="0000FF"/>
        </w:rPr>
      </w:pPr>
      <w:r w:rsidRPr="00330D6B">
        <w:rPr>
          <w:rFonts w:ascii="Arial" w:hAnsi="Arial" w:cs="Arial"/>
          <w:color w:val="0000FF"/>
        </w:rPr>
        <w:t>Using workflows like this, r</w:t>
      </w:r>
      <w:r w:rsidRPr="00330D6B">
        <w:rPr>
          <w:rFonts w:ascii="Arial" w:hAnsi="Arial" w:cs="Arial"/>
          <w:color w:val="1F1F1F"/>
        </w:rPr>
        <w:t xml:space="preserve">esearchers should plan ahead </w:t>
      </w:r>
      <w:r w:rsidRPr="00330D6B">
        <w:rPr>
          <w:rFonts w:ascii="Arial" w:hAnsi="Arial" w:cs="Arial"/>
          <w:color w:val="0000FF"/>
        </w:rPr>
        <w:t>and design their analyses to minimise the time needed to re-run</w:t>
      </w:r>
      <w:r w:rsidRPr="00330D6B">
        <w:rPr>
          <w:rFonts w:ascii="Arial" w:hAnsi="Arial" w:cs="Arial"/>
          <w:color w:val="1F1F1F"/>
        </w:rPr>
        <w:t xml:space="preserve"> filtering steps (Figure 3) if required. </w:t>
      </w:r>
      <w:r w:rsidRPr="00330D6B">
        <w:rPr>
          <w:rFonts w:ascii="Arial" w:hAnsi="Arial" w:cs="Arial"/>
          <w:color w:val="0000FF"/>
        </w:rPr>
        <w:t>Journal reviewers should, in kind, be reasonable when asking authors to reanalyze their data with different filtering parameters. For example, if authors have adequately justified their filtering choices and demonstrated that filters are unlikely to have biased their findings by running and quantifying the effects of two sets of filtering thresholds, reviewers generally should not suggest additional filters.</w:t>
      </w:r>
      <w:r w:rsidRPr="00330D6B">
        <w:rPr>
          <w:rFonts w:ascii="Arial" w:hAnsi="Arial" w:cs="Arial"/>
          <w:color w:val="1F1F1F"/>
        </w:rPr>
        <w:t xml:space="preserve"> The importance of communicating expert knowledge of a study system early and often while choosing filtering parameters and assessing their impacts could go a long way to minimising </w:t>
      </w:r>
      <w:r w:rsidRPr="00330D6B">
        <w:rPr>
          <w:rFonts w:ascii="Arial" w:hAnsi="Arial" w:cs="Arial"/>
          <w:color w:val="1F1F1F"/>
        </w:rPr>
        <w:lastRenderedPageBreak/>
        <w:t xml:space="preserve">unnecessary filtering for students and early-career biologists. </w:t>
      </w:r>
      <w:r w:rsidRPr="00330D6B">
        <w:rPr>
          <w:rFonts w:ascii="Arial" w:hAnsi="Arial" w:cs="Arial"/>
          <w:color w:val="0000FF"/>
        </w:rPr>
        <w:t>Having knowledge of a study system, previous data (</w:t>
      </w:r>
      <w:r w:rsidRPr="00330D6B">
        <w:rPr>
          <w:rFonts w:ascii="Arial" w:hAnsi="Arial" w:cs="Arial"/>
          <w:i/>
          <w:color w:val="0000FF"/>
        </w:rPr>
        <w:t>e.g.</w:t>
      </w:r>
      <w:r w:rsidRPr="00330D6B">
        <w:rPr>
          <w:rFonts w:ascii="Arial" w:hAnsi="Arial" w:cs="Arial"/>
          <w:color w:val="0000FF"/>
        </w:rPr>
        <w:t>, microsatellite Fst) and population genetics theory while choosing filtering parameters will also help researchers justify their filtering and avoid reviewers demanding re-filtering.</w:t>
      </w:r>
    </w:p>
    <w:p w14:paraId="2877DE97" w14:textId="77777777" w:rsidR="00330D6B" w:rsidRPr="00330D6B" w:rsidRDefault="00330D6B">
      <w:pPr>
        <w:spacing w:before="200" w:after="0"/>
        <w:rPr>
          <w:rFonts w:ascii="Arial" w:hAnsi="Arial" w:cs="Arial"/>
        </w:rPr>
      </w:pPr>
    </w:p>
    <w:p w14:paraId="0000003D" w14:textId="2BF0DA46" w:rsidR="0088299C" w:rsidRPr="00330D6B" w:rsidRDefault="00330D6B">
      <w:pPr>
        <w:spacing w:before="200" w:after="0"/>
        <w:ind w:firstLine="0"/>
        <w:rPr>
          <w:rFonts w:ascii="Arial" w:hAnsi="Arial" w:cs="Arial"/>
          <w:b/>
        </w:rPr>
      </w:pPr>
      <w:r>
        <w:rPr>
          <w:rFonts w:ascii="Arial" w:hAnsi="Arial" w:cs="Arial"/>
          <w:b/>
        </w:rPr>
        <w:t xml:space="preserve">[H1] </w:t>
      </w:r>
      <w:r w:rsidRPr="00330D6B">
        <w:rPr>
          <w:rFonts w:ascii="Arial" w:hAnsi="Arial" w:cs="Arial"/>
          <w:b/>
        </w:rPr>
        <w:t>Conclusions and future directions</w:t>
      </w:r>
    </w:p>
    <w:p w14:paraId="0000003E" w14:textId="77777777" w:rsidR="0088299C" w:rsidRPr="00330D6B" w:rsidRDefault="00000000" w:rsidP="00330D6B">
      <w:pPr>
        <w:spacing w:before="0" w:after="0"/>
        <w:rPr>
          <w:rFonts w:ascii="Arial" w:hAnsi="Arial" w:cs="Arial"/>
        </w:rPr>
      </w:pPr>
      <w:r w:rsidRPr="00330D6B">
        <w:rPr>
          <w:rFonts w:ascii="Arial" w:hAnsi="Arial" w:cs="Arial"/>
        </w:rPr>
        <w:t xml:space="preserve">In this new and exciting era of genomics, a systematic, thoughtful, and transparent approach to filtering sequence data should </w:t>
      </w:r>
      <w:r w:rsidRPr="00330D6B">
        <w:rPr>
          <w:rFonts w:ascii="Arial" w:hAnsi="Arial" w:cs="Arial"/>
          <w:color w:val="0000FF"/>
        </w:rPr>
        <w:t>become</w:t>
      </w:r>
      <w:r w:rsidRPr="00330D6B">
        <w:rPr>
          <w:rFonts w:ascii="Arial" w:hAnsi="Arial" w:cs="Arial"/>
        </w:rPr>
        <w:t xml:space="preserve"> an integral part of every publication and data analysis pipeline. Investigators should strive to filter with a focus on reproducibility and aim to match the filters they employ to </w:t>
      </w:r>
      <w:r w:rsidRPr="00330D6B">
        <w:rPr>
          <w:rFonts w:ascii="Arial" w:hAnsi="Arial" w:cs="Arial"/>
          <w:color w:val="0000FF"/>
        </w:rPr>
        <w:t>their study species (</w:t>
      </w:r>
      <w:r w:rsidRPr="00330D6B">
        <w:rPr>
          <w:rFonts w:ascii="Arial" w:hAnsi="Arial" w:cs="Arial"/>
          <w:i/>
          <w:color w:val="0000FF"/>
        </w:rPr>
        <w:t>e.g.</w:t>
      </w:r>
      <w:r w:rsidRPr="00330D6B">
        <w:rPr>
          <w:rFonts w:ascii="Arial" w:hAnsi="Arial" w:cs="Arial"/>
          <w:color w:val="0000FF"/>
        </w:rPr>
        <w:t>, demography, life history, etc.) and</w:t>
      </w:r>
      <w:r w:rsidRPr="00330D6B">
        <w:rPr>
          <w:rFonts w:ascii="Arial" w:hAnsi="Arial" w:cs="Arial"/>
        </w:rPr>
        <w:t xml:space="preserve"> the questions they intend to answer. While technological advances have exponentially increased the </w:t>
      </w:r>
      <w:r w:rsidRPr="00330D6B">
        <w:rPr>
          <w:rFonts w:ascii="Arial" w:hAnsi="Arial" w:cs="Arial"/>
          <w:color w:val="0000FF"/>
        </w:rPr>
        <w:t>amount of sequencing</w:t>
      </w:r>
      <w:r w:rsidRPr="00330D6B">
        <w:rPr>
          <w:rFonts w:ascii="Arial" w:hAnsi="Arial" w:cs="Arial"/>
        </w:rPr>
        <w:t xml:space="preserve"> data produced, advances in filtering and its subsequent documentation or reporting have </w:t>
      </w:r>
      <w:r w:rsidRPr="00330D6B">
        <w:rPr>
          <w:rFonts w:ascii="Arial" w:hAnsi="Arial" w:cs="Arial"/>
          <w:color w:val="0000FF"/>
        </w:rPr>
        <w:t>thus far</w:t>
      </w:r>
      <w:r w:rsidRPr="00330D6B">
        <w:rPr>
          <w:rFonts w:ascii="Arial" w:hAnsi="Arial" w:cs="Arial"/>
        </w:rPr>
        <w:t xml:space="preserve"> not kept pace. Instead, many investigators are unfamiliar with or ignore filtering issues during quality control, and </w:t>
      </w:r>
      <w:r w:rsidRPr="00330D6B">
        <w:rPr>
          <w:rFonts w:ascii="Arial" w:hAnsi="Arial" w:cs="Arial"/>
          <w:color w:val="0000FF"/>
        </w:rPr>
        <w:t xml:space="preserve">analyse large genomic datasets using, for example, </w:t>
      </w:r>
      <w:r w:rsidRPr="00330D6B">
        <w:rPr>
          <w:rFonts w:ascii="Arial" w:hAnsi="Arial" w:cs="Arial"/>
        </w:rPr>
        <w:t>default program settings without critical thought or explanation.</w:t>
      </w:r>
    </w:p>
    <w:p w14:paraId="0000003F" w14:textId="77777777" w:rsidR="0088299C" w:rsidRPr="00330D6B" w:rsidRDefault="00000000">
      <w:pPr>
        <w:spacing w:before="200" w:after="0"/>
        <w:rPr>
          <w:rFonts w:ascii="Arial" w:hAnsi="Arial" w:cs="Arial"/>
        </w:rPr>
      </w:pPr>
      <w:r w:rsidRPr="00330D6B">
        <w:rPr>
          <w:rFonts w:ascii="Arial" w:hAnsi="Arial" w:cs="Arial"/>
        </w:rPr>
        <w:t xml:space="preserve">Here, we reviewed the different types of data filtering, illustrated the effects of divergent filtering choices and thresholds, presented a flow chart, </w:t>
      </w:r>
      <w:r w:rsidRPr="00330D6B">
        <w:rPr>
          <w:rFonts w:ascii="Arial" w:hAnsi="Arial" w:cs="Arial"/>
          <w:color w:val="0000FF"/>
        </w:rPr>
        <w:t xml:space="preserve">example reporting tables and coding notebooks, and a detailed checklist </w:t>
      </w:r>
      <w:r w:rsidRPr="00330D6B">
        <w:rPr>
          <w:rFonts w:ascii="Arial" w:hAnsi="Arial" w:cs="Arial"/>
        </w:rPr>
        <w:t xml:space="preserve">to simplify and streamline </w:t>
      </w:r>
      <w:r w:rsidRPr="00330D6B">
        <w:rPr>
          <w:rFonts w:ascii="Arial" w:hAnsi="Arial" w:cs="Arial"/>
          <w:color w:val="0000FF"/>
        </w:rPr>
        <w:t>the filtering process</w:t>
      </w:r>
      <w:r w:rsidRPr="00330D6B">
        <w:rPr>
          <w:rFonts w:ascii="Arial" w:hAnsi="Arial" w:cs="Arial"/>
        </w:rPr>
        <w:t xml:space="preserve">. We also </w:t>
      </w:r>
      <w:r w:rsidRPr="00330D6B">
        <w:rPr>
          <w:rFonts w:ascii="Arial" w:hAnsi="Arial" w:cs="Arial"/>
          <w:color w:val="0000FF"/>
        </w:rPr>
        <w:t>provided a consistent set of guiding principles</w:t>
      </w:r>
      <w:r w:rsidRPr="00330D6B">
        <w:rPr>
          <w:rFonts w:ascii="Arial" w:hAnsi="Arial" w:cs="Arial"/>
        </w:rPr>
        <w:t xml:space="preserve"> to improve the filtering process </w:t>
      </w:r>
      <w:r w:rsidRPr="00330D6B">
        <w:rPr>
          <w:rFonts w:ascii="Arial" w:hAnsi="Arial" w:cs="Arial"/>
          <w:color w:val="0000FF"/>
        </w:rPr>
        <w:t>and suggested a set of justifiable filtering thresholds for many common filters, study questions, and analytical approaches</w:t>
      </w:r>
      <w:r w:rsidRPr="00330D6B">
        <w:rPr>
          <w:rFonts w:ascii="Arial" w:hAnsi="Arial" w:cs="Arial"/>
        </w:rPr>
        <w:t xml:space="preserve">. Critically, we highlight that for the </w:t>
      </w:r>
      <w:r w:rsidRPr="00330D6B">
        <w:rPr>
          <w:rFonts w:ascii="Arial" w:hAnsi="Arial" w:cs="Arial"/>
        </w:rPr>
        <w:lastRenderedPageBreak/>
        <w:t xml:space="preserve">same dataset: 1) different filtering thresholds can create different downstream results </w:t>
      </w:r>
      <w:r w:rsidRPr="00330D6B">
        <w:rPr>
          <w:rFonts w:ascii="Arial" w:hAnsi="Arial" w:cs="Arial"/>
          <w:color w:val="0000FF"/>
        </w:rPr>
        <w:t>and conclusions</w:t>
      </w:r>
      <w:r w:rsidRPr="00330D6B">
        <w:rPr>
          <w:rFonts w:ascii="Arial" w:hAnsi="Arial" w:cs="Arial"/>
        </w:rPr>
        <w:t xml:space="preserve">, and 2) most analyses should be run on multiple datasets produced with different filters and thresholds to allow for the quantification of filtering effects on results and </w:t>
      </w:r>
      <w:r w:rsidRPr="00330D6B">
        <w:rPr>
          <w:rFonts w:ascii="Arial" w:hAnsi="Arial" w:cs="Arial"/>
          <w:color w:val="0000FF"/>
        </w:rPr>
        <w:t>to</w:t>
      </w:r>
      <w:r w:rsidRPr="00330D6B">
        <w:rPr>
          <w:rFonts w:ascii="Arial" w:hAnsi="Arial" w:cs="Arial"/>
        </w:rPr>
        <w:t xml:space="preserve"> </w:t>
      </w:r>
      <w:r w:rsidRPr="00330D6B">
        <w:rPr>
          <w:rFonts w:ascii="Arial" w:hAnsi="Arial" w:cs="Arial"/>
          <w:color w:val="0000FF"/>
        </w:rPr>
        <w:t>improve certainty in the conclusions drawn from analyses.</w:t>
      </w:r>
      <w:r w:rsidRPr="00330D6B">
        <w:rPr>
          <w:rFonts w:ascii="Arial" w:hAnsi="Arial" w:cs="Arial"/>
        </w:rPr>
        <w:t xml:space="preserve"> </w:t>
      </w:r>
    </w:p>
    <w:p w14:paraId="00000040" w14:textId="7FE60DA2" w:rsidR="0088299C" w:rsidRPr="00330D6B" w:rsidRDefault="00000000">
      <w:pPr>
        <w:spacing w:before="200" w:after="0"/>
        <w:rPr>
          <w:rFonts w:ascii="Arial" w:hAnsi="Arial" w:cs="Arial"/>
        </w:rPr>
      </w:pPr>
      <w:r w:rsidRPr="00330D6B">
        <w:rPr>
          <w:rFonts w:ascii="Arial" w:hAnsi="Arial" w:cs="Arial"/>
          <w:color w:val="0000FF"/>
        </w:rPr>
        <w:t xml:space="preserve">Advancements in </w:t>
      </w:r>
      <w:r w:rsidRPr="00330D6B">
        <w:rPr>
          <w:rFonts w:ascii="Arial" w:hAnsi="Arial" w:cs="Arial"/>
        </w:rPr>
        <w:t>genomic sequencing technologies, improvements in reference quality</w:t>
      </w:r>
      <w:r w:rsidR="00C83400" w:rsidRPr="00330D6B">
        <w:rPr>
          <w:rFonts w:ascii="Arial" w:hAnsi="Arial" w:cs="Arial"/>
        </w:rPr>
        <w:fldChar w:fldCharType="begin"/>
      </w:r>
      <w:r w:rsidR="00C83400" w:rsidRPr="00330D6B">
        <w:rPr>
          <w:rFonts w:ascii="Arial" w:hAnsi="Arial" w:cs="Arial"/>
        </w:rPr>
        <w:instrText xml:space="preserve"> ADDIN ZOTERO_ITEM CSL_CITATION {"citationID":"KL76wFsz","properties":{"formattedCitation":"\\super 114\\uc0\\u8211{}116\\nosupersub{}","plainCitation":"114–116","noteIndex":0},"citationItems":[{"id":5470,"uris":["http://zotero.org/users/10196124/items/64RPZ9H9"],"itemData":{"id":5470,"type":"article-journal","abstract":"Genome sequence assemblies provide the basis for our understanding of biology. Generating error-free assemblies is therefore the ultimate, but sadly still unachieved goal of a multitude of research projects. Despite the ever-advancing improvements in data generation, assembly algorithms and pipelines, no automated approach has so far reliably generated near error-free genome assemblies for eukaryotes. Whilst working towards improved datasets and fully automated pipelines, assembly evaluation and curation is actively used to bridge this shortcoming and significantly reduce the number of assembly errors. In addition to this increase in product value, the insights gained from assembly curation are fed back into the automated assembly strategy and contribute to notable improvements in genome assembly quality. We describe our tried and tested approach for assembly curation using gEVAL, the genome evaluation browser. We outline the procedures applied to genome curation using gEVAL and also our recommendations for assembly curation in a gEVAL-independent context to facilitate the uptake of genome curation in the wider community.","container-title":"GigaScience","DOI":"10.1093/gigascience/giaa153","ISSN":"2047-217X","issue":"1","journalAbbreviation":"GigaScience","page":"giaa153","title":"Significantly improving the quality of genome assemblies through curation","volume":"10","author":[{"family":"Howe","given":"Kerstin"},{"family":"Chow","given":"William"},{"family":"Collins","given":"Joanna"},{"family":"Pelan","given":"Sarah"},{"family":"Pointon","given":"Damon-Lee"},{"family":"Sims","given":"Ying"},{"family":"Torrance","given":"James"},{"family":"Tracey","given":"Alan"},{"family":"Wood","given":"Jonathan"}],"issued":{"date-parts":[["2021",1,29]]},"citation-key":"howeSignificantlyImprovingQuality2021"}},{"id":5471,"uris":["http://zotero.org/users/10196124/items/73UUV99H"],"itemData":{"id":5471,"type":"article-journal","abstract":"Since its initial release in 2000, the human reference genome has covered only the euchromatic fraction of the genome, leaving important heterochromatic regions unfinished. Addressing the remaining 8% of the genome, the Telomere-to-Telomere (T2T) Consortium presents a complete 3.055 billion?base pair sequence of a human genome, T2T-CHM13, that includes gapless assemblies for all chromosomes except Y, corrects errors in the prior references, and introduces nearly 200 million base pairs of sequence containing 1956 gene predictions, 99 of which are predicted to be protein coding. The completed regions include all centromeric satellite arrays, recent segmental duplications, and the short arms of all five acrocentric chromosomes, unlocking these complex regions of the genome to variational and functional studies.","container-title":"Science","DOI":"10.1126/science.abj6987","issue":"6588","journalAbbreviation":"Science","note":"publisher: American Association for the Advancement of Science","page":"44-53","title":"The complete sequence of a human genome","volume":"376","author":[{"family":"Nurk","given":"Sergey"},{"family":"Koren","given":"Sergey"},{"family":"Rhie","given":"Arang"},{"family":"Rautiainen","given":"Mikko"},{"family":"Bzikadze","given":"Andrey V."},{"family":"Mikheenko","given":"Alla"},{"family":"Vollger","given":"Mitchell R."},{"family":"Altemose","given":"Nicolas"},{"family":"Uralsky","given":"Lev"},{"family":"Gershman","given":"Ariel"},{"family":"Aganezov","given":"Sergey"},{"family":"Hoyt","given":"Savannah J."},{"family":"Diekhans","given":"Mark"},{"family":"Logsdon","given":"Glennis A."},{"family":"Alonge","given":"Michael"},{"family":"Antonarakis","given":"Stylianos E."},{"family":"Borchers","given":"Matthew"},{"family":"Bouffard","given":"Gerard G."},{"family":"Brooks","given":"Shelise Y."},{"family":"Caldas","given":"Gina V."},{"family":"Chen","given":"Nae-Chyun"},{"family":"Cheng","given":"Haoyu"},{"family":"Chin","given":"Chen-Shan"},{"family":"Chow","given":"William"},{"family":"Lima","given":"Leonardo G.","non-dropping-particle":"de"},{"family":"Dishuck","given":"Philip C."},{"family":"Durbin","given":"Richard"},{"family":"Dvorkina","given":"Tatiana"},{"family":"Fiddes","given":"Ian T."},{"family":"Formenti","given":"Giulio"},{"family":"Fulton","given":"Robert S."},{"family":"Fungtammasan","given":"Arkarachai"},{"family":"Garrison","given":"Erik"},{"family":"Grady","given":"Patrick G. S."},{"family":"Graves-Lindsay","given":"Tina A."},{"family":"Hall","given":"Ira M."},{"family":"Hansen","given":"Nancy F."},{"family":"Hartley","given":"Gabrielle A."},{"family":"Haukness","given":"Marina"},{"family":"Howe","given":"Kerstin"},{"family":"Hunkapiller","given":"Michael W."},{"family":"Jain","given":"Chirag"},{"family":"Jain","given":"Miten"},{"family":"Jarvis","given":"Erich D."},{"family":"Kerpedjiev","given":"Peter"},{"family":"Kirsche","given":"Melanie"},{"family":"Kolmogorov","given":"Mikhail"},{"family":"Korlach","given":"Jonas"},{"family":"Kremitzki","given":"Milinn"},{"family":"Li","given":"Heng"},{"family":"Maduro","given":"Valerie V."},{"family":"Marschall","given":"Tobias"},{"family":"McCartney","given":"Ann M."},{"family":"McDaniel","given":"Jennifer"},{"family":"Miller","given":"Danny E."},{"family":"Mullikin","given":"James C."},{"family":"Myers","given":"Eugene W."},{"family":"Olson","given":"Nathan D."},{"family":"Paten","given":"Benedict"},{"family":"Peluso","given":"Paul"},{"family":"Pevzner","given":"Pavel A."},{"family":"Porubsky","given":"David"},{"family":"Potapova","given":"Tamara"},{"family":"Rogaev","given":"Evgeny I."},{"family":"Rosenfeld","given":"Jeffrey A."},{"family":"Salzberg","given":"Steven L."},{"family":"Schneider","given":"Valerie A."},{"family":"Sedlazeck","given":"Fritz J."},{"family":"Shafin","given":"Kishwar"},{"family":"Shew","given":"Colin J."},{"family":"Shumate","given":"Alaina"},{"family":"Sims","given":"Ying"},{"family":"Smit","given":"Arian F. A."},{"family":"Soto","given":"Daniela C."},{"family":"Sović","given":"Ivan"},{"family":"Storer","given":"Jessica M."},{"family":"Streets","given":"Aaron"},{"family":"Sullivan","given":"Beth A."},{"family":"Thibaud-Nissen","given":"Françoise"},{"family":"Torrance","given":"James"},{"family":"Wagner","given":"Justin"},{"family":"Walenz","given":"Brian P."},{"family":"Wenger","given":"Aaron"},{"family":"Wood","given":"Jonathan M. D."},{"family":"Xiao","given":"Chunlin"},{"family":"Yan","given":"Stephanie M."},{"family":"Young","given":"Alice C."},{"family":"Zarate","given":"Samantha"},{"family":"Surti","given":"Urvashi"},{"family":"McCoy","given":"Rajiv C."},{"family":"Dennis","given":"Megan Y."},{"family":"Alexandrov","given":"Ivan A."},{"family":"Gerton","given":"Jennifer L."},{"family":"O’Neill","given":"Rachel J."},{"family":"Timp","given":"Winston"},{"family":"Zook","given":"Justin M."},{"family":"Schatz","given":"Michael C."},{"family":"Eichler","given":"Evan E."},{"family":"Miga","given":"Karen H."},{"family":"Phillippy","given":"Adam M."}],"issued":{"date-parts":[["2022",4,1]]},"citation-key":"nurkCompleteSequenceHuman2022"}},{"id":5469,"uris":["http://zotero.org/users/10196124/items/I7M3QAMP"],"itemData":{"id":5469,"type":"article-journal","abstract":"Plant genomes span several orders of magnitude in size, vary in levels of ploidy and heterozygosity, and contain old and recent bursts of transposable elements, which render them challenging but interesting to assemble. Recent advances in single molecule sequencing and physical mapping technologies have enabled high-quality, chromosome scale assemblies of plant species with increasing complexity and size. Single molecule reads can now exceed megabases in length, providing unprecedented opportunities to untangle genomic regions missed by short read technologies. However, polyploid and heterozygous plant genomes are still difficult to assemble but provide opportunities for new tools and approaches. Haplotype phasing, structural variant analysis and de novo pan-genomics are the emerging frontiers in plant genome assembly.","container-title":"Genome studies and molecular genetics","DOI":"10.1016/j.pbi.2019.12.009","ISSN":"1369-5266","journalAbbreviation":"Current Opinion in Plant Biology","page":"26-33","title":"Building near-complete plant genomes","volume":"54","author":[{"family":"Michael","given":"Todd P"},{"family":"VanBuren","given":"Robert"}],"issued":{"date-parts":[["2020",4,1]]},"citation-key":"michaelBuildingNearcompletePlant2020"}}],"schema":"https://github.com/citation-style-language/schema/raw/master/csl-citation.json"} </w:instrText>
      </w:r>
      <w:r w:rsidR="00C83400" w:rsidRPr="00330D6B">
        <w:rPr>
          <w:rFonts w:ascii="Arial" w:hAnsi="Arial" w:cs="Arial"/>
        </w:rPr>
        <w:fldChar w:fldCharType="separate"/>
      </w:r>
      <w:r w:rsidR="00C83400" w:rsidRPr="00330D6B">
        <w:rPr>
          <w:rFonts w:ascii="Arial" w:hAnsi="Arial" w:cs="Arial"/>
          <w:vertAlign w:val="superscript"/>
        </w:rPr>
        <w:t>114–116</w:t>
      </w:r>
      <w:r w:rsidR="00C83400" w:rsidRPr="00330D6B">
        <w:rPr>
          <w:rFonts w:ascii="Arial" w:hAnsi="Arial" w:cs="Arial"/>
        </w:rPr>
        <w:fldChar w:fldCharType="end"/>
      </w:r>
      <w:r w:rsidRPr="00330D6B">
        <w:rPr>
          <w:rFonts w:ascii="Arial" w:hAnsi="Arial" w:cs="Arial"/>
        </w:rPr>
        <w:t>, and the burgeoning field of pangenomics</w:t>
      </w:r>
      <w:r w:rsidR="00C83400" w:rsidRPr="00330D6B">
        <w:rPr>
          <w:rFonts w:ascii="Arial" w:hAnsi="Arial" w:cs="Arial"/>
        </w:rPr>
        <w:fldChar w:fldCharType="begin"/>
      </w:r>
      <w:r w:rsidR="00135CD1" w:rsidRPr="00330D6B">
        <w:rPr>
          <w:rFonts w:ascii="Arial" w:hAnsi="Arial" w:cs="Arial"/>
        </w:rPr>
        <w:instrText xml:space="preserve"> ADDIN ZOTERO_ITEM CSL_CITATION {"citationID":"Xv775elB","properties":{"formattedCitation":"\\super 117,118\\nosupersub{}","plainCitation":"117,118","noteIndex":0},"citationItems":[{"id":5468,"uris":["http://zotero.org/users/10196124/items/NGE6ECEM"],"itemData":{"id":5468,"type":"article-journal","note":"publisher: Springer Nature","title":"The pangenome: Diversity, dynamics and evolution of genomes","author":[{"family":"Tettelin","given":"Hervé"},{"family":"Medini","given":"Duccio"}],"issued":{"date-parts":[["2020"]]},"citation-key":"tettelinPangenomeDiversityDynamics2020"}},{"id":5467,"uris":["http://zotero.org/users/10196124/items/RSHDNKXP"],"itemData":{"id":5467,"type":"article-journal","abstract":"The human reference genome is the most widely used resource in human genetics and is due for a major update. Its current structure is a linear composite of merged haplotypes from more than 20 people, with a single individual comprising most of the sequence. It contains biases and errors within a framework that does not represent global human genomic variation. A high-quality reference with global representation of common variants, including single-nucleotide variants, structural variants and functional elements, is needed. The Human Pangenome Reference Consortium aims to create a more sophisticated and complete human reference genome with a graph-based, telomere-to-telomere representation of global genomic diversity. Here we leverage innovations in technology, study design and global partnerships with the goal of constructing the highest-possible quality human pangenome reference. Our goal is to improve data representation and streamline analyses to enable routine assembly of complete diploid genomes. With attention to ethical frameworks, the human pangenome reference will contain a more accurate and diverse representation of global genomic variation, improve gene–disease association studies across populations, expand the scope of genomics research to the most repetitive and polymorphic regions of the genome, and serve as the ultimate genetic resource for future biomedical research and precision medicine.","container-title":"Nature","DOI":"10.1038/s41586-022-04601-8","ISSN":"1476-4687","issue":"7906","journalAbbreviation":"Nature","page":"437-446","title":"The Human Pangenome Project: a global resource to map genomic diversity","volume":"604","author":[{"family":"Wang","given":"Ting"},{"family":"Antonacci-Fulton","given":"Lucinda"},{"family":"Howe","given":"Kerstin"},{"family":"Lawson","given":"Heather A."},{"family":"Lucas","given":"Julian K."},{"family":"Phillippy","given":"Adam M."},{"family":"Popejoy","given":"Alice B."},{"family":"Asri","given":"Mobin"},{"family":"Carson","given":"Caryn"},{"family":"Chaisson","given":"Mark J. P."},{"family":"Chang","given":"Xian"},{"family":"Cook-Deegan","given":"Robert"},{"family":"Felsenfeld","given":"Adam L."},{"family":"Fulton","given":"Robert S."},{"family":"Garrison","given":"Erik P."},{"family":"Garrison","given":"Nanibaa’ A."},{"family":"Graves-Lindsay","given":"Tina A."},{"family":"Ji","given":"Hanlee"},{"family":"Kenny","given":"Eimear E."},{"family":"Koenig","given":"Barbara A."},{"family":"Li","given":"Daofeng"},{"family":"Marschall","given":"Tobias"},{"family":"McMichael","given":"Joshua F."},{"family":"Novak","given":"Adam M."},{"family":"Purushotham","given":"Deepak"},{"family":"Schneider","given":"Valerie A."},{"family":"Schultz","given":"Baergen I."},{"family":"Smith","given":"Michael W."},{"family":"Sofia","given":"Heidi J."},{"family":"Weissman","given":"Tsachy"},{"family":"Flicek","given":"Paul"},{"family":"Li","given":"Heng"},{"family":"Miga","given":"Karen H."},{"family":"Paten","given":"Benedict"},{"family":"Jarvis","given":"Erich D."},{"family":"Hall","given":"Ira M."},{"family":"Eichler","given":"Evan E."},{"family":"Haussler","given":"David"},{"literal":"the Human Pangenome Reference Consortium"}],"issued":{"date-parts":[["2022",4,1]]},"citation-key":"wangHumanPangenomeProject2022"}}],"schema":"https://github.com/citation-style-language/schema/raw/master/csl-citation.json"} </w:instrText>
      </w:r>
      <w:r w:rsidR="00C83400" w:rsidRPr="00330D6B">
        <w:rPr>
          <w:rFonts w:ascii="Arial" w:hAnsi="Arial" w:cs="Arial"/>
        </w:rPr>
        <w:fldChar w:fldCharType="separate"/>
      </w:r>
      <w:r w:rsidR="00135CD1" w:rsidRPr="00330D6B">
        <w:rPr>
          <w:rFonts w:ascii="Arial" w:hAnsi="Arial" w:cs="Arial"/>
          <w:vertAlign w:val="superscript"/>
        </w:rPr>
        <w:t>117,118</w:t>
      </w:r>
      <w:r w:rsidR="00C83400" w:rsidRPr="00330D6B">
        <w:rPr>
          <w:rFonts w:ascii="Arial" w:hAnsi="Arial" w:cs="Arial"/>
        </w:rPr>
        <w:fldChar w:fldCharType="end"/>
      </w:r>
      <w:r w:rsidRPr="00330D6B">
        <w:rPr>
          <w:rFonts w:ascii="Arial" w:hAnsi="Arial" w:cs="Arial"/>
        </w:rPr>
        <w:t xml:space="preserve">, will increase the accuracy and power of genomic data analyses. Nonetheless, filtering will undoubtedly remain a central part of all genomic analyses for decades to come because no genomic dataset will ever be error-free, and </w:t>
      </w:r>
      <w:r w:rsidRPr="00330D6B">
        <w:rPr>
          <w:rFonts w:ascii="Arial" w:hAnsi="Arial" w:cs="Arial"/>
          <w:color w:val="0000FF"/>
        </w:rPr>
        <w:t>many researchers will continue to use “older” (and often cheaper) technologies (RADseq) long into the future</w:t>
      </w:r>
      <w:r w:rsidRPr="00330D6B">
        <w:rPr>
          <w:rFonts w:ascii="Arial" w:hAnsi="Arial" w:cs="Arial"/>
        </w:rPr>
        <w:t xml:space="preserve">. We hope this review helps to usher </w:t>
      </w:r>
      <w:r w:rsidRPr="00330D6B">
        <w:rPr>
          <w:rFonts w:ascii="Arial" w:hAnsi="Arial" w:cs="Arial"/>
          <w:color w:val="0000FF"/>
        </w:rPr>
        <w:t>in</w:t>
      </w:r>
      <w:r w:rsidRPr="00330D6B">
        <w:rPr>
          <w:rFonts w:ascii="Arial" w:hAnsi="Arial" w:cs="Arial"/>
        </w:rPr>
        <w:t xml:space="preserve"> a new era of next-generation filtering in genomic analyses, sparks </w:t>
      </w:r>
      <w:r w:rsidRPr="00330D6B">
        <w:rPr>
          <w:rFonts w:ascii="Arial" w:hAnsi="Arial" w:cs="Arial"/>
          <w:color w:val="0000FF"/>
        </w:rPr>
        <w:t>further</w:t>
      </w:r>
      <w:r w:rsidRPr="00330D6B">
        <w:rPr>
          <w:rFonts w:ascii="Arial" w:hAnsi="Arial" w:cs="Arial"/>
        </w:rPr>
        <w:t xml:space="preserve"> improvements in our understanding of filtering, data interpretation </w:t>
      </w:r>
      <w:r w:rsidRPr="00330D6B">
        <w:rPr>
          <w:rFonts w:ascii="Arial" w:hAnsi="Arial" w:cs="Arial"/>
          <w:color w:val="0000FF"/>
        </w:rPr>
        <w:t>and</w:t>
      </w:r>
      <w:r w:rsidRPr="00330D6B">
        <w:rPr>
          <w:rFonts w:ascii="Arial" w:hAnsi="Arial" w:cs="Arial"/>
        </w:rPr>
        <w:t xml:space="preserve"> reproducibility, and drives production of new data analysis tools to make it easier to re-filter, quantify, </w:t>
      </w:r>
      <w:r w:rsidRPr="00330D6B">
        <w:rPr>
          <w:rFonts w:ascii="Arial" w:hAnsi="Arial" w:cs="Arial"/>
          <w:color w:val="0000FF"/>
        </w:rPr>
        <w:t xml:space="preserve">and report </w:t>
      </w:r>
      <w:r w:rsidRPr="00330D6B">
        <w:rPr>
          <w:rFonts w:ascii="Arial" w:hAnsi="Arial" w:cs="Arial"/>
        </w:rPr>
        <w:t xml:space="preserve">filtering effects on </w:t>
      </w:r>
      <w:r w:rsidRPr="00330D6B">
        <w:rPr>
          <w:rFonts w:ascii="Arial" w:hAnsi="Arial" w:cs="Arial"/>
          <w:color w:val="0000FF"/>
        </w:rPr>
        <w:t>diverse</w:t>
      </w:r>
      <w:r w:rsidRPr="00330D6B">
        <w:rPr>
          <w:rFonts w:ascii="Arial" w:hAnsi="Arial" w:cs="Arial"/>
        </w:rPr>
        <w:t xml:space="preserve"> questions across disciplines.</w:t>
      </w:r>
    </w:p>
    <w:p w14:paraId="00000041" w14:textId="77777777" w:rsidR="0088299C" w:rsidRPr="00330D6B" w:rsidRDefault="0088299C">
      <w:pPr>
        <w:spacing w:before="0" w:after="0"/>
        <w:ind w:firstLine="0"/>
        <w:rPr>
          <w:rFonts w:ascii="Arial" w:hAnsi="Arial" w:cs="Arial"/>
          <w:b/>
        </w:rPr>
      </w:pPr>
    </w:p>
    <w:p w14:paraId="00000042" w14:textId="77777777" w:rsidR="0088299C" w:rsidRPr="00330D6B" w:rsidRDefault="00000000">
      <w:pPr>
        <w:spacing w:before="200" w:after="0"/>
        <w:ind w:firstLine="0"/>
        <w:rPr>
          <w:rFonts w:ascii="Arial" w:hAnsi="Arial" w:cs="Arial"/>
          <w:b/>
        </w:rPr>
      </w:pPr>
      <w:r w:rsidRPr="00330D6B">
        <w:rPr>
          <w:rFonts w:ascii="Arial" w:hAnsi="Arial" w:cs="Arial"/>
          <w:b/>
        </w:rPr>
        <w:t>Acknowledgements</w:t>
      </w:r>
    </w:p>
    <w:p w14:paraId="00000043" w14:textId="5FAF5D36" w:rsidR="0088299C" w:rsidRPr="00330D6B" w:rsidRDefault="00000000" w:rsidP="00330D6B">
      <w:pPr>
        <w:spacing w:before="0" w:after="0"/>
        <w:rPr>
          <w:rFonts w:ascii="Arial" w:hAnsi="Arial" w:cs="Arial"/>
          <w:b/>
        </w:rPr>
      </w:pPr>
      <w:r w:rsidRPr="00330D6B">
        <w:rPr>
          <w:rFonts w:ascii="Arial" w:hAnsi="Arial" w:cs="Arial"/>
          <w:color w:val="0000FF"/>
        </w:rPr>
        <w:t>We thank three anonymous reviewers, whose comments have greatly improved this manuscript.</w:t>
      </w:r>
      <w:r w:rsidRPr="00330D6B">
        <w:rPr>
          <w:rFonts w:ascii="Arial" w:hAnsi="Arial" w:cs="Arial"/>
        </w:rPr>
        <w:t xml:space="preserve"> We thank M. Exposito-Alonso and the 1001 Genomes Consortium, M. Freedman, M. Kardos, R. Malison, M. Miller, R. Schweizer, and X. Yin </w:t>
      </w:r>
      <w:sdt>
        <w:sdtPr>
          <w:rPr>
            <w:rFonts w:ascii="Arial" w:hAnsi="Arial" w:cs="Arial"/>
          </w:rPr>
          <w:tag w:val="goog_rdk_30"/>
          <w:id w:val="-1791734256"/>
        </w:sdtPr>
        <w:sdtContent/>
      </w:sdt>
      <w:sdt>
        <w:sdtPr>
          <w:rPr>
            <w:rFonts w:ascii="Arial" w:hAnsi="Arial" w:cs="Arial"/>
          </w:rPr>
          <w:tag w:val="goog_rdk_31"/>
          <w:id w:val="456221739"/>
        </w:sdtPr>
        <w:sdtContent/>
      </w:sdt>
      <w:r w:rsidRPr="00330D6B">
        <w:rPr>
          <w:rFonts w:ascii="Arial" w:hAnsi="Arial" w:cs="Arial"/>
        </w:rPr>
        <w:t>for allowing us to review and re-filter their datasets. MRC was funded, in part, by NSF DEB-1856710 and OCE-1924505. GL was funded in part by NSF-DOB-M66230.</w:t>
      </w:r>
    </w:p>
    <w:p w14:paraId="00000044" w14:textId="77777777" w:rsidR="0088299C" w:rsidRPr="00330D6B" w:rsidRDefault="00000000">
      <w:pPr>
        <w:spacing w:before="200" w:after="0"/>
        <w:ind w:firstLine="0"/>
        <w:rPr>
          <w:rFonts w:ascii="Arial" w:hAnsi="Arial" w:cs="Arial"/>
          <w:b/>
        </w:rPr>
      </w:pPr>
      <w:r w:rsidRPr="00330D6B">
        <w:rPr>
          <w:rFonts w:ascii="Arial" w:hAnsi="Arial" w:cs="Arial"/>
          <w:b/>
        </w:rPr>
        <w:t>Competing interests</w:t>
      </w:r>
    </w:p>
    <w:p w14:paraId="00000045" w14:textId="77777777" w:rsidR="0088299C" w:rsidRPr="00330D6B" w:rsidRDefault="00000000">
      <w:pPr>
        <w:spacing w:before="0" w:after="0"/>
        <w:ind w:firstLine="0"/>
        <w:rPr>
          <w:rFonts w:ascii="Arial" w:hAnsi="Arial" w:cs="Arial"/>
          <w:color w:val="2F5496"/>
        </w:rPr>
      </w:pPr>
      <w:r w:rsidRPr="00330D6B">
        <w:rPr>
          <w:rFonts w:ascii="Arial" w:hAnsi="Arial" w:cs="Arial"/>
        </w:rPr>
        <w:lastRenderedPageBreak/>
        <w:t>The authors declare no competing interests.</w:t>
      </w:r>
      <w:r w:rsidRPr="00330D6B">
        <w:rPr>
          <w:rFonts w:ascii="Arial" w:hAnsi="Arial" w:cs="Arial"/>
        </w:rPr>
        <w:br w:type="page"/>
      </w:r>
    </w:p>
    <w:p w14:paraId="00000046" w14:textId="77777777" w:rsidR="0088299C" w:rsidRPr="00330D6B" w:rsidRDefault="00000000">
      <w:pPr>
        <w:spacing w:before="0" w:after="0"/>
        <w:ind w:firstLine="0"/>
        <w:rPr>
          <w:rFonts w:ascii="Arial" w:hAnsi="Arial" w:cs="Arial"/>
        </w:rPr>
      </w:pPr>
      <w:r w:rsidRPr="00330D6B">
        <w:rPr>
          <w:rFonts w:ascii="Arial" w:hAnsi="Arial" w:cs="Arial"/>
          <w:b/>
        </w:rPr>
        <w:lastRenderedPageBreak/>
        <w:t>References</w:t>
      </w:r>
    </w:p>
    <w:p w14:paraId="6BCFA307" w14:textId="77777777" w:rsidR="00330D6B" w:rsidRPr="00330D6B" w:rsidRDefault="00330D6B" w:rsidP="00330D6B">
      <w:pPr>
        <w:pStyle w:val="Bibliography"/>
        <w:rPr>
          <w:rFonts w:ascii="Arial" w:hAnsi="Arial" w:cs="Arial"/>
        </w:rPr>
      </w:pPr>
      <w:r>
        <w:rPr>
          <w:rFonts w:ascii="Arial" w:hAnsi="Arial" w:cs="Arial"/>
          <w:color w:val="000000"/>
        </w:rPr>
        <w:fldChar w:fldCharType="begin"/>
      </w:r>
      <w:r>
        <w:rPr>
          <w:rFonts w:ascii="Arial" w:hAnsi="Arial" w:cs="Arial"/>
          <w:color w:val="000000"/>
        </w:rPr>
        <w:instrText xml:space="preserve"> ADDIN ZOTERO_BIBL {"uncited":[],"omitted":[],"custom":[]} CSL_BIBLIOGRAPHY </w:instrText>
      </w:r>
      <w:r>
        <w:rPr>
          <w:rFonts w:ascii="Arial" w:hAnsi="Arial" w:cs="Arial"/>
          <w:color w:val="000000"/>
        </w:rPr>
        <w:fldChar w:fldCharType="separate"/>
      </w:r>
      <w:r w:rsidRPr="00330D6B">
        <w:rPr>
          <w:rFonts w:ascii="Arial" w:hAnsi="Arial" w:cs="Arial"/>
        </w:rPr>
        <w:t>1.</w:t>
      </w:r>
      <w:r w:rsidRPr="00330D6B">
        <w:rPr>
          <w:rFonts w:ascii="Arial" w:hAnsi="Arial" w:cs="Arial"/>
        </w:rPr>
        <w:tab/>
        <w:t xml:space="preserve">Allendorf, F. W., Hohenlohe, P. A. &amp; Luikart, G. Genomics and the future of conservation genetics. </w:t>
      </w:r>
      <w:r w:rsidRPr="00330D6B">
        <w:rPr>
          <w:rFonts w:ascii="Arial" w:hAnsi="Arial" w:cs="Arial"/>
          <w:i/>
          <w:iCs/>
        </w:rPr>
        <w:t>Nat. Rev. Genet.</w:t>
      </w:r>
      <w:r w:rsidRPr="00330D6B">
        <w:rPr>
          <w:rFonts w:ascii="Arial" w:hAnsi="Arial" w:cs="Arial"/>
        </w:rPr>
        <w:t xml:space="preserve"> </w:t>
      </w:r>
      <w:r w:rsidRPr="00330D6B">
        <w:rPr>
          <w:rFonts w:ascii="Arial" w:hAnsi="Arial" w:cs="Arial"/>
          <w:b/>
          <w:bCs/>
        </w:rPr>
        <w:t>11</w:t>
      </w:r>
      <w:r w:rsidRPr="00330D6B">
        <w:rPr>
          <w:rFonts w:ascii="Arial" w:hAnsi="Arial" w:cs="Arial"/>
        </w:rPr>
        <w:t>, 697–709 (2010).</w:t>
      </w:r>
    </w:p>
    <w:p w14:paraId="17AE2F84" w14:textId="77777777" w:rsidR="00330D6B" w:rsidRPr="00330D6B" w:rsidRDefault="00330D6B" w:rsidP="00330D6B">
      <w:pPr>
        <w:pStyle w:val="Bibliography"/>
        <w:rPr>
          <w:rFonts w:ascii="Arial" w:hAnsi="Arial" w:cs="Arial"/>
        </w:rPr>
      </w:pPr>
      <w:r w:rsidRPr="00330D6B">
        <w:rPr>
          <w:rFonts w:ascii="Arial" w:hAnsi="Arial" w:cs="Arial"/>
        </w:rPr>
        <w:t>2.</w:t>
      </w:r>
      <w:r w:rsidRPr="00330D6B">
        <w:rPr>
          <w:rFonts w:ascii="Arial" w:hAnsi="Arial" w:cs="Arial"/>
        </w:rPr>
        <w:tab/>
        <w:t xml:space="preserve">Athanasopoulou, K., Boti, M. A., Adamopoulos, P. G., Skourou, P. C. &amp; Scorilas, A. Third-Generation Sequencing: The Spearhead towards the Radical Transformation of Modern Genomics. </w:t>
      </w:r>
      <w:r w:rsidRPr="00330D6B">
        <w:rPr>
          <w:rFonts w:ascii="Arial" w:hAnsi="Arial" w:cs="Arial"/>
          <w:i/>
          <w:iCs/>
        </w:rPr>
        <w:t>Life</w:t>
      </w:r>
      <w:r w:rsidRPr="00330D6B">
        <w:rPr>
          <w:rFonts w:ascii="Arial" w:hAnsi="Arial" w:cs="Arial"/>
        </w:rPr>
        <w:t xml:space="preserve"> </w:t>
      </w:r>
      <w:r w:rsidRPr="00330D6B">
        <w:rPr>
          <w:rFonts w:ascii="Arial" w:hAnsi="Arial" w:cs="Arial"/>
          <w:b/>
          <w:bCs/>
        </w:rPr>
        <w:t>12</w:t>
      </w:r>
      <w:r w:rsidRPr="00330D6B">
        <w:rPr>
          <w:rFonts w:ascii="Arial" w:hAnsi="Arial" w:cs="Arial"/>
        </w:rPr>
        <w:t>, (2022).</w:t>
      </w:r>
    </w:p>
    <w:p w14:paraId="1061AB0E" w14:textId="77777777" w:rsidR="00330D6B" w:rsidRPr="00330D6B" w:rsidRDefault="00330D6B" w:rsidP="00330D6B">
      <w:pPr>
        <w:pStyle w:val="Bibliography"/>
        <w:rPr>
          <w:rFonts w:ascii="Arial" w:hAnsi="Arial" w:cs="Arial"/>
        </w:rPr>
      </w:pPr>
      <w:r w:rsidRPr="00330D6B">
        <w:rPr>
          <w:rFonts w:ascii="Arial" w:hAnsi="Arial" w:cs="Arial"/>
        </w:rPr>
        <w:t>3.</w:t>
      </w:r>
      <w:r w:rsidRPr="00330D6B">
        <w:rPr>
          <w:rFonts w:ascii="Arial" w:hAnsi="Arial" w:cs="Arial"/>
        </w:rPr>
        <w:tab/>
        <w:t xml:space="preserve">Fiedler, P. L. </w:t>
      </w:r>
      <w:r w:rsidRPr="00330D6B">
        <w:rPr>
          <w:rFonts w:ascii="Arial" w:hAnsi="Arial" w:cs="Arial"/>
          <w:i/>
          <w:iCs/>
        </w:rPr>
        <w:t>et al.</w:t>
      </w:r>
      <w:r w:rsidRPr="00330D6B">
        <w:rPr>
          <w:rFonts w:ascii="Arial" w:hAnsi="Arial" w:cs="Arial"/>
        </w:rPr>
        <w:t xml:space="preserve"> Seizing the moment: The opportunity and relevance of the California Conservation Genomics Project to state and federal conservation policy. </w:t>
      </w:r>
      <w:r w:rsidRPr="00330D6B">
        <w:rPr>
          <w:rFonts w:ascii="Arial" w:hAnsi="Arial" w:cs="Arial"/>
          <w:i/>
          <w:iCs/>
        </w:rPr>
        <w:t>J. Hered.</w:t>
      </w:r>
      <w:r w:rsidRPr="00330D6B">
        <w:rPr>
          <w:rFonts w:ascii="Arial" w:hAnsi="Arial" w:cs="Arial"/>
        </w:rPr>
        <w:t xml:space="preserve"> </w:t>
      </w:r>
      <w:r w:rsidRPr="00330D6B">
        <w:rPr>
          <w:rFonts w:ascii="Arial" w:hAnsi="Arial" w:cs="Arial"/>
          <w:b/>
          <w:bCs/>
        </w:rPr>
        <w:t>113</w:t>
      </w:r>
      <w:r w:rsidRPr="00330D6B">
        <w:rPr>
          <w:rFonts w:ascii="Arial" w:hAnsi="Arial" w:cs="Arial"/>
        </w:rPr>
        <w:t>, 589–596 (2022).</w:t>
      </w:r>
    </w:p>
    <w:p w14:paraId="0DEBF23C" w14:textId="77777777" w:rsidR="00330D6B" w:rsidRPr="00330D6B" w:rsidRDefault="00330D6B" w:rsidP="00330D6B">
      <w:pPr>
        <w:pStyle w:val="Bibliography"/>
        <w:rPr>
          <w:rFonts w:ascii="Arial" w:hAnsi="Arial" w:cs="Arial"/>
        </w:rPr>
      </w:pPr>
      <w:r w:rsidRPr="00330D6B">
        <w:rPr>
          <w:rFonts w:ascii="Arial" w:hAnsi="Arial" w:cs="Arial"/>
        </w:rPr>
        <w:t>4.</w:t>
      </w:r>
      <w:r w:rsidRPr="00330D6B">
        <w:rPr>
          <w:rFonts w:ascii="Arial" w:hAnsi="Arial" w:cs="Arial"/>
        </w:rPr>
        <w:tab/>
        <w:t xml:space="preserve">Hu, T., Chitnis, N., Monos, D. &amp; Dinh, A. Next-generation sequencing technologies: An overview. </w:t>
      </w:r>
      <w:r w:rsidRPr="00330D6B">
        <w:rPr>
          <w:rFonts w:ascii="Arial" w:hAnsi="Arial" w:cs="Arial"/>
          <w:i/>
          <w:iCs/>
        </w:rPr>
        <w:t>Gener. Seq. Its Appl. Med. Lab. Immunol.</w:t>
      </w:r>
      <w:r w:rsidRPr="00330D6B">
        <w:rPr>
          <w:rFonts w:ascii="Arial" w:hAnsi="Arial" w:cs="Arial"/>
        </w:rPr>
        <w:t xml:space="preserve"> </w:t>
      </w:r>
      <w:r w:rsidRPr="00330D6B">
        <w:rPr>
          <w:rFonts w:ascii="Arial" w:hAnsi="Arial" w:cs="Arial"/>
          <w:b/>
          <w:bCs/>
        </w:rPr>
        <w:t>82</w:t>
      </w:r>
      <w:r w:rsidRPr="00330D6B">
        <w:rPr>
          <w:rFonts w:ascii="Arial" w:hAnsi="Arial" w:cs="Arial"/>
        </w:rPr>
        <w:t>, 801–811 (2021).</w:t>
      </w:r>
    </w:p>
    <w:p w14:paraId="2FB8997A" w14:textId="77777777" w:rsidR="00330D6B" w:rsidRPr="00330D6B" w:rsidRDefault="00330D6B" w:rsidP="00330D6B">
      <w:pPr>
        <w:pStyle w:val="Bibliography"/>
        <w:rPr>
          <w:rFonts w:ascii="Arial" w:hAnsi="Arial" w:cs="Arial"/>
        </w:rPr>
      </w:pPr>
      <w:r w:rsidRPr="00330D6B">
        <w:rPr>
          <w:rFonts w:ascii="Arial" w:hAnsi="Arial" w:cs="Arial"/>
        </w:rPr>
        <w:t>5.</w:t>
      </w:r>
      <w:r w:rsidRPr="00330D6B">
        <w:rPr>
          <w:rFonts w:ascii="Arial" w:hAnsi="Arial" w:cs="Arial"/>
        </w:rPr>
        <w:tab/>
        <w:t xml:space="preserve">Pompanon, F., Bonin, A., Bellemain, E. &amp; Taberlet, P. Genotyping errors: causes, consequences and solutions. </w:t>
      </w:r>
      <w:r w:rsidRPr="00330D6B">
        <w:rPr>
          <w:rFonts w:ascii="Arial" w:hAnsi="Arial" w:cs="Arial"/>
          <w:i/>
          <w:iCs/>
        </w:rPr>
        <w:t>Nat. Rev. Genet.</w:t>
      </w:r>
      <w:r w:rsidRPr="00330D6B">
        <w:rPr>
          <w:rFonts w:ascii="Arial" w:hAnsi="Arial" w:cs="Arial"/>
        </w:rPr>
        <w:t xml:space="preserve"> </w:t>
      </w:r>
      <w:r w:rsidRPr="00330D6B">
        <w:rPr>
          <w:rFonts w:ascii="Arial" w:hAnsi="Arial" w:cs="Arial"/>
          <w:b/>
          <w:bCs/>
        </w:rPr>
        <w:t>6</w:t>
      </w:r>
      <w:r w:rsidRPr="00330D6B">
        <w:rPr>
          <w:rFonts w:ascii="Arial" w:hAnsi="Arial" w:cs="Arial"/>
        </w:rPr>
        <w:t>, 847–859 (2005).</w:t>
      </w:r>
    </w:p>
    <w:p w14:paraId="57E4A134" w14:textId="77777777" w:rsidR="00330D6B" w:rsidRPr="00330D6B" w:rsidRDefault="00330D6B" w:rsidP="00330D6B">
      <w:pPr>
        <w:pStyle w:val="Bibliography"/>
        <w:rPr>
          <w:rFonts w:ascii="Arial" w:hAnsi="Arial" w:cs="Arial"/>
        </w:rPr>
      </w:pPr>
      <w:r w:rsidRPr="00330D6B">
        <w:rPr>
          <w:rFonts w:ascii="Arial" w:hAnsi="Arial" w:cs="Arial"/>
        </w:rPr>
        <w:t>6.</w:t>
      </w:r>
      <w:r w:rsidRPr="00330D6B">
        <w:rPr>
          <w:rFonts w:ascii="Arial" w:hAnsi="Arial" w:cs="Arial"/>
        </w:rPr>
        <w:tab/>
        <w:t xml:space="preserve">Stoler, N. &amp; Nekrutenko, A. Sequencing error profiles of Illumina sequencing instruments. </w:t>
      </w:r>
      <w:r w:rsidRPr="00330D6B">
        <w:rPr>
          <w:rFonts w:ascii="Arial" w:hAnsi="Arial" w:cs="Arial"/>
          <w:i/>
          <w:iCs/>
        </w:rPr>
        <w:t>NAR Genomics Bioinforma.</w:t>
      </w:r>
      <w:r w:rsidRPr="00330D6B">
        <w:rPr>
          <w:rFonts w:ascii="Arial" w:hAnsi="Arial" w:cs="Arial"/>
        </w:rPr>
        <w:t xml:space="preserve"> </w:t>
      </w:r>
      <w:r w:rsidRPr="00330D6B">
        <w:rPr>
          <w:rFonts w:ascii="Arial" w:hAnsi="Arial" w:cs="Arial"/>
          <w:b/>
          <w:bCs/>
        </w:rPr>
        <w:t>3</w:t>
      </w:r>
      <w:r w:rsidRPr="00330D6B">
        <w:rPr>
          <w:rFonts w:ascii="Arial" w:hAnsi="Arial" w:cs="Arial"/>
        </w:rPr>
        <w:t>, lqab019 (2021).</w:t>
      </w:r>
    </w:p>
    <w:p w14:paraId="79093775" w14:textId="77777777" w:rsidR="00330D6B" w:rsidRPr="00330D6B" w:rsidRDefault="00330D6B" w:rsidP="00330D6B">
      <w:pPr>
        <w:pStyle w:val="Bibliography"/>
        <w:rPr>
          <w:rFonts w:ascii="Arial" w:hAnsi="Arial" w:cs="Arial"/>
        </w:rPr>
      </w:pPr>
      <w:r w:rsidRPr="00330D6B">
        <w:rPr>
          <w:rFonts w:ascii="Arial" w:hAnsi="Arial" w:cs="Arial"/>
        </w:rPr>
        <w:t>7.</w:t>
      </w:r>
      <w:r w:rsidRPr="00330D6B">
        <w:rPr>
          <w:rFonts w:ascii="Arial" w:hAnsi="Arial" w:cs="Arial"/>
        </w:rPr>
        <w:tab/>
        <w:t xml:space="preserve">Fountain, E. D., Pauli, J. N., Reid, B. N., Palsbøll, P. J. &amp; Peery, M. Z. Finding the right coverage: the impact of coverage and sequence quality on single nucleotide polymorphism genotyping error rates. </w:t>
      </w:r>
      <w:r w:rsidRPr="00330D6B">
        <w:rPr>
          <w:rFonts w:ascii="Arial" w:hAnsi="Arial" w:cs="Arial"/>
          <w:i/>
          <w:iCs/>
        </w:rPr>
        <w:t>Mol. Ecol. Resour.</w:t>
      </w:r>
      <w:r w:rsidRPr="00330D6B">
        <w:rPr>
          <w:rFonts w:ascii="Arial" w:hAnsi="Arial" w:cs="Arial"/>
        </w:rPr>
        <w:t xml:space="preserve"> </w:t>
      </w:r>
      <w:r w:rsidRPr="00330D6B">
        <w:rPr>
          <w:rFonts w:ascii="Arial" w:hAnsi="Arial" w:cs="Arial"/>
          <w:b/>
          <w:bCs/>
        </w:rPr>
        <w:t>16</w:t>
      </w:r>
      <w:r w:rsidRPr="00330D6B">
        <w:rPr>
          <w:rFonts w:ascii="Arial" w:hAnsi="Arial" w:cs="Arial"/>
        </w:rPr>
        <w:t>, 966–978 (2016).</w:t>
      </w:r>
    </w:p>
    <w:p w14:paraId="71A16F19" w14:textId="77777777" w:rsidR="00330D6B" w:rsidRPr="00330D6B" w:rsidRDefault="00330D6B" w:rsidP="00330D6B">
      <w:pPr>
        <w:pStyle w:val="Bibliography"/>
        <w:rPr>
          <w:rFonts w:ascii="Arial" w:hAnsi="Arial" w:cs="Arial"/>
        </w:rPr>
      </w:pPr>
      <w:r w:rsidRPr="00330D6B">
        <w:rPr>
          <w:rFonts w:ascii="Arial" w:hAnsi="Arial" w:cs="Arial"/>
        </w:rPr>
        <w:lastRenderedPageBreak/>
        <w:t>8.</w:t>
      </w:r>
      <w:r w:rsidRPr="00330D6B">
        <w:rPr>
          <w:rFonts w:ascii="Arial" w:hAnsi="Arial" w:cs="Arial"/>
        </w:rPr>
        <w:tab/>
        <w:t xml:space="preserve">O’Leary, S. J., Puritz, J. B., Willis, S. C., Hollenbeck, C. M. &amp; Portnoy, D. S. These aren’t the loci you’e looking for: Principles of effective SNP filtering for molecular ecologists. </w:t>
      </w:r>
      <w:r w:rsidRPr="00330D6B">
        <w:rPr>
          <w:rFonts w:ascii="Arial" w:hAnsi="Arial" w:cs="Arial"/>
          <w:i/>
          <w:iCs/>
        </w:rPr>
        <w:t>Mol. Ecol.</w:t>
      </w:r>
      <w:r w:rsidRPr="00330D6B">
        <w:rPr>
          <w:rFonts w:ascii="Arial" w:hAnsi="Arial" w:cs="Arial"/>
        </w:rPr>
        <w:t xml:space="preserve"> </w:t>
      </w:r>
      <w:r w:rsidRPr="00330D6B">
        <w:rPr>
          <w:rFonts w:ascii="Arial" w:hAnsi="Arial" w:cs="Arial"/>
          <w:b/>
          <w:bCs/>
        </w:rPr>
        <w:t>27</w:t>
      </w:r>
      <w:r w:rsidRPr="00330D6B">
        <w:rPr>
          <w:rFonts w:ascii="Arial" w:hAnsi="Arial" w:cs="Arial"/>
        </w:rPr>
        <w:t>, 3193–3206 (2018).</w:t>
      </w:r>
    </w:p>
    <w:p w14:paraId="59300BFD" w14:textId="77777777" w:rsidR="00330D6B" w:rsidRPr="00330D6B" w:rsidRDefault="00330D6B" w:rsidP="00330D6B">
      <w:pPr>
        <w:pStyle w:val="Bibliography"/>
        <w:rPr>
          <w:rFonts w:ascii="Arial" w:hAnsi="Arial" w:cs="Arial"/>
        </w:rPr>
      </w:pPr>
      <w:r w:rsidRPr="00330D6B">
        <w:rPr>
          <w:rFonts w:ascii="Arial" w:hAnsi="Arial" w:cs="Arial"/>
        </w:rPr>
        <w:t>9.</w:t>
      </w:r>
      <w:r w:rsidRPr="00330D6B">
        <w:rPr>
          <w:rFonts w:ascii="Arial" w:hAnsi="Arial" w:cs="Arial"/>
        </w:rPr>
        <w:tab/>
        <w:t xml:space="preserve">Rochette, N. C., Rivera-Colón, A. G. &amp; Catchen, J. M. Stacks 2: Analytical methods for paired-end sequencing improve RADseq-based population genomics. </w:t>
      </w:r>
      <w:r w:rsidRPr="00330D6B">
        <w:rPr>
          <w:rFonts w:ascii="Arial" w:hAnsi="Arial" w:cs="Arial"/>
          <w:i/>
          <w:iCs/>
        </w:rPr>
        <w:t>Mol. Ecol.</w:t>
      </w:r>
      <w:r w:rsidRPr="00330D6B">
        <w:rPr>
          <w:rFonts w:ascii="Arial" w:hAnsi="Arial" w:cs="Arial"/>
        </w:rPr>
        <w:t xml:space="preserve"> </w:t>
      </w:r>
      <w:r w:rsidRPr="00330D6B">
        <w:rPr>
          <w:rFonts w:ascii="Arial" w:hAnsi="Arial" w:cs="Arial"/>
          <w:b/>
          <w:bCs/>
        </w:rPr>
        <w:t>28</w:t>
      </w:r>
      <w:r w:rsidRPr="00330D6B">
        <w:rPr>
          <w:rFonts w:ascii="Arial" w:hAnsi="Arial" w:cs="Arial"/>
        </w:rPr>
        <w:t>, 4737–4754 (2019).</w:t>
      </w:r>
    </w:p>
    <w:p w14:paraId="2348D722" w14:textId="77777777" w:rsidR="00330D6B" w:rsidRPr="00330D6B" w:rsidRDefault="00330D6B" w:rsidP="00330D6B">
      <w:pPr>
        <w:pStyle w:val="Bibliography"/>
        <w:rPr>
          <w:rFonts w:ascii="Arial" w:hAnsi="Arial" w:cs="Arial"/>
        </w:rPr>
      </w:pPr>
      <w:r w:rsidRPr="00330D6B">
        <w:rPr>
          <w:rFonts w:ascii="Arial" w:hAnsi="Arial" w:cs="Arial"/>
        </w:rPr>
        <w:t>10.</w:t>
      </w:r>
      <w:r w:rsidRPr="00330D6B">
        <w:rPr>
          <w:rFonts w:ascii="Arial" w:hAnsi="Arial" w:cs="Arial"/>
        </w:rPr>
        <w:tab/>
        <w:t xml:space="preserve">Ahrens, C. W. </w:t>
      </w:r>
      <w:r w:rsidRPr="00330D6B">
        <w:rPr>
          <w:rFonts w:ascii="Arial" w:hAnsi="Arial" w:cs="Arial"/>
          <w:i/>
          <w:iCs/>
        </w:rPr>
        <w:t>et al.</w:t>
      </w:r>
      <w:r w:rsidRPr="00330D6B">
        <w:rPr>
          <w:rFonts w:ascii="Arial" w:hAnsi="Arial" w:cs="Arial"/>
        </w:rPr>
        <w:t xml:space="preserve"> Regarding the F-word: The effects of data filtering on inferred genotype-environment associations. </w:t>
      </w:r>
      <w:r w:rsidRPr="00330D6B">
        <w:rPr>
          <w:rFonts w:ascii="Arial" w:hAnsi="Arial" w:cs="Arial"/>
          <w:i/>
          <w:iCs/>
        </w:rPr>
        <w:t>Mol. Ecol. Resour.</w:t>
      </w:r>
      <w:r w:rsidRPr="00330D6B">
        <w:rPr>
          <w:rFonts w:ascii="Arial" w:hAnsi="Arial" w:cs="Arial"/>
        </w:rPr>
        <w:t xml:space="preserve"> </w:t>
      </w:r>
      <w:r w:rsidRPr="00330D6B">
        <w:rPr>
          <w:rFonts w:ascii="Arial" w:hAnsi="Arial" w:cs="Arial"/>
          <w:b/>
          <w:bCs/>
        </w:rPr>
        <w:t>21</w:t>
      </w:r>
      <w:r w:rsidRPr="00330D6B">
        <w:rPr>
          <w:rFonts w:ascii="Arial" w:hAnsi="Arial" w:cs="Arial"/>
        </w:rPr>
        <w:t>, 1460–1474 (2021).</w:t>
      </w:r>
    </w:p>
    <w:p w14:paraId="3C71EE3F" w14:textId="77777777" w:rsidR="00330D6B" w:rsidRPr="00330D6B" w:rsidRDefault="00330D6B" w:rsidP="00330D6B">
      <w:pPr>
        <w:pStyle w:val="Bibliography"/>
        <w:rPr>
          <w:rFonts w:ascii="Arial" w:hAnsi="Arial" w:cs="Arial"/>
        </w:rPr>
      </w:pPr>
      <w:r w:rsidRPr="00330D6B">
        <w:rPr>
          <w:rFonts w:ascii="Arial" w:hAnsi="Arial" w:cs="Arial"/>
        </w:rPr>
        <w:t>11.</w:t>
      </w:r>
      <w:r w:rsidRPr="00330D6B">
        <w:rPr>
          <w:rFonts w:ascii="Arial" w:hAnsi="Arial" w:cs="Arial"/>
        </w:rPr>
        <w:tab/>
        <w:t xml:space="preserve">Andrews, K. R. &amp; Luikart, G. Recent novel approaches for population genomics data analysis. </w:t>
      </w:r>
      <w:r w:rsidRPr="00330D6B">
        <w:rPr>
          <w:rFonts w:ascii="Arial" w:hAnsi="Arial" w:cs="Arial"/>
          <w:i/>
          <w:iCs/>
        </w:rPr>
        <w:t>Mol. Ecol.</w:t>
      </w:r>
      <w:r w:rsidRPr="00330D6B">
        <w:rPr>
          <w:rFonts w:ascii="Arial" w:hAnsi="Arial" w:cs="Arial"/>
        </w:rPr>
        <w:t xml:space="preserve"> </w:t>
      </w:r>
      <w:r w:rsidRPr="00330D6B">
        <w:rPr>
          <w:rFonts w:ascii="Arial" w:hAnsi="Arial" w:cs="Arial"/>
          <w:b/>
          <w:bCs/>
        </w:rPr>
        <w:t>23</w:t>
      </w:r>
      <w:r w:rsidRPr="00330D6B">
        <w:rPr>
          <w:rFonts w:ascii="Arial" w:hAnsi="Arial" w:cs="Arial"/>
        </w:rPr>
        <w:t>, 1661–1667 (2014).</w:t>
      </w:r>
    </w:p>
    <w:p w14:paraId="79CDB7E2" w14:textId="77777777" w:rsidR="00330D6B" w:rsidRPr="00330D6B" w:rsidRDefault="00330D6B" w:rsidP="00330D6B">
      <w:pPr>
        <w:pStyle w:val="Bibliography"/>
        <w:rPr>
          <w:rFonts w:ascii="Arial" w:hAnsi="Arial" w:cs="Arial"/>
        </w:rPr>
      </w:pPr>
      <w:r w:rsidRPr="00330D6B">
        <w:rPr>
          <w:rFonts w:ascii="Arial" w:hAnsi="Arial" w:cs="Arial"/>
        </w:rPr>
        <w:t>12.</w:t>
      </w:r>
      <w:r w:rsidRPr="00330D6B">
        <w:rPr>
          <w:rFonts w:ascii="Arial" w:hAnsi="Arial" w:cs="Arial"/>
        </w:rPr>
        <w:tab/>
        <w:t xml:space="preserve">Shafer, A. B. A. </w:t>
      </w:r>
      <w:r w:rsidRPr="00330D6B">
        <w:rPr>
          <w:rFonts w:ascii="Arial" w:hAnsi="Arial" w:cs="Arial"/>
          <w:i/>
          <w:iCs/>
        </w:rPr>
        <w:t>et al.</w:t>
      </w:r>
      <w:r w:rsidRPr="00330D6B">
        <w:rPr>
          <w:rFonts w:ascii="Arial" w:hAnsi="Arial" w:cs="Arial"/>
        </w:rPr>
        <w:t xml:space="preserve"> Bioinformatic processing of RAD-seq data dramatically impacts downstream population genetic inference. </w:t>
      </w:r>
      <w:r w:rsidRPr="00330D6B">
        <w:rPr>
          <w:rFonts w:ascii="Arial" w:hAnsi="Arial" w:cs="Arial"/>
          <w:i/>
          <w:iCs/>
        </w:rPr>
        <w:t>Methods Ecol. Evol.</w:t>
      </w:r>
      <w:r w:rsidRPr="00330D6B">
        <w:rPr>
          <w:rFonts w:ascii="Arial" w:hAnsi="Arial" w:cs="Arial"/>
        </w:rPr>
        <w:t xml:space="preserve"> </w:t>
      </w:r>
      <w:r w:rsidRPr="00330D6B">
        <w:rPr>
          <w:rFonts w:ascii="Arial" w:hAnsi="Arial" w:cs="Arial"/>
          <w:b/>
          <w:bCs/>
        </w:rPr>
        <w:t>8</w:t>
      </w:r>
      <w:r w:rsidRPr="00330D6B">
        <w:rPr>
          <w:rFonts w:ascii="Arial" w:hAnsi="Arial" w:cs="Arial"/>
        </w:rPr>
        <w:t>, 907–917 (2017).</w:t>
      </w:r>
    </w:p>
    <w:p w14:paraId="64144080" w14:textId="77777777" w:rsidR="00330D6B" w:rsidRPr="00330D6B" w:rsidRDefault="00330D6B" w:rsidP="00330D6B">
      <w:pPr>
        <w:pStyle w:val="Bibliography"/>
        <w:rPr>
          <w:rFonts w:ascii="Arial" w:hAnsi="Arial" w:cs="Arial"/>
        </w:rPr>
      </w:pPr>
      <w:r w:rsidRPr="00330D6B">
        <w:rPr>
          <w:rFonts w:ascii="Arial" w:hAnsi="Arial" w:cs="Arial"/>
        </w:rPr>
        <w:t>13.</w:t>
      </w:r>
      <w:r w:rsidRPr="00330D6B">
        <w:rPr>
          <w:rFonts w:ascii="Arial" w:hAnsi="Arial" w:cs="Arial"/>
        </w:rPr>
        <w:tab/>
        <w:t xml:space="preserve">Larson, W. A., Isermann, D. A. &amp; Feiner, Z. S. Incomplete bioinformatic filtering and inadequate age and growth analysis lead to an incorrect inference of harvested-induced changes. </w:t>
      </w:r>
      <w:r w:rsidRPr="00330D6B">
        <w:rPr>
          <w:rFonts w:ascii="Arial" w:hAnsi="Arial" w:cs="Arial"/>
          <w:i/>
          <w:iCs/>
        </w:rPr>
        <w:t>Evol. Appl.</w:t>
      </w:r>
      <w:r w:rsidRPr="00330D6B">
        <w:rPr>
          <w:rFonts w:ascii="Arial" w:hAnsi="Arial" w:cs="Arial"/>
        </w:rPr>
        <w:t xml:space="preserve"> </w:t>
      </w:r>
      <w:r w:rsidRPr="00330D6B">
        <w:rPr>
          <w:rFonts w:ascii="Arial" w:hAnsi="Arial" w:cs="Arial"/>
          <w:b/>
          <w:bCs/>
        </w:rPr>
        <w:t>14</w:t>
      </w:r>
      <w:r w:rsidRPr="00330D6B">
        <w:rPr>
          <w:rFonts w:ascii="Arial" w:hAnsi="Arial" w:cs="Arial"/>
        </w:rPr>
        <w:t>, 278–289 (2021).</w:t>
      </w:r>
    </w:p>
    <w:p w14:paraId="77FB61D0" w14:textId="77777777" w:rsidR="00330D6B" w:rsidRPr="00330D6B" w:rsidRDefault="00330D6B" w:rsidP="00330D6B">
      <w:pPr>
        <w:pStyle w:val="Bibliography"/>
        <w:rPr>
          <w:rFonts w:ascii="Arial" w:hAnsi="Arial" w:cs="Arial"/>
        </w:rPr>
      </w:pPr>
      <w:r w:rsidRPr="00330D6B">
        <w:rPr>
          <w:rFonts w:ascii="Arial" w:hAnsi="Arial" w:cs="Arial"/>
        </w:rPr>
        <w:t>14.</w:t>
      </w:r>
      <w:r w:rsidRPr="00330D6B">
        <w:rPr>
          <w:rFonts w:ascii="Arial" w:hAnsi="Arial" w:cs="Arial"/>
        </w:rPr>
        <w:tab/>
        <w:t xml:space="preserve">Nazareno, A. G. &amp; Knowles, L. L. There Is No ‘Rule of Thumb’: Genomic Filter Settings for a Small Plant Population to Obtain Unbiased Gene Flow Estimates. </w:t>
      </w:r>
      <w:r w:rsidRPr="00330D6B">
        <w:rPr>
          <w:rFonts w:ascii="Arial" w:hAnsi="Arial" w:cs="Arial"/>
          <w:i/>
          <w:iCs/>
        </w:rPr>
        <w:t>Front. Plant Sci.</w:t>
      </w:r>
      <w:r w:rsidRPr="00330D6B">
        <w:rPr>
          <w:rFonts w:ascii="Arial" w:hAnsi="Arial" w:cs="Arial"/>
        </w:rPr>
        <w:t xml:space="preserve"> </w:t>
      </w:r>
      <w:r w:rsidRPr="00330D6B">
        <w:rPr>
          <w:rFonts w:ascii="Arial" w:hAnsi="Arial" w:cs="Arial"/>
          <w:b/>
          <w:bCs/>
        </w:rPr>
        <w:t>12</w:t>
      </w:r>
      <w:r w:rsidRPr="00330D6B">
        <w:rPr>
          <w:rFonts w:ascii="Arial" w:hAnsi="Arial" w:cs="Arial"/>
        </w:rPr>
        <w:t>, (2021).</w:t>
      </w:r>
    </w:p>
    <w:p w14:paraId="01E45750" w14:textId="77777777" w:rsidR="00330D6B" w:rsidRPr="00330D6B" w:rsidRDefault="00330D6B" w:rsidP="00330D6B">
      <w:pPr>
        <w:pStyle w:val="Bibliography"/>
        <w:rPr>
          <w:rFonts w:ascii="Arial" w:hAnsi="Arial" w:cs="Arial"/>
        </w:rPr>
      </w:pPr>
      <w:r w:rsidRPr="00330D6B">
        <w:rPr>
          <w:rFonts w:ascii="Arial" w:hAnsi="Arial" w:cs="Arial"/>
        </w:rPr>
        <w:lastRenderedPageBreak/>
        <w:t>15.</w:t>
      </w:r>
      <w:r w:rsidRPr="00330D6B">
        <w:rPr>
          <w:rFonts w:ascii="Arial" w:hAnsi="Arial" w:cs="Arial"/>
        </w:rPr>
        <w:tab/>
        <w:t xml:space="preserve">Allendorf, F. W. </w:t>
      </w:r>
      <w:r w:rsidRPr="00330D6B">
        <w:rPr>
          <w:rFonts w:ascii="Arial" w:hAnsi="Arial" w:cs="Arial"/>
          <w:i/>
          <w:iCs/>
        </w:rPr>
        <w:t>et al.</w:t>
      </w:r>
      <w:r w:rsidRPr="00330D6B">
        <w:rPr>
          <w:rFonts w:ascii="Arial" w:hAnsi="Arial" w:cs="Arial"/>
        </w:rPr>
        <w:t xml:space="preserve"> </w:t>
      </w:r>
      <w:r w:rsidRPr="00330D6B">
        <w:rPr>
          <w:rFonts w:ascii="Arial" w:hAnsi="Arial" w:cs="Arial"/>
          <w:i/>
          <w:iCs/>
        </w:rPr>
        <w:t>Conservation and the Genomics of Populations</w:t>
      </w:r>
      <w:r w:rsidRPr="00330D6B">
        <w:rPr>
          <w:rFonts w:ascii="Arial" w:hAnsi="Arial" w:cs="Arial"/>
        </w:rPr>
        <w:t>. (Oxford University Press, 2022). doi:10.1093/oso/9780198856566.001.0001.</w:t>
      </w:r>
    </w:p>
    <w:p w14:paraId="2FF63729" w14:textId="77777777" w:rsidR="00330D6B" w:rsidRPr="00330D6B" w:rsidRDefault="00330D6B" w:rsidP="00330D6B">
      <w:pPr>
        <w:pStyle w:val="Bibliography"/>
        <w:rPr>
          <w:rFonts w:ascii="Arial" w:hAnsi="Arial" w:cs="Arial"/>
        </w:rPr>
      </w:pPr>
      <w:r w:rsidRPr="00330D6B">
        <w:rPr>
          <w:rFonts w:ascii="Arial" w:hAnsi="Arial" w:cs="Arial"/>
        </w:rPr>
        <w:t>16.</w:t>
      </w:r>
      <w:r w:rsidRPr="00330D6B">
        <w:rPr>
          <w:rFonts w:ascii="Arial" w:hAnsi="Arial" w:cs="Arial"/>
        </w:rPr>
        <w:tab/>
        <w:t xml:space="preserve">Gervais, L. </w:t>
      </w:r>
      <w:r w:rsidRPr="00330D6B">
        <w:rPr>
          <w:rFonts w:ascii="Arial" w:hAnsi="Arial" w:cs="Arial"/>
          <w:i/>
          <w:iCs/>
        </w:rPr>
        <w:t>et al.</w:t>
      </w:r>
      <w:r w:rsidRPr="00330D6B">
        <w:rPr>
          <w:rFonts w:ascii="Arial" w:hAnsi="Arial" w:cs="Arial"/>
        </w:rPr>
        <w:t xml:space="preserve"> RAD-sequencing for estimating genomic relatedness matrix-based heritability in the wild: A case study in roe deer. </w:t>
      </w:r>
      <w:r w:rsidRPr="00330D6B">
        <w:rPr>
          <w:rFonts w:ascii="Arial" w:hAnsi="Arial" w:cs="Arial"/>
          <w:i/>
          <w:iCs/>
        </w:rPr>
        <w:t>Mol. Ecol. Resour.</w:t>
      </w:r>
      <w:r w:rsidRPr="00330D6B">
        <w:rPr>
          <w:rFonts w:ascii="Arial" w:hAnsi="Arial" w:cs="Arial"/>
        </w:rPr>
        <w:t xml:space="preserve"> </w:t>
      </w:r>
      <w:r w:rsidRPr="00330D6B">
        <w:rPr>
          <w:rFonts w:ascii="Arial" w:hAnsi="Arial" w:cs="Arial"/>
          <w:b/>
          <w:bCs/>
        </w:rPr>
        <w:t>19</w:t>
      </w:r>
      <w:r w:rsidRPr="00330D6B">
        <w:rPr>
          <w:rFonts w:ascii="Arial" w:hAnsi="Arial" w:cs="Arial"/>
        </w:rPr>
        <w:t>, 1205–1217 (2019).</w:t>
      </w:r>
    </w:p>
    <w:p w14:paraId="13AEE1FD" w14:textId="77777777" w:rsidR="00330D6B" w:rsidRPr="00330D6B" w:rsidRDefault="00330D6B" w:rsidP="00330D6B">
      <w:pPr>
        <w:pStyle w:val="Bibliography"/>
        <w:rPr>
          <w:rFonts w:ascii="Arial" w:hAnsi="Arial" w:cs="Arial"/>
        </w:rPr>
      </w:pPr>
      <w:r w:rsidRPr="00330D6B">
        <w:rPr>
          <w:rFonts w:ascii="Arial" w:hAnsi="Arial" w:cs="Arial"/>
        </w:rPr>
        <w:t>17.</w:t>
      </w:r>
      <w:r w:rsidRPr="00330D6B">
        <w:rPr>
          <w:rFonts w:ascii="Arial" w:hAnsi="Arial" w:cs="Arial"/>
        </w:rPr>
        <w:tab/>
        <w:t xml:space="preserve">Giani, A. M., Gallo, G. R., Gianfranceschi, L. &amp; Formenti, G. Long walk to genomics: History and current approaches to genome sequencing and assembly. </w:t>
      </w:r>
      <w:r w:rsidRPr="00330D6B">
        <w:rPr>
          <w:rFonts w:ascii="Arial" w:hAnsi="Arial" w:cs="Arial"/>
          <w:i/>
          <w:iCs/>
        </w:rPr>
        <w:t>Comput. Struct. Biotechnol. J.</w:t>
      </w:r>
      <w:r w:rsidRPr="00330D6B">
        <w:rPr>
          <w:rFonts w:ascii="Arial" w:hAnsi="Arial" w:cs="Arial"/>
        </w:rPr>
        <w:t xml:space="preserve"> </w:t>
      </w:r>
      <w:r w:rsidRPr="00330D6B">
        <w:rPr>
          <w:rFonts w:ascii="Arial" w:hAnsi="Arial" w:cs="Arial"/>
          <w:b/>
          <w:bCs/>
        </w:rPr>
        <w:t>18</w:t>
      </w:r>
      <w:r w:rsidRPr="00330D6B">
        <w:rPr>
          <w:rFonts w:ascii="Arial" w:hAnsi="Arial" w:cs="Arial"/>
        </w:rPr>
        <w:t>, 9–19 (2020).</w:t>
      </w:r>
    </w:p>
    <w:p w14:paraId="372052F8" w14:textId="77777777" w:rsidR="00330D6B" w:rsidRPr="00330D6B" w:rsidRDefault="00330D6B" w:rsidP="00330D6B">
      <w:pPr>
        <w:pStyle w:val="Bibliography"/>
        <w:rPr>
          <w:rFonts w:ascii="Arial" w:hAnsi="Arial" w:cs="Arial"/>
        </w:rPr>
      </w:pPr>
      <w:r w:rsidRPr="00330D6B">
        <w:rPr>
          <w:rFonts w:ascii="Arial" w:hAnsi="Arial" w:cs="Arial"/>
        </w:rPr>
        <w:t>18.</w:t>
      </w:r>
      <w:r w:rsidRPr="00330D6B">
        <w:rPr>
          <w:rFonts w:ascii="Arial" w:hAnsi="Arial" w:cs="Arial"/>
        </w:rPr>
        <w:tab/>
        <w:t xml:space="preserve">Kumar, K. R. ; C., Mark J. ;. Davis, Ryan L. Next-Generation Sequencing and Emerging Technologies. </w:t>
      </w:r>
      <w:r w:rsidRPr="00330D6B">
        <w:rPr>
          <w:rFonts w:ascii="Arial" w:hAnsi="Arial" w:cs="Arial"/>
          <w:i/>
          <w:iCs/>
        </w:rPr>
        <w:t>Semin. Thromb. Hemost.</w:t>
      </w:r>
      <w:r w:rsidRPr="00330D6B">
        <w:rPr>
          <w:rFonts w:ascii="Arial" w:hAnsi="Arial" w:cs="Arial"/>
        </w:rPr>
        <w:t xml:space="preserve"> </w:t>
      </w:r>
      <w:r w:rsidRPr="00330D6B">
        <w:rPr>
          <w:rFonts w:ascii="Arial" w:hAnsi="Arial" w:cs="Arial"/>
          <w:b/>
          <w:bCs/>
        </w:rPr>
        <w:t>45</w:t>
      </w:r>
      <w:r w:rsidRPr="00330D6B">
        <w:rPr>
          <w:rFonts w:ascii="Arial" w:hAnsi="Arial" w:cs="Arial"/>
        </w:rPr>
        <w:t>, 661–673 (2019).</w:t>
      </w:r>
    </w:p>
    <w:p w14:paraId="6E1BC670" w14:textId="77777777" w:rsidR="00330D6B" w:rsidRPr="00330D6B" w:rsidRDefault="00330D6B" w:rsidP="00330D6B">
      <w:pPr>
        <w:pStyle w:val="Bibliography"/>
        <w:rPr>
          <w:rFonts w:ascii="Arial" w:hAnsi="Arial" w:cs="Arial"/>
        </w:rPr>
      </w:pPr>
      <w:r w:rsidRPr="00330D6B">
        <w:rPr>
          <w:rFonts w:ascii="Arial" w:hAnsi="Arial" w:cs="Arial"/>
        </w:rPr>
        <w:t>19.</w:t>
      </w:r>
      <w:r w:rsidRPr="00330D6B">
        <w:rPr>
          <w:rFonts w:ascii="Arial" w:hAnsi="Arial" w:cs="Arial"/>
        </w:rPr>
        <w:tab/>
        <w:t xml:space="preserve">Shendure, J. </w:t>
      </w:r>
      <w:r w:rsidRPr="00330D6B">
        <w:rPr>
          <w:rFonts w:ascii="Arial" w:hAnsi="Arial" w:cs="Arial"/>
          <w:i/>
          <w:iCs/>
        </w:rPr>
        <w:t>et al.</w:t>
      </w:r>
      <w:r w:rsidRPr="00330D6B">
        <w:rPr>
          <w:rFonts w:ascii="Arial" w:hAnsi="Arial" w:cs="Arial"/>
        </w:rPr>
        <w:t xml:space="preserve"> DNA sequencing at 40: past, present and future. </w:t>
      </w:r>
      <w:r w:rsidRPr="00330D6B">
        <w:rPr>
          <w:rFonts w:ascii="Arial" w:hAnsi="Arial" w:cs="Arial"/>
          <w:i/>
          <w:iCs/>
        </w:rPr>
        <w:t>Nature</w:t>
      </w:r>
      <w:r w:rsidRPr="00330D6B">
        <w:rPr>
          <w:rFonts w:ascii="Arial" w:hAnsi="Arial" w:cs="Arial"/>
        </w:rPr>
        <w:t xml:space="preserve"> </w:t>
      </w:r>
      <w:r w:rsidRPr="00330D6B">
        <w:rPr>
          <w:rFonts w:ascii="Arial" w:hAnsi="Arial" w:cs="Arial"/>
          <w:b/>
          <w:bCs/>
        </w:rPr>
        <w:t>550</w:t>
      </w:r>
      <w:r w:rsidRPr="00330D6B">
        <w:rPr>
          <w:rFonts w:ascii="Arial" w:hAnsi="Arial" w:cs="Arial"/>
        </w:rPr>
        <w:t>, 345–353 (2017).</w:t>
      </w:r>
    </w:p>
    <w:p w14:paraId="3A98A86E" w14:textId="77777777" w:rsidR="00330D6B" w:rsidRPr="00330D6B" w:rsidRDefault="00330D6B" w:rsidP="00330D6B">
      <w:pPr>
        <w:pStyle w:val="Bibliography"/>
        <w:rPr>
          <w:rFonts w:ascii="Arial" w:hAnsi="Arial" w:cs="Arial"/>
        </w:rPr>
      </w:pPr>
      <w:r w:rsidRPr="00330D6B">
        <w:rPr>
          <w:rFonts w:ascii="Arial" w:hAnsi="Arial" w:cs="Arial"/>
        </w:rPr>
        <w:t>20.</w:t>
      </w:r>
      <w:r w:rsidRPr="00330D6B">
        <w:rPr>
          <w:rFonts w:ascii="Arial" w:hAnsi="Arial" w:cs="Arial"/>
        </w:rPr>
        <w:tab/>
        <w:t xml:space="preserve">Lou, R. N., Jacobs, A., Wilder, A. P. &amp; Therkildsen, N. O. A beginner’s guide to low-coverage whole genome sequencing for population genomics. </w:t>
      </w:r>
      <w:r w:rsidRPr="00330D6B">
        <w:rPr>
          <w:rFonts w:ascii="Arial" w:hAnsi="Arial" w:cs="Arial"/>
          <w:i/>
          <w:iCs/>
        </w:rPr>
        <w:t>Mol. Ecol.</w:t>
      </w:r>
      <w:r w:rsidRPr="00330D6B">
        <w:rPr>
          <w:rFonts w:ascii="Arial" w:hAnsi="Arial" w:cs="Arial"/>
        </w:rPr>
        <w:t xml:space="preserve"> </w:t>
      </w:r>
      <w:r w:rsidRPr="00330D6B">
        <w:rPr>
          <w:rFonts w:ascii="Arial" w:hAnsi="Arial" w:cs="Arial"/>
          <w:b/>
          <w:bCs/>
        </w:rPr>
        <w:t>30</w:t>
      </w:r>
      <w:r w:rsidRPr="00330D6B">
        <w:rPr>
          <w:rFonts w:ascii="Arial" w:hAnsi="Arial" w:cs="Arial"/>
        </w:rPr>
        <w:t>, 5966–5993 (2021).</w:t>
      </w:r>
    </w:p>
    <w:p w14:paraId="0D82539D" w14:textId="77777777" w:rsidR="00330D6B" w:rsidRPr="00330D6B" w:rsidRDefault="00330D6B" w:rsidP="00330D6B">
      <w:pPr>
        <w:pStyle w:val="Bibliography"/>
        <w:rPr>
          <w:rFonts w:ascii="Arial" w:hAnsi="Arial" w:cs="Arial"/>
        </w:rPr>
      </w:pPr>
      <w:r w:rsidRPr="00330D6B">
        <w:rPr>
          <w:rFonts w:ascii="Arial" w:hAnsi="Arial" w:cs="Arial"/>
        </w:rPr>
        <w:t>21.</w:t>
      </w:r>
      <w:r w:rsidRPr="00330D6B">
        <w:rPr>
          <w:rFonts w:ascii="Arial" w:hAnsi="Arial" w:cs="Arial"/>
        </w:rPr>
        <w:tab/>
        <w:t xml:space="preserve">Olson, N. D. </w:t>
      </w:r>
      <w:r w:rsidRPr="00330D6B">
        <w:rPr>
          <w:rFonts w:ascii="Arial" w:hAnsi="Arial" w:cs="Arial"/>
          <w:i/>
          <w:iCs/>
        </w:rPr>
        <w:t>et al.</w:t>
      </w:r>
      <w:r w:rsidRPr="00330D6B">
        <w:rPr>
          <w:rFonts w:ascii="Arial" w:hAnsi="Arial" w:cs="Arial"/>
        </w:rPr>
        <w:t xml:space="preserve"> Variant calling and benchmarking in an era of complete human genome sequences. </w:t>
      </w:r>
      <w:r w:rsidRPr="00330D6B">
        <w:rPr>
          <w:rFonts w:ascii="Arial" w:hAnsi="Arial" w:cs="Arial"/>
          <w:i/>
          <w:iCs/>
        </w:rPr>
        <w:t>Nat. Rev. Genet.</w:t>
      </w:r>
      <w:r w:rsidRPr="00330D6B">
        <w:rPr>
          <w:rFonts w:ascii="Arial" w:hAnsi="Arial" w:cs="Arial"/>
        </w:rPr>
        <w:t xml:space="preserve"> </w:t>
      </w:r>
      <w:r w:rsidRPr="00330D6B">
        <w:rPr>
          <w:rFonts w:ascii="Arial" w:hAnsi="Arial" w:cs="Arial"/>
          <w:b/>
          <w:bCs/>
        </w:rPr>
        <w:t>24</w:t>
      </w:r>
      <w:r w:rsidRPr="00330D6B">
        <w:rPr>
          <w:rFonts w:ascii="Arial" w:hAnsi="Arial" w:cs="Arial"/>
        </w:rPr>
        <w:t>, 464–483 (2023).</w:t>
      </w:r>
    </w:p>
    <w:p w14:paraId="5BCE64BB" w14:textId="77777777" w:rsidR="00330D6B" w:rsidRPr="00330D6B" w:rsidRDefault="00330D6B" w:rsidP="00330D6B">
      <w:pPr>
        <w:pStyle w:val="Bibliography"/>
        <w:rPr>
          <w:rFonts w:ascii="Arial" w:hAnsi="Arial" w:cs="Arial"/>
        </w:rPr>
      </w:pPr>
      <w:r w:rsidRPr="00330D6B">
        <w:rPr>
          <w:rFonts w:ascii="Arial" w:hAnsi="Arial" w:cs="Arial"/>
        </w:rPr>
        <w:t>22.</w:t>
      </w:r>
      <w:r w:rsidRPr="00330D6B">
        <w:rPr>
          <w:rFonts w:ascii="Arial" w:hAnsi="Arial" w:cs="Arial"/>
        </w:rPr>
        <w:tab/>
        <w:t xml:space="preserve">Rochette, N. C. &amp; Catchen, J. M. Deriving genotypes from RAD-seq short-read data using Stacks. </w:t>
      </w:r>
      <w:r w:rsidRPr="00330D6B">
        <w:rPr>
          <w:rFonts w:ascii="Arial" w:hAnsi="Arial" w:cs="Arial"/>
          <w:i/>
          <w:iCs/>
        </w:rPr>
        <w:t>Nat. Protoc.</w:t>
      </w:r>
      <w:r w:rsidRPr="00330D6B">
        <w:rPr>
          <w:rFonts w:ascii="Arial" w:hAnsi="Arial" w:cs="Arial"/>
        </w:rPr>
        <w:t xml:space="preserve"> </w:t>
      </w:r>
      <w:r w:rsidRPr="00330D6B">
        <w:rPr>
          <w:rFonts w:ascii="Arial" w:hAnsi="Arial" w:cs="Arial"/>
          <w:b/>
          <w:bCs/>
        </w:rPr>
        <w:t>12</w:t>
      </w:r>
      <w:r w:rsidRPr="00330D6B">
        <w:rPr>
          <w:rFonts w:ascii="Arial" w:hAnsi="Arial" w:cs="Arial"/>
        </w:rPr>
        <w:t>, 2640–2659 (2017).</w:t>
      </w:r>
    </w:p>
    <w:p w14:paraId="17FB4AB4" w14:textId="77777777" w:rsidR="00330D6B" w:rsidRPr="00330D6B" w:rsidRDefault="00330D6B" w:rsidP="00330D6B">
      <w:pPr>
        <w:pStyle w:val="Bibliography"/>
        <w:rPr>
          <w:rFonts w:ascii="Arial" w:hAnsi="Arial" w:cs="Arial"/>
        </w:rPr>
      </w:pPr>
      <w:r w:rsidRPr="00330D6B">
        <w:rPr>
          <w:rFonts w:ascii="Arial" w:hAnsi="Arial" w:cs="Arial"/>
        </w:rPr>
        <w:lastRenderedPageBreak/>
        <w:t>23.</w:t>
      </w:r>
      <w:r w:rsidRPr="00330D6B">
        <w:rPr>
          <w:rFonts w:ascii="Arial" w:hAnsi="Arial" w:cs="Arial"/>
        </w:rPr>
        <w:tab/>
        <w:t xml:space="preserve">Paris, J. R., Stevens, J. R. &amp; Catchen, J. M. Lost in parameter space: a road map for stacks. </w:t>
      </w:r>
      <w:r w:rsidRPr="00330D6B">
        <w:rPr>
          <w:rFonts w:ascii="Arial" w:hAnsi="Arial" w:cs="Arial"/>
          <w:i/>
          <w:iCs/>
        </w:rPr>
        <w:t>Methods Ecol. Evol.</w:t>
      </w:r>
      <w:r w:rsidRPr="00330D6B">
        <w:rPr>
          <w:rFonts w:ascii="Arial" w:hAnsi="Arial" w:cs="Arial"/>
        </w:rPr>
        <w:t xml:space="preserve"> </w:t>
      </w:r>
      <w:r w:rsidRPr="00330D6B">
        <w:rPr>
          <w:rFonts w:ascii="Arial" w:hAnsi="Arial" w:cs="Arial"/>
          <w:b/>
          <w:bCs/>
        </w:rPr>
        <w:t>8</w:t>
      </w:r>
      <w:r w:rsidRPr="00330D6B">
        <w:rPr>
          <w:rFonts w:ascii="Arial" w:hAnsi="Arial" w:cs="Arial"/>
        </w:rPr>
        <w:t>, 1360–1373 (2017).</w:t>
      </w:r>
    </w:p>
    <w:p w14:paraId="1E6D9D08" w14:textId="77777777" w:rsidR="00330D6B" w:rsidRPr="00330D6B" w:rsidRDefault="00330D6B" w:rsidP="00330D6B">
      <w:pPr>
        <w:pStyle w:val="Bibliography"/>
        <w:rPr>
          <w:rFonts w:ascii="Arial" w:hAnsi="Arial" w:cs="Arial"/>
        </w:rPr>
      </w:pPr>
      <w:r w:rsidRPr="00330D6B">
        <w:rPr>
          <w:rFonts w:ascii="Arial" w:hAnsi="Arial" w:cs="Arial"/>
        </w:rPr>
        <w:t>24.</w:t>
      </w:r>
      <w:r w:rsidRPr="00330D6B">
        <w:rPr>
          <w:rFonts w:ascii="Arial" w:hAnsi="Arial" w:cs="Arial"/>
        </w:rPr>
        <w:tab/>
        <w:t xml:space="preserve">Ceballos, F. C., Joshi, P. K., Clark, D. W., Ramsay, M. &amp; Wilson, J. F. Runs of homozygosity: windows into population history and trait architecture. </w:t>
      </w:r>
      <w:r w:rsidRPr="00330D6B">
        <w:rPr>
          <w:rFonts w:ascii="Arial" w:hAnsi="Arial" w:cs="Arial"/>
          <w:i/>
          <w:iCs/>
        </w:rPr>
        <w:t>Nat. Rev. Genet.</w:t>
      </w:r>
      <w:r w:rsidRPr="00330D6B">
        <w:rPr>
          <w:rFonts w:ascii="Arial" w:hAnsi="Arial" w:cs="Arial"/>
        </w:rPr>
        <w:t xml:space="preserve"> </w:t>
      </w:r>
      <w:r w:rsidRPr="00330D6B">
        <w:rPr>
          <w:rFonts w:ascii="Arial" w:hAnsi="Arial" w:cs="Arial"/>
          <w:b/>
          <w:bCs/>
        </w:rPr>
        <w:t>19</w:t>
      </w:r>
      <w:r w:rsidRPr="00330D6B">
        <w:rPr>
          <w:rFonts w:ascii="Arial" w:hAnsi="Arial" w:cs="Arial"/>
        </w:rPr>
        <w:t>, 220–234 (2018).</w:t>
      </w:r>
    </w:p>
    <w:p w14:paraId="6E2DF3E0" w14:textId="77777777" w:rsidR="00330D6B" w:rsidRPr="00330D6B" w:rsidRDefault="00330D6B" w:rsidP="00330D6B">
      <w:pPr>
        <w:pStyle w:val="Bibliography"/>
        <w:rPr>
          <w:rFonts w:ascii="Arial" w:hAnsi="Arial" w:cs="Arial"/>
        </w:rPr>
      </w:pPr>
      <w:r w:rsidRPr="00330D6B">
        <w:rPr>
          <w:rFonts w:ascii="Arial" w:hAnsi="Arial" w:cs="Arial"/>
        </w:rPr>
        <w:t>25.</w:t>
      </w:r>
      <w:r w:rsidRPr="00330D6B">
        <w:rPr>
          <w:rFonts w:ascii="Arial" w:hAnsi="Arial" w:cs="Arial"/>
        </w:rPr>
        <w:tab/>
        <w:t xml:space="preserve">Heller, R. </w:t>
      </w:r>
      <w:r w:rsidRPr="00330D6B">
        <w:rPr>
          <w:rFonts w:ascii="Arial" w:hAnsi="Arial" w:cs="Arial"/>
          <w:i/>
          <w:iCs/>
        </w:rPr>
        <w:t>et al.</w:t>
      </w:r>
      <w:r w:rsidRPr="00330D6B">
        <w:rPr>
          <w:rFonts w:ascii="Arial" w:hAnsi="Arial" w:cs="Arial"/>
        </w:rPr>
        <w:t xml:space="preserve"> A reference-free approach to analyse RADseq data using standard next generation sequencing toolkits. </w:t>
      </w:r>
      <w:r w:rsidRPr="00330D6B">
        <w:rPr>
          <w:rFonts w:ascii="Arial" w:hAnsi="Arial" w:cs="Arial"/>
          <w:i/>
          <w:iCs/>
        </w:rPr>
        <w:t>Mol. Ecol. Resour.</w:t>
      </w:r>
      <w:r w:rsidRPr="00330D6B">
        <w:rPr>
          <w:rFonts w:ascii="Arial" w:hAnsi="Arial" w:cs="Arial"/>
        </w:rPr>
        <w:t xml:space="preserve"> </w:t>
      </w:r>
      <w:r w:rsidRPr="00330D6B">
        <w:rPr>
          <w:rFonts w:ascii="Arial" w:hAnsi="Arial" w:cs="Arial"/>
          <w:b/>
          <w:bCs/>
        </w:rPr>
        <w:t>21</w:t>
      </w:r>
      <w:r w:rsidRPr="00330D6B">
        <w:rPr>
          <w:rFonts w:ascii="Arial" w:hAnsi="Arial" w:cs="Arial"/>
        </w:rPr>
        <w:t>, 1085–1097 (2021).</w:t>
      </w:r>
    </w:p>
    <w:p w14:paraId="73F1CC83" w14:textId="77777777" w:rsidR="00330D6B" w:rsidRPr="00330D6B" w:rsidRDefault="00330D6B" w:rsidP="00330D6B">
      <w:pPr>
        <w:pStyle w:val="Bibliography"/>
        <w:rPr>
          <w:rFonts w:ascii="Arial" w:hAnsi="Arial" w:cs="Arial"/>
        </w:rPr>
      </w:pPr>
      <w:r w:rsidRPr="00330D6B">
        <w:rPr>
          <w:rFonts w:ascii="Arial" w:hAnsi="Arial" w:cs="Arial"/>
        </w:rPr>
        <w:t>26.</w:t>
      </w:r>
      <w:r w:rsidRPr="00330D6B">
        <w:rPr>
          <w:rFonts w:ascii="Arial" w:hAnsi="Arial" w:cs="Arial"/>
        </w:rPr>
        <w:tab/>
        <w:t xml:space="preserve">Gihawi, A., Cardenas, R., Hurst, R. &amp; Brewer, D. S. Quality Control in Metagenomics Data. in </w:t>
      </w:r>
      <w:r w:rsidRPr="00330D6B">
        <w:rPr>
          <w:rFonts w:ascii="Arial" w:hAnsi="Arial" w:cs="Arial"/>
          <w:i/>
          <w:iCs/>
        </w:rPr>
        <w:t>Metagenomic Data Analysis</w:t>
      </w:r>
      <w:r w:rsidRPr="00330D6B">
        <w:rPr>
          <w:rFonts w:ascii="Arial" w:hAnsi="Arial" w:cs="Arial"/>
        </w:rPr>
        <w:t xml:space="preserve"> (ed. Mitra, S.) 21–54 (Springer US, 2023). doi:10.1007/978-1-0716-3072-3_2.</w:t>
      </w:r>
    </w:p>
    <w:p w14:paraId="1E3FAC69" w14:textId="77777777" w:rsidR="00330D6B" w:rsidRPr="00330D6B" w:rsidRDefault="00330D6B" w:rsidP="00330D6B">
      <w:pPr>
        <w:pStyle w:val="Bibliography"/>
        <w:rPr>
          <w:rFonts w:ascii="Arial" w:hAnsi="Arial" w:cs="Arial"/>
        </w:rPr>
      </w:pPr>
      <w:r w:rsidRPr="00330D6B">
        <w:rPr>
          <w:rFonts w:ascii="Arial" w:hAnsi="Arial" w:cs="Arial"/>
        </w:rPr>
        <w:t>27.</w:t>
      </w:r>
      <w:r w:rsidRPr="00330D6B">
        <w:rPr>
          <w:rFonts w:ascii="Arial" w:hAnsi="Arial" w:cs="Arial"/>
        </w:rPr>
        <w:tab/>
        <w:t xml:space="preserve">Ruppert, K. M., Kline, R. J. &amp; Rahman, M. S. Past, present, and future perspectives of environmental DNA (eDNA) metabarcoding: A systematic review in methods, monitoring, and applications of global eDNA. </w:t>
      </w:r>
      <w:r w:rsidRPr="00330D6B">
        <w:rPr>
          <w:rFonts w:ascii="Arial" w:hAnsi="Arial" w:cs="Arial"/>
          <w:i/>
          <w:iCs/>
        </w:rPr>
        <w:t>Glob. Ecol. Conserv.</w:t>
      </w:r>
      <w:r w:rsidRPr="00330D6B">
        <w:rPr>
          <w:rFonts w:ascii="Arial" w:hAnsi="Arial" w:cs="Arial"/>
        </w:rPr>
        <w:t xml:space="preserve"> </w:t>
      </w:r>
      <w:r w:rsidRPr="00330D6B">
        <w:rPr>
          <w:rFonts w:ascii="Arial" w:hAnsi="Arial" w:cs="Arial"/>
          <w:b/>
          <w:bCs/>
        </w:rPr>
        <w:t>17</w:t>
      </w:r>
      <w:r w:rsidRPr="00330D6B">
        <w:rPr>
          <w:rFonts w:ascii="Arial" w:hAnsi="Arial" w:cs="Arial"/>
        </w:rPr>
        <w:t>, e00547 (2019).</w:t>
      </w:r>
    </w:p>
    <w:p w14:paraId="0BC60480" w14:textId="77777777" w:rsidR="00330D6B" w:rsidRPr="00330D6B" w:rsidRDefault="00330D6B" w:rsidP="00330D6B">
      <w:pPr>
        <w:pStyle w:val="Bibliography"/>
        <w:rPr>
          <w:rFonts w:ascii="Arial" w:hAnsi="Arial" w:cs="Arial"/>
        </w:rPr>
      </w:pPr>
      <w:r w:rsidRPr="00330D6B">
        <w:rPr>
          <w:rFonts w:ascii="Arial" w:hAnsi="Arial" w:cs="Arial"/>
        </w:rPr>
        <w:t>28.</w:t>
      </w:r>
      <w:r w:rsidRPr="00330D6B">
        <w:rPr>
          <w:rFonts w:ascii="Arial" w:hAnsi="Arial" w:cs="Arial"/>
        </w:rPr>
        <w:tab/>
        <w:t xml:space="preserve">da Fonseca, R. R. </w:t>
      </w:r>
      <w:r w:rsidRPr="00330D6B">
        <w:rPr>
          <w:rFonts w:ascii="Arial" w:hAnsi="Arial" w:cs="Arial"/>
          <w:i/>
          <w:iCs/>
        </w:rPr>
        <w:t>et al.</w:t>
      </w:r>
      <w:r w:rsidRPr="00330D6B">
        <w:rPr>
          <w:rFonts w:ascii="Arial" w:hAnsi="Arial" w:cs="Arial"/>
        </w:rPr>
        <w:t xml:space="preserve"> Next-generation biology: Sequencing and data analysis approaches for non-model organisms. </w:t>
      </w:r>
      <w:r w:rsidRPr="00330D6B">
        <w:rPr>
          <w:rFonts w:ascii="Arial" w:hAnsi="Arial" w:cs="Arial"/>
          <w:i/>
          <w:iCs/>
        </w:rPr>
        <w:t>Mar. Genomics</w:t>
      </w:r>
      <w:r w:rsidRPr="00330D6B">
        <w:rPr>
          <w:rFonts w:ascii="Arial" w:hAnsi="Arial" w:cs="Arial"/>
        </w:rPr>
        <w:t xml:space="preserve"> </w:t>
      </w:r>
      <w:r w:rsidRPr="00330D6B">
        <w:rPr>
          <w:rFonts w:ascii="Arial" w:hAnsi="Arial" w:cs="Arial"/>
          <w:b/>
          <w:bCs/>
        </w:rPr>
        <w:t>30</w:t>
      </w:r>
      <w:r w:rsidRPr="00330D6B">
        <w:rPr>
          <w:rFonts w:ascii="Arial" w:hAnsi="Arial" w:cs="Arial"/>
        </w:rPr>
        <w:t>, 3–13 (2016).</w:t>
      </w:r>
    </w:p>
    <w:p w14:paraId="46A7597F" w14:textId="77777777" w:rsidR="00330D6B" w:rsidRPr="00330D6B" w:rsidRDefault="00330D6B" w:rsidP="00330D6B">
      <w:pPr>
        <w:pStyle w:val="Bibliography"/>
        <w:rPr>
          <w:rFonts w:ascii="Arial" w:hAnsi="Arial" w:cs="Arial"/>
        </w:rPr>
      </w:pPr>
      <w:r w:rsidRPr="00330D6B">
        <w:rPr>
          <w:rFonts w:ascii="Arial" w:hAnsi="Arial" w:cs="Arial"/>
        </w:rPr>
        <w:t>29.</w:t>
      </w:r>
      <w:r w:rsidRPr="00330D6B">
        <w:rPr>
          <w:rFonts w:ascii="Arial" w:hAnsi="Arial" w:cs="Arial"/>
        </w:rPr>
        <w:tab/>
        <w:t xml:space="preserve">Bohling, J. Evaluating the effect of reference genome divergence on the analysis of empirical RADseq datasets. </w:t>
      </w:r>
      <w:r w:rsidRPr="00330D6B">
        <w:rPr>
          <w:rFonts w:ascii="Arial" w:hAnsi="Arial" w:cs="Arial"/>
          <w:i/>
          <w:iCs/>
        </w:rPr>
        <w:t>Ecol. Evol.</w:t>
      </w:r>
      <w:r w:rsidRPr="00330D6B">
        <w:rPr>
          <w:rFonts w:ascii="Arial" w:hAnsi="Arial" w:cs="Arial"/>
        </w:rPr>
        <w:t xml:space="preserve"> </w:t>
      </w:r>
      <w:r w:rsidRPr="00330D6B">
        <w:rPr>
          <w:rFonts w:ascii="Arial" w:hAnsi="Arial" w:cs="Arial"/>
          <w:b/>
          <w:bCs/>
        </w:rPr>
        <w:t>10</w:t>
      </w:r>
      <w:r w:rsidRPr="00330D6B">
        <w:rPr>
          <w:rFonts w:ascii="Arial" w:hAnsi="Arial" w:cs="Arial"/>
        </w:rPr>
        <w:t>, 7585–7601 (2020).</w:t>
      </w:r>
    </w:p>
    <w:p w14:paraId="1D21436B" w14:textId="77777777" w:rsidR="00330D6B" w:rsidRPr="00330D6B" w:rsidRDefault="00330D6B" w:rsidP="00330D6B">
      <w:pPr>
        <w:pStyle w:val="Bibliography"/>
        <w:rPr>
          <w:rFonts w:ascii="Arial" w:hAnsi="Arial" w:cs="Arial"/>
        </w:rPr>
      </w:pPr>
      <w:r w:rsidRPr="00330D6B">
        <w:rPr>
          <w:rFonts w:ascii="Arial" w:hAnsi="Arial" w:cs="Arial"/>
        </w:rPr>
        <w:lastRenderedPageBreak/>
        <w:t>30.</w:t>
      </w:r>
      <w:r w:rsidRPr="00330D6B">
        <w:rPr>
          <w:rFonts w:ascii="Arial" w:hAnsi="Arial" w:cs="Arial"/>
        </w:rPr>
        <w:tab/>
        <w:t xml:space="preserve">Valiente-Mullor, C. </w:t>
      </w:r>
      <w:r w:rsidRPr="00330D6B">
        <w:rPr>
          <w:rFonts w:ascii="Arial" w:hAnsi="Arial" w:cs="Arial"/>
          <w:i/>
          <w:iCs/>
        </w:rPr>
        <w:t>et al.</w:t>
      </w:r>
      <w:r w:rsidRPr="00330D6B">
        <w:rPr>
          <w:rFonts w:ascii="Arial" w:hAnsi="Arial" w:cs="Arial"/>
        </w:rPr>
        <w:t xml:space="preserve"> One is not enough: On the effects of reference genome for the mapping and subsequent analyses of short-reads. </w:t>
      </w:r>
      <w:r w:rsidRPr="00330D6B">
        <w:rPr>
          <w:rFonts w:ascii="Arial" w:hAnsi="Arial" w:cs="Arial"/>
          <w:i/>
          <w:iCs/>
        </w:rPr>
        <w:t>PLOS Comput. Biol.</w:t>
      </w:r>
      <w:r w:rsidRPr="00330D6B">
        <w:rPr>
          <w:rFonts w:ascii="Arial" w:hAnsi="Arial" w:cs="Arial"/>
        </w:rPr>
        <w:t xml:space="preserve"> </w:t>
      </w:r>
      <w:r w:rsidRPr="00330D6B">
        <w:rPr>
          <w:rFonts w:ascii="Arial" w:hAnsi="Arial" w:cs="Arial"/>
          <w:b/>
          <w:bCs/>
        </w:rPr>
        <w:t>17</w:t>
      </w:r>
      <w:r w:rsidRPr="00330D6B">
        <w:rPr>
          <w:rFonts w:ascii="Arial" w:hAnsi="Arial" w:cs="Arial"/>
        </w:rPr>
        <w:t>, e1008678 (2021).</w:t>
      </w:r>
    </w:p>
    <w:p w14:paraId="20241107" w14:textId="77777777" w:rsidR="00330D6B" w:rsidRPr="00330D6B" w:rsidRDefault="00330D6B" w:rsidP="00330D6B">
      <w:pPr>
        <w:pStyle w:val="Bibliography"/>
        <w:rPr>
          <w:rFonts w:ascii="Arial" w:hAnsi="Arial" w:cs="Arial"/>
        </w:rPr>
      </w:pPr>
      <w:r w:rsidRPr="00330D6B">
        <w:rPr>
          <w:rFonts w:ascii="Arial" w:hAnsi="Arial" w:cs="Arial"/>
        </w:rPr>
        <w:t>31.</w:t>
      </w:r>
      <w:r w:rsidRPr="00330D6B">
        <w:rPr>
          <w:rFonts w:ascii="Arial" w:hAnsi="Arial" w:cs="Arial"/>
        </w:rPr>
        <w:tab/>
        <w:t xml:space="preserve">Vaux, F., Dutoit, L., Fraser, C. I. &amp; Waters, J. M. Genotyping-by-sequencing for biogeography. </w:t>
      </w:r>
      <w:r w:rsidRPr="00330D6B">
        <w:rPr>
          <w:rFonts w:ascii="Arial" w:hAnsi="Arial" w:cs="Arial"/>
          <w:i/>
          <w:iCs/>
        </w:rPr>
        <w:t>J. Biogeogr.</w:t>
      </w:r>
      <w:r w:rsidRPr="00330D6B">
        <w:rPr>
          <w:rFonts w:ascii="Arial" w:hAnsi="Arial" w:cs="Arial"/>
        </w:rPr>
        <w:t xml:space="preserve"> </w:t>
      </w:r>
      <w:r w:rsidRPr="00330D6B">
        <w:rPr>
          <w:rFonts w:ascii="Arial" w:hAnsi="Arial" w:cs="Arial"/>
          <w:b/>
          <w:bCs/>
        </w:rPr>
        <w:t>50</w:t>
      </w:r>
      <w:r w:rsidRPr="00330D6B">
        <w:rPr>
          <w:rFonts w:ascii="Arial" w:hAnsi="Arial" w:cs="Arial"/>
        </w:rPr>
        <w:t>, 262–281 (2023).</w:t>
      </w:r>
    </w:p>
    <w:p w14:paraId="22ADF304" w14:textId="77777777" w:rsidR="00330D6B" w:rsidRPr="00330D6B" w:rsidRDefault="00330D6B" w:rsidP="00330D6B">
      <w:pPr>
        <w:pStyle w:val="Bibliography"/>
        <w:rPr>
          <w:rFonts w:ascii="Arial" w:hAnsi="Arial" w:cs="Arial"/>
        </w:rPr>
      </w:pPr>
      <w:r w:rsidRPr="00330D6B">
        <w:rPr>
          <w:rFonts w:ascii="Arial" w:hAnsi="Arial" w:cs="Arial"/>
        </w:rPr>
        <w:t>32.</w:t>
      </w:r>
      <w:r w:rsidRPr="00330D6B">
        <w:rPr>
          <w:rFonts w:ascii="Arial" w:hAnsi="Arial" w:cs="Arial"/>
        </w:rPr>
        <w:tab/>
        <w:t xml:space="preserve">Jackson, B. C., Campos, J. L. &amp; Zeng, K. The effects of purifying selection on patterns of genetic differentiation between Drosophila melanogaster populations. </w:t>
      </w:r>
      <w:r w:rsidRPr="00330D6B">
        <w:rPr>
          <w:rFonts w:ascii="Arial" w:hAnsi="Arial" w:cs="Arial"/>
          <w:i/>
          <w:iCs/>
        </w:rPr>
        <w:t>Heredity</w:t>
      </w:r>
      <w:r w:rsidRPr="00330D6B">
        <w:rPr>
          <w:rFonts w:ascii="Arial" w:hAnsi="Arial" w:cs="Arial"/>
        </w:rPr>
        <w:t xml:space="preserve"> </w:t>
      </w:r>
      <w:r w:rsidRPr="00330D6B">
        <w:rPr>
          <w:rFonts w:ascii="Arial" w:hAnsi="Arial" w:cs="Arial"/>
          <w:b/>
          <w:bCs/>
        </w:rPr>
        <w:t>114</w:t>
      </w:r>
      <w:r w:rsidRPr="00330D6B">
        <w:rPr>
          <w:rFonts w:ascii="Arial" w:hAnsi="Arial" w:cs="Arial"/>
        </w:rPr>
        <w:t>, 163–174 (2015).</w:t>
      </w:r>
    </w:p>
    <w:p w14:paraId="0650A025" w14:textId="77777777" w:rsidR="00330D6B" w:rsidRPr="00330D6B" w:rsidRDefault="00330D6B" w:rsidP="00330D6B">
      <w:pPr>
        <w:pStyle w:val="Bibliography"/>
        <w:rPr>
          <w:rFonts w:ascii="Arial" w:hAnsi="Arial" w:cs="Arial"/>
        </w:rPr>
      </w:pPr>
      <w:r w:rsidRPr="00330D6B">
        <w:rPr>
          <w:rFonts w:ascii="Arial" w:hAnsi="Arial" w:cs="Arial"/>
        </w:rPr>
        <w:t>33.</w:t>
      </w:r>
      <w:r w:rsidRPr="00330D6B">
        <w:rPr>
          <w:rFonts w:ascii="Arial" w:hAnsi="Arial" w:cs="Arial"/>
        </w:rPr>
        <w:tab/>
        <w:t xml:space="preserve">Luikart, G., England, P. R., Tallmon, D., Jordan, S. &amp; Taberlet, P. The power and promise of population genomics: from genotyping to genome typing. </w:t>
      </w:r>
      <w:r w:rsidRPr="00330D6B">
        <w:rPr>
          <w:rFonts w:ascii="Arial" w:hAnsi="Arial" w:cs="Arial"/>
          <w:i/>
          <w:iCs/>
        </w:rPr>
        <w:t>Nat. Rev. Genet.</w:t>
      </w:r>
      <w:r w:rsidRPr="00330D6B">
        <w:rPr>
          <w:rFonts w:ascii="Arial" w:hAnsi="Arial" w:cs="Arial"/>
        </w:rPr>
        <w:t xml:space="preserve"> </w:t>
      </w:r>
      <w:r w:rsidRPr="00330D6B">
        <w:rPr>
          <w:rFonts w:ascii="Arial" w:hAnsi="Arial" w:cs="Arial"/>
          <w:b/>
          <w:bCs/>
        </w:rPr>
        <w:t>4</w:t>
      </w:r>
      <w:r w:rsidRPr="00330D6B">
        <w:rPr>
          <w:rFonts w:ascii="Arial" w:hAnsi="Arial" w:cs="Arial"/>
        </w:rPr>
        <w:t>, 981–994 (2003).</w:t>
      </w:r>
    </w:p>
    <w:p w14:paraId="5E1C6E0D" w14:textId="77777777" w:rsidR="00330D6B" w:rsidRPr="00330D6B" w:rsidRDefault="00330D6B" w:rsidP="00330D6B">
      <w:pPr>
        <w:pStyle w:val="Bibliography"/>
        <w:rPr>
          <w:rFonts w:ascii="Arial" w:hAnsi="Arial" w:cs="Arial"/>
        </w:rPr>
      </w:pPr>
      <w:r w:rsidRPr="00330D6B">
        <w:rPr>
          <w:rFonts w:ascii="Arial" w:hAnsi="Arial" w:cs="Arial"/>
        </w:rPr>
        <w:t>34.</w:t>
      </w:r>
      <w:r w:rsidRPr="00330D6B">
        <w:rPr>
          <w:rFonts w:ascii="Arial" w:hAnsi="Arial" w:cs="Arial"/>
        </w:rPr>
        <w:tab/>
        <w:t xml:space="preserve">Linck, E. &amp; Battey, C. J. Minor allele frequency thresholds strongly affect population structure inference with genomic data sets. </w:t>
      </w:r>
      <w:r w:rsidRPr="00330D6B">
        <w:rPr>
          <w:rFonts w:ascii="Arial" w:hAnsi="Arial" w:cs="Arial"/>
          <w:i/>
          <w:iCs/>
        </w:rPr>
        <w:t>Mol. Ecol. Resour.</w:t>
      </w:r>
      <w:r w:rsidRPr="00330D6B">
        <w:rPr>
          <w:rFonts w:ascii="Arial" w:hAnsi="Arial" w:cs="Arial"/>
        </w:rPr>
        <w:t xml:space="preserve"> </w:t>
      </w:r>
      <w:r w:rsidRPr="00330D6B">
        <w:rPr>
          <w:rFonts w:ascii="Arial" w:hAnsi="Arial" w:cs="Arial"/>
          <w:b/>
          <w:bCs/>
        </w:rPr>
        <w:t>19</w:t>
      </w:r>
      <w:r w:rsidRPr="00330D6B">
        <w:rPr>
          <w:rFonts w:ascii="Arial" w:hAnsi="Arial" w:cs="Arial"/>
        </w:rPr>
        <w:t>, 639–647 (2019).</w:t>
      </w:r>
    </w:p>
    <w:p w14:paraId="03B6D4EC" w14:textId="77777777" w:rsidR="00330D6B" w:rsidRPr="00330D6B" w:rsidRDefault="00330D6B" w:rsidP="00330D6B">
      <w:pPr>
        <w:pStyle w:val="Bibliography"/>
        <w:rPr>
          <w:rFonts w:ascii="Arial" w:hAnsi="Arial" w:cs="Arial"/>
        </w:rPr>
      </w:pPr>
      <w:r w:rsidRPr="00330D6B">
        <w:rPr>
          <w:rFonts w:ascii="Arial" w:hAnsi="Arial" w:cs="Arial"/>
        </w:rPr>
        <w:t>35.</w:t>
      </w:r>
      <w:r w:rsidRPr="00330D6B">
        <w:rPr>
          <w:rFonts w:ascii="Arial" w:hAnsi="Arial" w:cs="Arial"/>
        </w:rPr>
        <w:tab/>
        <w:t xml:space="preserve">Hendricks, S. </w:t>
      </w:r>
      <w:r w:rsidRPr="00330D6B">
        <w:rPr>
          <w:rFonts w:ascii="Arial" w:hAnsi="Arial" w:cs="Arial"/>
          <w:i/>
          <w:iCs/>
        </w:rPr>
        <w:t>et al.</w:t>
      </w:r>
      <w:r w:rsidRPr="00330D6B">
        <w:rPr>
          <w:rFonts w:ascii="Arial" w:hAnsi="Arial" w:cs="Arial"/>
        </w:rPr>
        <w:t xml:space="preserve"> Recent advances in conservation and population genomics data analysis. </w:t>
      </w:r>
      <w:r w:rsidRPr="00330D6B">
        <w:rPr>
          <w:rFonts w:ascii="Arial" w:hAnsi="Arial" w:cs="Arial"/>
          <w:i/>
          <w:iCs/>
        </w:rPr>
        <w:t>Evol. Appl.</w:t>
      </w:r>
      <w:r w:rsidRPr="00330D6B">
        <w:rPr>
          <w:rFonts w:ascii="Arial" w:hAnsi="Arial" w:cs="Arial"/>
        </w:rPr>
        <w:t xml:space="preserve"> </w:t>
      </w:r>
      <w:r w:rsidRPr="00330D6B">
        <w:rPr>
          <w:rFonts w:ascii="Arial" w:hAnsi="Arial" w:cs="Arial"/>
          <w:b/>
          <w:bCs/>
        </w:rPr>
        <w:t>11</w:t>
      </w:r>
      <w:r w:rsidRPr="00330D6B">
        <w:rPr>
          <w:rFonts w:ascii="Arial" w:hAnsi="Arial" w:cs="Arial"/>
        </w:rPr>
        <w:t>, 1197–1211 (2018).</w:t>
      </w:r>
    </w:p>
    <w:p w14:paraId="1813204D" w14:textId="77777777" w:rsidR="00330D6B" w:rsidRPr="00330D6B" w:rsidRDefault="00330D6B" w:rsidP="00330D6B">
      <w:pPr>
        <w:pStyle w:val="Bibliography"/>
        <w:rPr>
          <w:rFonts w:ascii="Arial" w:hAnsi="Arial" w:cs="Arial"/>
        </w:rPr>
      </w:pPr>
      <w:r w:rsidRPr="00330D6B">
        <w:rPr>
          <w:rFonts w:ascii="Arial" w:hAnsi="Arial" w:cs="Arial"/>
        </w:rPr>
        <w:t>36.</w:t>
      </w:r>
      <w:r w:rsidRPr="00330D6B">
        <w:rPr>
          <w:rFonts w:ascii="Arial" w:hAnsi="Arial" w:cs="Arial"/>
        </w:rPr>
        <w:tab/>
        <w:t xml:space="preserve">Lynch, M. &amp; Walsh, B. </w:t>
      </w:r>
      <w:r w:rsidRPr="00330D6B">
        <w:rPr>
          <w:rFonts w:ascii="Arial" w:hAnsi="Arial" w:cs="Arial"/>
          <w:i/>
          <w:iCs/>
        </w:rPr>
        <w:t>The origins of genome architecture</w:t>
      </w:r>
      <w:r w:rsidRPr="00330D6B">
        <w:rPr>
          <w:rFonts w:ascii="Arial" w:hAnsi="Arial" w:cs="Arial"/>
        </w:rPr>
        <w:t>. vol. 98 (Sinauer associates Sunderland, MA, 2007).</w:t>
      </w:r>
    </w:p>
    <w:p w14:paraId="30CAF726" w14:textId="77777777" w:rsidR="00330D6B" w:rsidRPr="00330D6B" w:rsidRDefault="00330D6B" w:rsidP="00330D6B">
      <w:pPr>
        <w:pStyle w:val="Bibliography"/>
        <w:rPr>
          <w:rFonts w:ascii="Arial" w:hAnsi="Arial" w:cs="Arial"/>
        </w:rPr>
      </w:pPr>
      <w:r w:rsidRPr="00330D6B">
        <w:rPr>
          <w:rFonts w:ascii="Arial" w:hAnsi="Arial" w:cs="Arial"/>
        </w:rPr>
        <w:t>37.</w:t>
      </w:r>
      <w:r w:rsidRPr="00330D6B">
        <w:rPr>
          <w:rFonts w:ascii="Arial" w:hAnsi="Arial" w:cs="Arial"/>
        </w:rPr>
        <w:tab/>
        <w:t xml:space="preserve">Lynch, M. &amp; O’Hely, M. Captive breeding and the genetic fitness of natural populations. </w:t>
      </w:r>
      <w:r w:rsidRPr="00330D6B">
        <w:rPr>
          <w:rFonts w:ascii="Arial" w:hAnsi="Arial" w:cs="Arial"/>
          <w:i/>
          <w:iCs/>
        </w:rPr>
        <w:t>Conserv. Genet.</w:t>
      </w:r>
      <w:r w:rsidRPr="00330D6B">
        <w:rPr>
          <w:rFonts w:ascii="Arial" w:hAnsi="Arial" w:cs="Arial"/>
        </w:rPr>
        <w:t xml:space="preserve"> </w:t>
      </w:r>
      <w:r w:rsidRPr="00330D6B">
        <w:rPr>
          <w:rFonts w:ascii="Arial" w:hAnsi="Arial" w:cs="Arial"/>
          <w:b/>
          <w:bCs/>
        </w:rPr>
        <w:t>2</w:t>
      </w:r>
      <w:r w:rsidRPr="00330D6B">
        <w:rPr>
          <w:rFonts w:ascii="Arial" w:hAnsi="Arial" w:cs="Arial"/>
        </w:rPr>
        <w:t>, 363–378 (2001).</w:t>
      </w:r>
    </w:p>
    <w:p w14:paraId="75784A16" w14:textId="77777777" w:rsidR="00330D6B" w:rsidRPr="00330D6B" w:rsidRDefault="00330D6B" w:rsidP="00330D6B">
      <w:pPr>
        <w:pStyle w:val="Bibliography"/>
        <w:rPr>
          <w:rFonts w:ascii="Arial" w:hAnsi="Arial" w:cs="Arial"/>
        </w:rPr>
      </w:pPr>
      <w:r w:rsidRPr="00330D6B">
        <w:rPr>
          <w:rFonts w:ascii="Arial" w:hAnsi="Arial" w:cs="Arial"/>
        </w:rPr>
        <w:lastRenderedPageBreak/>
        <w:t>38.</w:t>
      </w:r>
      <w:r w:rsidRPr="00330D6B">
        <w:rPr>
          <w:rFonts w:ascii="Arial" w:hAnsi="Arial" w:cs="Arial"/>
        </w:rPr>
        <w:tab/>
        <w:t xml:space="preserve">Yang, Z. </w:t>
      </w:r>
      <w:r w:rsidRPr="00330D6B">
        <w:rPr>
          <w:rFonts w:ascii="Arial" w:hAnsi="Arial" w:cs="Arial"/>
          <w:i/>
          <w:iCs/>
        </w:rPr>
        <w:t>et al.</w:t>
      </w:r>
      <w:r w:rsidRPr="00330D6B">
        <w:rPr>
          <w:rFonts w:ascii="Arial" w:hAnsi="Arial" w:cs="Arial"/>
        </w:rPr>
        <w:t xml:space="preserve"> Multi-omics provides new insights into the domestication and improvement of dark jute (Corchorus olitorius). </w:t>
      </w:r>
      <w:r w:rsidRPr="00330D6B">
        <w:rPr>
          <w:rFonts w:ascii="Arial" w:hAnsi="Arial" w:cs="Arial"/>
          <w:i/>
          <w:iCs/>
        </w:rPr>
        <w:t>Plant J.</w:t>
      </w:r>
      <w:r w:rsidRPr="00330D6B">
        <w:rPr>
          <w:rFonts w:ascii="Arial" w:hAnsi="Arial" w:cs="Arial"/>
        </w:rPr>
        <w:t xml:space="preserve"> </w:t>
      </w:r>
      <w:r w:rsidRPr="00330D6B">
        <w:rPr>
          <w:rFonts w:ascii="Arial" w:hAnsi="Arial" w:cs="Arial"/>
          <w:b/>
          <w:bCs/>
        </w:rPr>
        <w:t>112</w:t>
      </w:r>
      <w:r w:rsidRPr="00330D6B">
        <w:rPr>
          <w:rFonts w:ascii="Arial" w:hAnsi="Arial" w:cs="Arial"/>
        </w:rPr>
        <w:t>, 812–829 (2022).</w:t>
      </w:r>
    </w:p>
    <w:p w14:paraId="22BF33AB" w14:textId="77777777" w:rsidR="00330D6B" w:rsidRPr="00330D6B" w:rsidRDefault="00330D6B" w:rsidP="00330D6B">
      <w:pPr>
        <w:pStyle w:val="Bibliography"/>
        <w:rPr>
          <w:rFonts w:ascii="Arial" w:hAnsi="Arial" w:cs="Arial"/>
        </w:rPr>
      </w:pPr>
      <w:r w:rsidRPr="00330D6B">
        <w:rPr>
          <w:rFonts w:ascii="Arial" w:hAnsi="Arial" w:cs="Arial"/>
        </w:rPr>
        <w:t>39.</w:t>
      </w:r>
      <w:r w:rsidRPr="00330D6B">
        <w:rPr>
          <w:rFonts w:ascii="Arial" w:hAnsi="Arial" w:cs="Arial"/>
        </w:rPr>
        <w:tab/>
        <w:t xml:space="preserve">Zeng, L. </w:t>
      </w:r>
      <w:r w:rsidRPr="00330D6B">
        <w:rPr>
          <w:rFonts w:ascii="Arial" w:hAnsi="Arial" w:cs="Arial"/>
          <w:i/>
          <w:iCs/>
        </w:rPr>
        <w:t>et al.</w:t>
      </w:r>
      <w:r w:rsidRPr="00330D6B">
        <w:rPr>
          <w:rFonts w:ascii="Arial" w:hAnsi="Arial" w:cs="Arial"/>
        </w:rPr>
        <w:t xml:space="preserve"> Whole genomes and transcriptomes reveal adaptation and domestication of pistachio. </w:t>
      </w:r>
      <w:r w:rsidRPr="00330D6B">
        <w:rPr>
          <w:rFonts w:ascii="Arial" w:hAnsi="Arial" w:cs="Arial"/>
          <w:i/>
          <w:iCs/>
        </w:rPr>
        <w:t>Genome Biol.</w:t>
      </w:r>
      <w:r w:rsidRPr="00330D6B">
        <w:rPr>
          <w:rFonts w:ascii="Arial" w:hAnsi="Arial" w:cs="Arial"/>
        </w:rPr>
        <w:t xml:space="preserve"> </w:t>
      </w:r>
      <w:r w:rsidRPr="00330D6B">
        <w:rPr>
          <w:rFonts w:ascii="Arial" w:hAnsi="Arial" w:cs="Arial"/>
          <w:b/>
          <w:bCs/>
        </w:rPr>
        <w:t>20</w:t>
      </w:r>
      <w:r w:rsidRPr="00330D6B">
        <w:rPr>
          <w:rFonts w:ascii="Arial" w:hAnsi="Arial" w:cs="Arial"/>
        </w:rPr>
        <w:t>, 79 (2019).</w:t>
      </w:r>
    </w:p>
    <w:p w14:paraId="1C2DDC66" w14:textId="77777777" w:rsidR="00330D6B" w:rsidRPr="00330D6B" w:rsidRDefault="00330D6B" w:rsidP="00330D6B">
      <w:pPr>
        <w:pStyle w:val="Bibliography"/>
        <w:rPr>
          <w:rFonts w:ascii="Arial" w:hAnsi="Arial" w:cs="Arial"/>
        </w:rPr>
      </w:pPr>
      <w:r w:rsidRPr="00330D6B">
        <w:rPr>
          <w:rFonts w:ascii="Arial" w:hAnsi="Arial" w:cs="Arial"/>
        </w:rPr>
        <w:t>40.</w:t>
      </w:r>
      <w:r w:rsidRPr="00330D6B">
        <w:rPr>
          <w:rFonts w:ascii="Arial" w:hAnsi="Arial" w:cs="Arial"/>
        </w:rPr>
        <w:tab/>
        <w:t xml:space="preserve">Zhernakova, D. V. </w:t>
      </w:r>
      <w:r w:rsidRPr="00330D6B">
        <w:rPr>
          <w:rFonts w:ascii="Arial" w:hAnsi="Arial" w:cs="Arial"/>
          <w:i/>
          <w:iCs/>
        </w:rPr>
        <w:t>et al.</w:t>
      </w:r>
      <w:r w:rsidRPr="00330D6B">
        <w:rPr>
          <w:rFonts w:ascii="Arial" w:hAnsi="Arial" w:cs="Arial"/>
        </w:rPr>
        <w:t xml:space="preserve"> Genome-wide sequence analyses of ethnic populations across Russia. </w:t>
      </w:r>
      <w:r w:rsidRPr="00330D6B">
        <w:rPr>
          <w:rFonts w:ascii="Arial" w:hAnsi="Arial" w:cs="Arial"/>
          <w:i/>
          <w:iCs/>
        </w:rPr>
        <w:t>Genomics</w:t>
      </w:r>
      <w:r w:rsidRPr="00330D6B">
        <w:rPr>
          <w:rFonts w:ascii="Arial" w:hAnsi="Arial" w:cs="Arial"/>
        </w:rPr>
        <w:t xml:space="preserve"> </w:t>
      </w:r>
      <w:r w:rsidRPr="00330D6B">
        <w:rPr>
          <w:rFonts w:ascii="Arial" w:hAnsi="Arial" w:cs="Arial"/>
          <w:b/>
          <w:bCs/>
        </w:rPr>
        <w:t>112</w:t>
      </w:r>
      <w:r w:rsidRPr="00330D6B">
        <w:rPr>
          <w:rFonts w:ascii="Arial" w:hAnsi="Arial" w:cs="Arial"/>
        </w:rPr>
        <w:t>, 442–458 (2020).</w:t>
      </w:r>
    </w:p>
    <w:p w14:paraId="266CEE27" w14:textId="77777777" w:rsidR="00330D6B" w:rsidRPr="00330D6B" w:rsidRDefault="00330D6B" w:rsidP="00330D6B">
      <w:pPr>
        <w:pStyle w:val="Bibliography"/>
        <w:rPr>
          <w:rFonts w:ascii="Arial" w:hAnsi="Arial" w:cs="Arial"/>
        </w:rPr>
      </w:pPr>
      <w:r w:rsidRPr="00330D6B">
        <w:rPr>
          <w:rFonts w:ascii="Arial" w:hAnsi="Arial" w:cs="Arial"/>
        </w:rPr>
        <w:t>41.</w:t>
      </w:r>
      <w:r w:rsidRPr="00330D6B">
        <w:rPr>
          <w:rFonts w:ascii="Arial" w:hAnsi="Arial" w:cs="Arial"/>
        </w:rPr>
        <w:tab/>
        <w:t xml:space="preserve">Langmead, B. &amp; Salzberg, S. L. Fast gapped-read alignment with Bowtie 2. </w:t>
      </w:r>
      <w:r w:rsidRPr="00330D6B">
        <w:rPr>
          <w:rFonts w:ascii="Arial" w:hAnsi="Arial" w:cs="Arial"/>
          <w:i/>
          <w:iCs/>
        </w:rPr>
        <w:t>Nat. Methods</w:t>
      </w:r>
      <w:r w:rsidRPr="00330D6B">
        <w:rPr>
          <w:rFonts w:ascii="Arial" w:hAnsi="Arial" w:cs="Arial"/>
        </w:rPr>
        <w:t xml:space="preserve"> </w:t>
      </w:r>
      <w:r w:rsidRPr="00330D6B">
        <w:rPr>
          <w:rFonts w:ascii="Arial" w:hAnsi="Arial" w:cs="Arial"/>
          <w:b/>
          <w:bCs/>
        </w:rPr>
        <w:t>9</w:t>
      </w:r>
      <w:r w:rsidRPr="00330D6B">
        <w:rPr>
          <w:rFonts w:ascii="Arial" w:hAnsi="Arial" w:cs="Arial"/>
        </w:rPr>
        <w:t>, 357–359 (2012).</w:t>
      </w:r>
    </w:p>
    <w:p w14:paraId="3BF91161" w14:textId="77777777" w:rsidR="00330D6B" w:rsidRPr="00330D6B" w:rsidRDefault="00330D6B" w:rsidP="00330D6B">
      <w:pPr>
        <w:pStyle w:val="Bibliography"/>
        <w:rPr>
          <w:rFonts w:ascii="Arial" w:hAnsi="Arial" w:cs="Arial"/>
        </w:rPr>
      </w:pPr>
      <w:r w:rsidRPr="00330D6B">
        <w:rPr>
          <w:rFonts w:ascii="Arial" w:hAnsi="Arial" w:cs="Arial"/>
        </w:rPr>
        <w:t>42.</w:t>
      </w:r>
      <w:r w:rsidRPr="00330D6B">
        <w:rPr>
          <w:rFonts w:ascii="Arial" w:hAnsi="Arial" w:cs="Arial"/>
        </w:rPr>
        <w:tab/>
        <w:t xml:space="preserve">Li, H. &amp; Durbin, R. Fast and accurate short read alignment with Burrows-Wheeler transform. </w:t>
      </w:r>
      <w:r w:rsidRPr="00330D6B">
        <w:rPr>
          <w:rFonts w:ascii="Arial" w:hAnsi="Arial" w:cs="Arial"/>
          <w:i/>
          <w:iCs/>
        </w:rPr>
        <w:t>Bioinforma. Oxf. Engl.</w:t>
      </w:r>
      <w:r w:rsidRPr="00330D6B">
        <w:rPr>
          <w:rFonts w:ascii="Arial" w:hAnsi="Arial" w:cs="Arial"/>
        </w:rPr>
        <w:t xml:space="preserve"> </w:t>
      </w:r>
      <w:r w:rsidRPr="00330D6B">
        <w:rPr>
          <w:rFonts w:ascii="Arial" w:hAnsi="Arial" w:cs="Arial"/>
          <w:b/>
          <w:bCs/>
        </w:rPr>
        <w:t>25</w:t>
      </w:r>
      <w:r w:rsidRPr="00330D6B">
        <w:rPr>
          <w:rFonts w:ascii="Arial" w:hAnsi="Arial" w:cs="Arial"/>
        </w:rPr>
        <w:t>, 1754–1760 (2009).</w:t>
      </w:r>
    </w:p>
    <w:p w14:paraId="5D1C8D74" w14:textId="77777777" w:rsidR="00330D6B" w:rsidRPr="00330D6B" w:rsidRDefault="00330D6B" w:rsidP="00330D6B">
      <w:pPr>
        <w:pStyle w:val="Bibliography"/>
        <w:rPr>
          <w:rFonts w:ascii="Arial" w:hAnsi="Arial" w:cs="Arial"/>
        </w:rPr>
      </w:pPr>
      <w:r w:rsidRPr="00330D6B">
        <w:rPr>
          <w:rFonts w:ascii="Arial" w:hAnsi="Arial" w:cs="Arial"/>
        </w:rPr>
        <w:t>43.</w:t>
      </w:r>
      <w:r w:rsidRPr="00330D6B">
        <w:rPr>
          <w:rFonts w:ascii="Arial" w:hAnsi="Arial" w:cs="Arial"/>
        </w:rPr>
        <w:tab/>
        <w:t xml:space="preserve">Pfeifer, S. P. From next-generation resequencing reads to a high-quality variant data set. </w:t>
      </w:r>
      <w:r w:rsidRPr="00330D6B">
        <w:rPr>
          <w:rFonts w:ascii="Arial" w:hAnsi="Arial" w:cs="Arial"/>
          <w:i/>
          <w:iCs/>
        </w:rPr>
        <w:t>Heredity</w:t>
      </w:r>
      <w:r w:rsidRPr="00330D6B">
        <w:rPr>
          <w:rFonts w:ascii="Arial" w:hAnsi="Arial" w:cs="Arial"/>
        </w:rPr>
        <w:t xml:space="preserve"> </w:t>
      </w:r>
      <w:r w:rsidRPr="00330D6B">
        <w:rPr>
          <w:rFonts w:ascii="Arial" w:hAnsi="Arial" w:cs="Arial"/>
          <w:b/>
          <w:bCs/>
        </w:rPr>
        <w:t>118</w:t>
      </w:r>
      <w:r w:rsidRPr="00330D6B">
        <w:rPr>
          <w:rFonts w:ascii="Arial" w:hAnsi="Arial" w:cs="Arial"/>
        </w:rPr>
        <w:t>, 111–124 (2017).</w:t>
      </w:r>
    </w:p>
    <w:p w14:paraId="2B6B8577" w14:textId="77777777" w:rsidR="00330D6B" w:rsidRPr="00330D6B" w:rsidRDefault="00330D6B" w:rsidP="00330D6B">
      <w:pPr>
        <w:pStyle w:val="Bibliography"/>
        <w:rPr>
          <w:rFonts w:ascii="Arial" w:hAnsi="Arial" w:cs="Arial"/>
        </w:rPr>
      </w:pPr>
      <w:r w:rsidRPr="00330D6B">
        <w:rPr>
          <w:rFonts w:ascii="Arial" w:hAnsi="Arial" w:cs="Arial"/>
        </w:rPr>
        <w:t>44.</w:t>
      </w:r>
      <w:r w:rsidRPr="00330D6B">
        <w:rPr>
          <w:rFonts w:ascii="Arial" w:hAnsi="Arial" w:cs="Arial"/>
        </w:rPr>
        <w:tab/>
        <w:t xml:space="preserve">Chen, N.-C., Solomon, B., Mun, T., Iyer, S. &amp; Langmead, B. Reference flow: reducing reference bias using multiple population genomes. </w:t>
      </w:r>
      <w:r w:rsidRPr="00330D6B">
        <w:rPr>
          <w:rFonts w:ascii="Arial" w:hAnsi="Arial" w:cs="Arial"/>
          <w:i/>
          <w:iCs/>
        </w:rPr>
        <w:t>Genome Biol.</w:t>
      </w:r>
      <w:r w:rsidRPr="00330D6B">
        <w:rPr>
          <w:rFonts w:ascii="Arial" w:hAnsi="Arial" w:cs="Arial"/>
        </w:rPr>
        <w:t xml:space="preserve"> </w:t>
      </w:r>
      <w:r w:rsidRPr="00330D6B">
        <w:rPr>
          <w:rFonts w:ascii="Arial" w:hAnsi="Arial" w:cs="Arial"/>
          <w:b/>
          <w:bCs/>
        </w:rPr>
        <w:t>22</w:t>
      </w:r>
      <w:r w:rsidRPr="00330D6B">
        <w:rPr>
          <w:rFonts w:ascii="Arial" w:hAnsi="Arial" w:cs="Arial"/>
        </w:rPr>
        <w:t>, 8 (2021).</w:t>
      </w:r>
    </w:p>
    <w:p w14:paraId="56EBF667" w14:textId="77777777" w:rsidR="00330D6B" w:rsidRPr="00330D6B" w:rsidRDefault="00330D6B" w:rsidP="00330D6B">
      <w:pPr>
        <w:pStyle w:val="Bibliography"/>
        <w:rPr>
          <w:rFonts w:ascii="Arial" w:hAnsi="Arial" w:cs="Arial"/>
        </w:rPr>
      </w:pPr>
      <w:r w:rsidRPr="00330D6B">
        <w:rPr>
          <w:rFonts w:ascii="Arial" w:hAnsi="Arial" w:cs="Arial"/>
        </w:rPr>
        <w:t>45.</w:t>
      </w:r>
      <w:r w:rsidRPr="00330D6B">
        <w:rPr>
          <w:rFonts w:ascii="Arial" w:hAnsi="Arial" w:cs="Arial"/>
        </w:rPr>
        <w:tab/>
        <w:t xml:space="preserve">Rhie, A. </w:t>
      </w:r>
      <w:r w:rsidRPr="00330D6B">
        <w:rPr>
          <w:rFonts w:ascii="Arial" w:hAnsi="Arial" w:cs="Arial"/>
          <w:i/>
          <w:iCs/>
        </w:rPr>
        <w:t>et al.</w:t>
      </w:r>
      <w:r w:rsidRPr="00330D6B">
        <w:rPr>
          <w:rFonts w:ascii="Arial" w:hAnsi="Arial" w:cs="Arial"/>
        </w:rPr>
        <w:t xml:space="preserve"> Towards complete and error-free genome assemblies of all vertebrate species. </w:t>
      </w:r>
      <w:r w:rsidRPr="00330D6B">
        <w:rPr>
          <w:rFonts w:ascii="Arial" w:hAnsi="Arial" w:cs="Arial"/>
          <w:i/>
          <w:iCs/>
        </w:rPr>
        <w:t>Nature</w:t>
      </w:r>
      <w:r w:rsidRPr="00330D6B">
        <w:rPr>
          <w:rFonts w:ascii="Arial" w:hAnsi="Arial" w:cs="Arial"/>
        </w:rPr>
        <w:t xml:space="preserve"> </w:t>
      </w:r>
      <w:r w:rsidRPr="00330D6B">
        <w:rPr>
          <w:rFonts w:ascii="Arial" w:hAnsi="Arial" w:cs="Arial"/>
          <w:b/>
          <w:bCs/>
        </w:rPr>
        <w:t>592</w:t>
      </w:r>
      <w:r w:rsidRPr="00330D6B">
        <w:rPr>
          <w:rFonts w:ascii="Arial" w:hAnsi="Arial" w:cs="Arial"/>
        </w:rPr>
        <w:t>, 737–746 (2021).</w:t>
      </w:r>
    </w:p>
    <w:p w14:paraId="3558B4E5" w14:textId="77777777" w:rsidR="00330D6B" w:rsidRPr="00330D6B" w:rsidRDefault="00330D6B" w:rsidP="00330D6B">
      <w:pPr>
        <w:pStyle w:val="Bibliography"/>
        <w:rPr>
          <w:rFonts w:ascii="Arial" w:hAnsi="Arial" w:cs="Arial"/>
        </w:rPr>
      </w:pPr>
      <w:r w:rsidRPr="00330D6B">
        <w:rPr>
          <w:rFonts w:ascii="Arial" w:hAnsi="Arial" w:cs="Arial"/>
        </w:rPr>
        <w:t>46.</w:t>
      </w:r>
      <w:r w:rsidRPr="00330D6B">
        <w:rPr>
          <w:rFonts w:ascii="Arial" w:hAnsi="Arial" w:cs="Arial"/>
        </w:rPr>
        <w:tab/>
        <w:t xml:space="preserve">Ho, S. S., Urban, A. E. &amp; Mills, R. E. Structural variation in the sequencing era. </w:t>
      </w:r>
      <w:r w:rsidRPr="00330D6B">
        <w:rPr>
          <w:rFonts w:ascii="Arial" w:hAnsi="Arial" w:cs="Arial"/>
          <w:i/>
          <w:iCs/>
        </w:rPr>
        <w:t>Nat. Rev. Genet.</w:t>
      </w:r>
      <w:r w:rsidRPr="00330D6B">
        <w:rPr>
          <w:rFonts w:ascii="Arial" w:hAnsi="Arial" w:cs="Arial"/>
        </w:rPr>
        <w:t xml:space="preserve"> </w:t>
      </w:r>
      <w:r w:rsidRPr="00330D6B">
        <w:rPr>
          <w:rFonts w:ascii="Arial" w:hAnsi="Arial" w:cs="Arial"/>
          <w:b/>
          <w:bCs/>
        </w:rPr>
        <w:t>21</w:t>
      </w:r>
      <w:r w:rsidRPr="00330D6B">
        <w:rPr>
          <w:rFonts w:ascii="Arial" w:hAnsi="Arial" w:cs="Arial"/>
        </w:rPr>
        <w:t>, 171–189 (2020).</w:t>
      </w:r>
    </w:p>
    <w:p w14:paraId="2720891D" w14:textId="77777777" w:rsidR="00330D6B" w:rsidRPr="00330D6B" w:rsidRDefault="00330D6B" w:rsidP="00330D6B">
      <w:pPr>
        <w:pStyle w:val="Bibliography"/>
        <w:rPr>
          <w:rFonts w:ascii="Arial" w:hAnsi="Arial" w:cs="Arial"/>
        </w:rPr>
      </w:pPr>
      <w:r w:rsidRPr="00330D6B">
        <w:rPr>
          <w:rFonts w:ascii="Arial" w:hAnsi="Arial" w:cs="Arial"/>
        </w:rPr>
        <w:lastRenderedPageBreak/>
        <w:t>47.</w:t>
      </w:r>
      <w:r w:rsidRPr="00330D6B">
        <w:rPr>
          <w:rFonts w:ascii="Arial" w:hAnsi="Arial" w:cs="Arial"/>
        </w:rPr>
        <w:tab/>
        <w:t xml:space="preserve">Ou, S. </w:t>
      </w:r>
      <w:r w:rsidRPr="00330D6B">
        <w:rPr>
          <w:rFonts w:ascii="Arial" w:hAnsi="Arial" w:cs="Arial"/>
          <w:i/>
          <w:iCs/>
        </w:rPr>
        <w:t>et al.</w:t>
      </w:r>
      <w:r w:rsidRPr="00330D6B">
        <w:rPr>
          <w:rFonts w:ascii="Arial" w:hAnsi="Arial" w:cs="Arial"/>
        </w:rPr>
        <w:t xml:space="preserve"> Benchmarking transposable element annotation methods for creation of a streamlined, comprehensive pipeline. </w:t>
      </w:r>
      <w:r w:rsidRPr="00330D6B">
        <w:rPr>
          <w:rFonts w:ascii="Arial" w:hAnsi="Arial" w:cs="Arial"/>
          <w:i/>
          <w:iCs/>
        </w:rPr>
        <w:t>Genome Biol.</w:t>
      </w:r>
      <w:r w:rsidRPr="00330D6B">
        <w:rPr>
          <w:rFonts w:ascii="Arial" w:hAnsi="Arial" w:cs="Arial"/>
        </w:rPr>
        <w:t xml:space="preserve"> </w:t>
      </w:r>
      <w:r w:rsidRPr="00330D6B">
        <w:rPr>
          <w:rFonts w:ascii="Arial" w:hAnsi="Arial" w:cs="Arial"/>
          <w:b/>
          <w:bCs/>
        </w:rPr>
        <w:t>20</w:t>
      </w:r>
      <w:r w:rsidRPr="00330D6B">
        <w:rPr>
          <w:rFonts w:ascii="Arial" w:hAnsi="Arial" w:cs="Arial"/>
        </w:rPr>
        <w:t>, 275 (2019).</w:t>
      </w:r>
    </w:p>
    <w:p w14:paraId="2638E1CC" w14:textId="77777777" w:rsidR="00330D6B" w:rsidRPr="00330D6B" w:rsidRDefault="00330D6B" w:rsidP="00330D6B">
      <w:pPr>
        <w:pStyle w:val="Bibliography"/>
        <w:rPr>
          <w:rFonts w:ascii="Arial" w:hAnsi="Arial" w:cs="Arial"/>
        </w:rPr>
      </w:pPr>
      <w:r w:rsidRPr="00330D6B">
        <w:rPr>
          <w:rFonts w:ascii="Arial" w:hAnsi="Arial" w:cs="Arial"/>
        </w:rPr>
        <w:t>48.</w:t>
      </w:r>
      <w:r w:rsidRPr="00330D6B">
        <w:rPr>
          <w:rFonts w:ascii="Arial" w:hAnsi="Arial" w:cs="Arial"/>
        </w:rPr>
        <w:tab/>
        <w:t xml:space="preserve">Rochette, N. C. </w:t>
      </w:r>
      <w:r w:rsidRPr="00330D6B">
        <w:rPr>
          <w:rFonts w:ascii="Arial" w:hAnsi="Arial" w:cs="Arial"/>
          <w:i/>
          <w:iCs/>
        </w:rPr>
        <w:t>et al.</w:t>
      </w:r>
      <w:r w:rsidRPr="00330D6B">
        <w:rPr>
          <w:rFonts w:ascii="Arial" w:hAnsi="Arial" w:cs="Arial"/>
        </w:rPr>
        <w:t xml:space="preserve"> On the causes, consequences, and avoidance of PCR duplicates: Towards a theory of library complexity. </w:t>
      </w:r>
      <w:r w:rsidRPr="00330D6B">
        <w:rPr>
          <w:rFonts w:ascii="Arial" w:hAnsi="Arial" w:cs="Arial"/>
          <w:i/>
          <w:iCs/>
        </w:rPr>
        <w:t>Mol. Ecol. Resour.</w:t>
      </w:r>
      <w:r w:rsidRPr="00330D6B">
        <w:rPr>
          <w:rFonts w:ascii="Arial" w:hAnsi="Arial" w:cs="Arial"/>
        </w:rPr>
        <w:t xml:space="preserve"> </w:t>
      </w:r>
      <w:r w:rsidRPr="00330D6B">
        <w:rPr>
          <w:rFonts w:ascii="Arial" w:hAnsi="Arial" w:cs="Arial"/>
          <w:b/>
          <w:bCs/>
        </w:rPr>
        <w:t>n/a</w:t>
      </w:r>
      <w:r w:rsidRPr="00330D6B">
        <w:rPr>
          <w:rFonts w:ascii="Arial" w:hAnsi="Arial" w:cs="Arial"/>
        </w:rPr>
        <w:t>, (2023).</w:t>
      </w:r>
    </w:p>
    <w:p w14:paraId="6F3B14CA" w14:textId="77777777" w:rsidR="00330D6B" w:rsidRPr="00330D6B" w:rsidRDefault="00330D6B" w:rsidP="00330D6B">
      <w:pPr>
        <w:pStyle w:val="Bibliography"/>
        <w:rPr>
          <w:rFonts w:ascii="Arial" w:hAnsi="Arial" w:cs="Arial"/>
        </w:rPr>
      </w:pPr>
      <w:r w:rsidRPr="00330D6B">
        <w:rPr>
          <w:rFonts w:ascii="Arial" w:hAnsi="Arial" w:cs="Arial"/>
        </w:rPr>
        <w:t>49.</w:t>
      </w:r>
      <w:r w:rsidRPr="00330D6B">
        <w:rPr>
          <w:rFonts w:ascii="Arial" w:hAnsi="Arial" w:cs="Arial"/>
        </w:rPr>
        <w:tab/>
        <w:t xml:space="preserve">Singh, A. K. </w:t>
      </w:r>
      <w:r w:rsidRPr="00330D6B">
        <w:rPr>
          <w:rFonts w:ascii="Arial" w:hAnsi="Arial" w:cs="Arial"/>
          <w:i/>
          <w:iCs/>
        </w:rPr>
        <w:t>et al.</w:t>
      </w:r>
      <w:r w:rsidRPr="00330D6B">
        <w:rPr>
          <w:rFonts w:ascii="Arial" w:hAnsi="Arial" w:cs="Arial"/>
        </w:rPr>
        <w:t xml:space="preserve"> Detecting copy number variation in next generation sequencing data from diagnostic gene panels. </w:t>
      </w:r>
      <w:r w:rsidRPr="00330D6B">
        <w:rPr>
          <w:rFonts w:ascii="Arial" w:hAnsi="Arial" w:cs="Arial"/>
          <w:i/>
          <w:iCs/>
        </w:rPr>
        <w:t>BMC Med. Genomics</w:t>
      </w:r>
      <w:r w:rsidRPr="00330D6B">
        <w:rPr>
          <w:rFonts w:ascii="Arial" w:hAnsi="Arial" w:cs="Arial"/>
        </w:rPr>
        <w:t xml:space="preserve"> </w:t>
      </w:r>
      <w:r w:rsidRPr="00330D6B">
        <w:rPr>
          <w:rFonts w:ascii="Arial" w:hAnsi="Arial" w:cs="Arial"/>
          <w:b/>
          <w:bCs/>
        </w:rPr>
        <w:t>14</w:t>
      </w:r>
      <w:r w:rsidRPr="00330D6B">
        <w:rPr>
          <w:rFonts w:ascii="Arial" w:hAnsi="Arial" w:cs="Arial"/>
        </w:rPr>
        <w:t>, 214 (2021).</w:t>
      </w:r>
    </w:p>
    <w:p w14:paraId="489986BD" w14:textId="77777777" w:rsidR="00330D6B" w:rsidRPr="00330D6B" w:rsidRDefault="00330D6B" w:rsidP="00330D6B">
      <w:pPr>
        <w:pStyle w:val="Bibliography"/>
        <w:rPr>
          <w:rFonts w:ascii="Arial" w:hAnsi="Arial" w:cs="Arial"/>
        </w:rPr>
      </w:pPr>
      <w:r w:rsidRPr="00330D6B">
        <w:rPr>
          <w:rFonts w:ascii="Arial" w:hAnsi="Arial" w:cs="Arial"/>
        </w:rPr>
        <w:t>50.</w:t>
      </w:r>
      <w:r w:rsidRPr="00330D6B">
        <w:rPr>
          <w:rFonts w:ascii="Arial" w:hAnsi="Arial" w:cs="Arial"/>
        </w:rPr>
        <w:tab/>
        <w:t xml:space="preserve">Van der Auwera, G. A. &amp; O’Connor, B. D. </w:t>
      </w:r>
      <w:r w:rsidRPr="00330D6B">
        <w:rPr>
          <w:rFonts w:ascii="Arial" w:hAnsi="Arial" w:cs="Arial"/>
          <w:i/>
          <w:iCs/>
        </w:rPr>
        <w:t>Genomics in the cloud: using Docker, GATK, and WDL in Terra</w:t>
      </w:r>
      <w:r w:rsidRPr="00330D6B">
        <w:rPr>
          <w:rFonts w:ascii="Arial" w:hAnsi="Arial" w:cs="Arial"/>
        </w:rPr>
        <w:t>. (O’Reilly Media, 2020).</w:t>
      </w:r>
    </w:p>
    <w:p w14:paraId="44D2D627" w14:textId="77777777" w:rsidR="00330D6B" w:rsidRPr="00330D6B" w:rsidRDefault="00330D6B" w:rsidP="00330D6B">
      <w:pPr>
        <w:pStyle w:val="Bibliography"/>
        <w:rPr>
          <w:rFonts w:ascii="Arial" w:hAnsi="Arial" w:cs="Arial"/>
        </w:rPr>
      </w:pPr>
      <w:r w:rsidRPr="00330D6B">
        <w:rPr>
          <w:rFonts w:ascii="Arial" w:hAnsi="Arial" w:cs="Arial"/>
        </w:rPr>
        <w:t>51.</w:t>
      </w:r>
      <w:r w:rsidRPr="00330D6B">
        <w:rPr>
          <w:rFonts w:ascii="Arial" w:hAnsi="Arial" w:cs="Arial"/>
        </w:rPr>
        <w:tab/>
        <w:t xml:space="preserve">Korneliussen, T. S., Albrechtsen, A. &amp; Nielsen, R. ANGSD: Analysis of Next Generation Sequencing Data. </w:t>
      </w:r>
      <w:r w:rsidRPr="00330D6B">
        <w:rPr>
          <w:rFonts w:ascii="Arial" w:hAnsi="Arial" w:cs="Arial"/>
          <w:i/>
          <w:iCs/>
        </w:rPr>
        <w:t>BMC Bioinformatics</w:t>
      </w:r>
      <w:r w:rsidRPr="00330D6B">
        <w:rPr>
          <w:rFonts w:ascii="Arial" w:hAnsi="Arial" w:cs="Arial"/>
        </w:rPr>
        <w:t xml:space="preserve"> </w:t>
      </w:r>
      <w:r w:rsidRPr="00330D6B">
        <w:rPr>
          <w:rFonts w:ascii="Arial" w:hAnsi="Arial" w:cs="Arial"/>
          <w:b/>
          <w:bCs/>
        </w:rPr>
        <w:t>15</w:t>
      </w:r>
      <w:r w:rsidRPr="00330D6B">
        <w:rPr>
          <w:rFonts w:ascii="Arial" w:hAnsi="Arial" w:cs="Arial"/>
        </w:rPr>
        <w:t>, 356 (2014).</w:t>
      </w:r>
    </w:p>
    <w:p w14:paraId="676E79AC" w14:textId="77777777" w:rsidR="00330D6B" w:rsidRPr="00330D6B" w:rsidRDefault="00330D6B" w:rsidP="00330D6B">
      <w:pPr>
        <w:pStyle w:val="Bibliography"/>
        <w:rPr>
          <w:rFonts w:ascii="Arial" w:hAnsi="Arial" w:cs="Arial"/>
        </w:rPr>
      </w:pPr>
      <w:r w:rsidRPr="00330D6B">
        <w:rPr>
          <w:rFonts w:ascii="Arial" w:hAnsi="Arial" w:cs="Arial"/>
        </w:rPr>
        <w:t>52.</w:t>
      </w:r>
      <w:r w:rsidRPr="00330D6B">
        <w:rPr>
          <w:rFonts w:ascii="Arial" w:hAnsi="Arial" w:cs="Arial"/>
        </w:rPr>
        <w:tab/>
        <w:t xml:space="preserve">Eaton, D. A. R. &amp; Overcast, I. ipyrad: Interactive assembly and analysis of RADseq datasets. </w:t>
      </w:r>
      <w:r w:rsidRPr="00330D6B">
        <w:rPr>
          <w:rFonts w:ascii="Arial" w:hAnsi="Arial" w:cs="Arial"/>
          <w:i/>
          <w:iCs/>
        </w:rPr>
        <w:t>Bioinformatics</w:t>
      </w:r>
      <w:r w:rsidRPr="00330D6B">
        <w:rPr>
          <w:rFonts w:ascii="Arial" w:hAnsi="Arial" w:cs="Arial"/>
        </w:rPr>
        <w:t xml:space="preserve"> </w:t>
      </w:r>
      <w:r w:rsidRPr="00330D6B">
        <w:rPr>
          <w:rFonts w:ascii="Arial" w:hAnsi="Arial" w:cs="Arial"/>
          <w:b/>
          <w:bCs/>
        </w:rPr>
        <w:t>36</w:t>
      </w:r>
      <w:r w:rsidRPr="00330D6B">
        <w:rPr>
          <w:rFonts w:ascii="Arial" w:hAnsi="Arial" w:cs="Arial"/>
        </w:rPr>
        <w:t>, 2592–2594 (2020).</w:t>
      </w:r>
    </w:p>
    <w:p w14:paraId="143E9DB8" w14:textId="77777777" w:rsidR="00330D6B" w:rsidRPr="00330D6B" w:rsidRDefault="00330D6B" w:rsidP="00330D6B">
      <w:pPr>
        <w:pStyle w:val="Bibliography"/>
        <w:rPr>
          <w:rFonts w:ascii="Arial" w:hAnsi="Arial" w:cs="Arial"/>
        </w:rPr>
      </w:pPr>
      <w:r w:rsidRPr="00330D6B">
        <w:rPr>
          <w:rFonts w:ascii="Arial" w:hAnsi="Arial" w:cs="Arial"/>
        </w:rPr>
        <w:t>53.</w:t>
      </w:r>
      <w:r w:rsidRPr="00330D6B">
        <w:rPr>
          <w:rFonts w:ascii="Arial" w:hAnsi="Arial" w:cs="Arial"/>
        </w:rPr>
        <w:tab/>
        <w:t xml:space="preserve">Layer, R. M., Chiang, C., Quinlan, A. R. &amp; Hall, I. M. LUMPY: a probabilistic framework for structural variant discovery. </w:t>
      </w:r>
      <w:r w:rsidRPr="00330D6B">
        <w:rPr>
          <w:rFonts w:ascii="Arial" w:hAnsi="Arial" w:cs="Arial"/>
          <w:i/>
          <w:iCs/>
        </w:rPr>
        <w:t>Genome Biol.</w:t>
      </w:r>
      <w:r w:rsidRPr="00330D6B">
        <w:rPr>
          <w:rFonts w:ascii="Arial" w:hAnsi="Arial" w:cs="Arial"/>
        </w:rPr>
        <w:t xml:space="preserve"> </w:t>
      </w:r>
      <w:r w:rsidRPr="00330D6B">
        <w:rPr>
          <w:rFonts w:ascii="Arial" w:hAnsi="Arial" w:cs="Arial"/>
          <w:b/>
          <w:bCs/>
        </w:rPr>
        <w:t>15</w:t>
      </w:r>
      <w:r w:rsidRPr="00330D6B">
        <w:rPr>
          <w:rFonts w:ascii="Arial" w:hAnsi="Arial" w:cs="Arial"/>
        </w:rPr>
        <w:t>, R84 (2014).</w:t>
      </w:r>
    </w:p>
    <w:p w14:paraId="41355457" w14:textId="77777777" w:rsidR="00330D6B" w:rsidRPr="00330D6B" w:rsidRDefault="00330D6B" w:rsidP="00330D6B">
      <w:pPr>
        <w:pStyle w:val="Bibliography"/>
        <w:rPr>
          <w:rFonts w:ascii="Arial" w:hAnsi="Arial" w:cs="Arial"/>
        </w:rPr>
      </w:pPr>
      <w:r w:rsidRPr="00330D6B">
        <w:rPr>
          <w:rFonts w:ascii="Arial" w:hAnsi="Arial" w:cs="Arial"/>
        </w:rPr>
        <w:t>54.</w:t>
      </w:r>
      <w:r w:rsidRPr="00330D6B">
        <w:rPr>
          <w:rFonts w:ascii="Arial" w:hAnsi="Arial" w:cs="Arial"/>
        </w:rPr>
        <w:tab/>
        <w:t>Mona, S., Benazzo, A., Delrieu-Trottin, E. &amp; Lesturgie, P. Population genetics using low coverage RADseq data in non-model organisms: biases and solutions. (2023) doi:10.22541/au.168252801.19878064/v1.</w:t>
      </w:r>
    </w:p>
    <w:p w14:paraId="35F165CC" w14:textId="77777777" w:rsidR="00330D6B" w:rsidRPr="00330D6B" w:rsidRDefault="00330D6B" w:rsidP="00330D6B">
      <w:pPr>
        <w:pStyle w:val="Bibliography"/>
        <w:rPr>
          <w:rFonts w:ascii="Arial" w:hAnsi="Arial" w:cs="Arial"/>
        </w:rPr>
      </w:pPr>
      <w:r w:rsidRPr="00330D6B">
        <w:rPr>
          <w:rFonts w:ascii="Arial" w:hAnsi="Arial" w:cs="Arial"/>
        </w:rPr>
        <w:lastRenderedPageBreak/>
        <w:t>55.</w:t>
      </w:r>
      <w:r w:rsidRPr="00330D6B">
        <w:rPr>
          <w:rFonts w:ascii="Arial" w:hAnsi="Arial" w:cs="Arial"/>
        </w:rPr>
        <w:tab/>
        <w:t xml:space="preserve">Wright, B. </w:t>
      </w:r>
      <w:r w:rsidRPr="00330D6B">
        <w:rPr>
          <w:rFonts w:ascii="Arial" w:hAnsi="Arial" w:cs="Arial"/>
          <w:i/>
          <w:iCs/>
        </w:rPr>
        <w:t>et al.</w:t>
      </w:r>
      <w:r w:rsidRPr="00330D6B">
        <w:rPr>
          <w:rFonts w:ascii="Arial" w:hAnsi="Arial" w:cs="Arial"/>
        </w:rPr>
        <w:t xml:space="preserve"> From reference genomes to population genomics: comparing three reference-aligned reduced-representation sequencing pipelines in two wildlife species. </w:t>
      </w:r>
      <w:r w:rsidRPr="00330D6B">
        <w:rPr>
          <w:rFonts w:ascii="Arial" w:hAnsi="Arial" w:cs="Arial"/>
          <w:i/>
          <w:iCs/>
        </w:rPr>
        <w:t>BMC Genomics</w:t>
      </w:r>
      <w:r w:rsidRPr="00330D6B">
        <w:rPr>
          <w:rFonts w:ascii="Arial" w:hAnsi="Arial" w:cs="Arial"/>
        </w:rPr>
        <w:t xml:space="preserve"> </w:t>
      </w:r>
      <w:r w:rsidRPr="00330D6B">
        <w:rPr>
          <w:rFonts w:ascii="Arial" w:hAnsi="Arial" w:cs="Arial"/>
          <w:b/>
          <w:bCs/>
        </w:rPr>
        <w:t>20</w:t>
      </w:r>
      <w:r w:rsidRPr="00330D6B">
        <w:rPr>
          <w:rFonts w:ascii="Arial" w:hAnsi="Arial" w:cs="Arial"/>
        </w:rPr>
        <w:t>, 453 (2019).</w:t>
      </w:r>
    </w:p>
    <w:p w14:paraId="08DB14EF" w14:textId="77777777" w:rsidR="00330D6B" w:rsidRPr="00330D6B" w:rsidRDefault="00330D6B" w:rsidP="00330D6B">
      <w:pPr>
        <w:pStyle w:val="Bibliography"/>
        <w:rPr>
          <w:rFonts w:ascii="Arial" w:hAnsi="Arial" w:cs="Arial"/>
        </w:rPr>
      </w:pPr>
      <w:r w:rsidRPr="00330D6B">
        <w:rPr>
          <w:rFonts w:ascii="Arial" w:hAnsi="Arial" w:cs="Arial"/>
        </w:rPr>
        <w:t>56.</w:t>
      </w:r>
      <w:r w:rsidRPr="00330D6B">
        <w:rPr>
          <w:rFonts w:ascii="Arial" w:hAnsi="Arial" w:cs="Arial"/>
        </w:rPr>
        <w:tab/>
        <w:t xml:space="preserve">Pritchard, J. K., Stephens, M. &amp; Donnelly, P. Inference of Population Structure Using Multilocus Genotype Data. </w:t>
      </w:r>
      <w:r w:rsidRPr="00330D6B">
        <w:rPr>
          <w:rFonts w:ascii="Arial" w:hAnsi="Arial" w:cs="Arial"/>
          <w:i/>
          <w:iCs/>
        </w:rPr>
        <w:t>Genetics</w:t>
      </w:r>
      <w:r w:rsidRPr="00330D6B">
        <w:rPr>
          <w:rFonts w:ascii="Arial" w:hAnsi="Arial" w:cs="Arial"/>
        </w:rPr>
        <w:t xml:space="preserve"> </w:t>
      </w:r>
      <w:r w:rsidRPr="00330D6B">
        <w:rPr>
          <w:rFonts w:ascii="Arial" w:hAnsi="Arial" w:cs="Arial"/>
          <w:b/>
          <w:bCs/>
        </w:rPr>
        <w:t>155</w:t>
      </w:r>
      <w:r w:rsidRPr="00330D6B">
        <w:rPr>
          <w:rFonts w:ascii="Arial" w:hAnsi="Arial" w:cs="Arial"/>
        </w:rPr>
        <w:t>, 945–959 (2000).</w:t>
      </w:r>
    </w:p>
    <w:p w14:paraId="57BED5C9" w14:textId="77777777" w:rsidR="00330D6B" w:rsidRPr="00330D6B" w:rsidRDefault="00330D6B" w:rsidP="00330D6B">
      <w:pPr>
        <w:pStyle w:val="Bibliography"/>
        <w:rPr>
          <w:rFonts w:ascii="Arial" w:hAnsi="Arial" w:cs="Arial"/>
        </w:rPr>
      </w:pPr>
      <w:r w:rsidRPr="00330D6B">
        <w:rPr>
          <w:rFonts w:ascii="Arial" w:hAnsi="Arial" w:cs="Arial"/>
        </w:rPr>
        <w:t>57.</w:t>
      </w:r>
      <w:r w:rsidRPr="00330D6B">
        <w:rPr>
          <w:rFonts w:ascii="Arial" w:hAnsi="Arial" w:cs="Arial"/>
        </w:rPr>
        <w:tab/>
        <w:t xml:space="preserve">Waples, R. S. Testing for Hardy–Weinberg Proportions: Have We Lost the Plot? </w:t>
      </w:r>
      <w:r w:rsidRPr="00330D6B">
        <w:rPr>
          <w:rFonts w:ascii="Arial" w:hAnsi="Arial" w:cs="Arial"/>
          <w:i/>
          <w:iCs/>
        </w:rPr>
        <w:t>J. Hered.</w:t>
      </w:r>
      <w:r w:rsidRPr="00330D6B">
        <w:rPr>
          <w:rFonts w:ascii="Arial" w:hAnsi="Arial" w:cs="Arial"/>
        </w:rPr>
        <w:t xml:space="preserve"> </w:t>
      </w:r>
      <w:r w:rsidRPr="00330D6B">
        <w:rPr>
          <w:rFonts w:ascii="Arial" w:hAnsi="Arial" w:cs="Arial"/>
          <w:b/>
          <w:bCs/>
        </w:rPr>
        <w:t>106</w:t>
      </w:r>
      <w:r w:rsidRPr="00330D6B">
        <w:rPr>
          <w:rFonts w:ascii="Arial" w:hAnsi="Arial" w:cs="Arial"/>
        </w:rPr>
        <w:t>, 1–19 (2015).</w:t>
      </w:r>
    </w:p>
    <w:p w14:paraId="4F1C6C5E" w14:textId="77777777" w:rsidR="00330D6B" w:rsidRPr="00330D6B" w:rsidRDefault="00330D6B" w:rsidP="00330D6B">
      <w:pPr>
        <w:pStyle w:val="Bibliography"/>
        <w:rPr>
          <w:rFonts w:ascii="Arial" w:hAnsi="Arial" w:cs="Arial"/>
        </w:rPr>
      </w:pPr>
      <w:r w:rsidRPr="00330D6B">
        <w:rPr>
          <w:rFonts w:ascii="Arial" w:hAnsi="Arial" w:cs="Arial"/>
        </w:rPr>
        <w:t>58.</w:t>
      </w:r>
      <w:r w:rsidRPr="00330D6B">
        <w:rPr>
          <w:rFonts w:ascii="Arial" w:hAnsi="Arial" w:cs="Arial"/>
        </w:rPr>
        <w:tab/>
        <w:t xml:space="preserve">Gautier, M. </w:t>
      </w:r>
      <w:r w:rsidRPr="00330D6B">
        <w:rPr>
          <w:rFonts w:ascii="Arial" w:hAnsi="Arial" w:cs="Arial"/>
          <w:i/>
          <w:iCs/>
        </w:rPr>
        <w:t>et al.</w:t>
      </w:r>
      <w:r w:rsidRPr="00330D6B">
        <w:rPr>
          <w:rFonts w:ascii="Arial" w:hAnsi="Arial" w:cs="Arial"/>
        </w:rPr>
        <w:t xml:space="preserve"> The effect of RAD allele dropout on the estimation of genetic variation within and between populations. </w:t>
      </w:r>
      <w:r w:rsidRPr="00330D6B">
        <w:rPr>
          <w:rFonts w:ascii="Arial" w:hAnsi="Arial" w:cs="Arial"/>
          <w:i/>
          <w:iCs/>
        </w:rPr>
        <w:t>Mol. Ecol.</w:t>
      </w:r>
      <w:r w:rsidRPr="00330D6B">
        <w:rPr>
          <w:rFonts w:ascii="Arial" w:hAnsi="Arial" w:cs="Arial"/>
        </w:rPr>
        <w:t xml:space="preserve"> </w:t>
      </w:r>
      <w:r w:rsidRPr="00330D6B">
        <w:rPr>
          <w:rFonts w:ascii="Arial" w:hAnsi="Arial" w:cs="Arial"/>
          <w:b/>
          <w:bCs/>
        </w:rPr>
        <w:t>22</w:t>
      </w:r>
      <w:r w:rsidRPr="00330D6B">
        <w:rPr>
          <w:rFonts w:ascii="Arial" w:hAnsi="Arial" w:cs="Arial"/>
        </w:rPr>
        <w:t>, 3165–3178 (2013).</w:t>
      </w:r>
    </w:p>
    <w:p w14:paraId="10761EA7" w14:textId="77777777" w:rsidR="00330D6B" w:rsidRPr="00330D6B" w:rsidRDefault="00330D6B" w:rsidP="00330D6B">
      <w:pPr>
        <w:pStyle w:val="Bibliography"/>
        <w:rPr>
          <w:rFonts w:ascii="Arial" w:hAnsi="Arial" w:cs="Arial"/>
        </w:rPr>
      </w:pPr>
      <w:r w:rsidRPr="00330D6B">
        <w:rPr>
          <w:rFonts w:ascii="Arial" w:hAnsi="Arial" w:cs="Arial"/>
        </w:rPr>
        <w:t>59.</w:t>
      </w:r>
      <w:r w:rsidRPr="00330D6B">
        <w:rPr>
          <w:rFonts w:ascii="Arial" w:hAnsi="Arial" w:cs="Arial"/>
        </w:rPr>
        <w:tab/>
        <w:t xml:space="preserve">Günther, T. &amp; Nettelblad, C. The presence and impact of reference bias on population genomic studies of prehistoric human populations. </w:t>
      </w:r>
      <w:r w:rsidRPr="00330D6B">
        <w:rPr>
          <w:rFonts w:ascii="Arial" w:hAnsi="Arial" w:cs="Arial"/>
          <w:i/>
          <w:iCs/>
        </w:rPr>
        <w:t>PLOS Genet.</w:t>
      </w:r>
      <w:r w:rsidRPr="00330D6B">
        <w:rPr>
          <w:rFonts w:ascii="Arial" w:hAnsi="Arial" w:cs="Arial"/>
        </w:rPr>
        <w:t xml:space="preserve"> </w:t>
      </w:r>
      <w:r w:rsidRPr="00330D6B">
        <w:rPr>
          <w:rFonts w:ascii="Arial" w:hAnsi="Arial" w:cs="Arial"/>
          <w:b/>
          <w:bCs/>
        </w:rPr>
        <w:t>15</w:t>
      </w:r>
      <w:r w:rsidRPr="00330D6B">
        <w:rPr>
          <w:rFonts w:ascii="Arial" w:hAnsi="Arial" w:cs="Arial"/>
        </w:rPr>
        <w:t>, e1008302 (2019).</w:t>
      </w:r>
    </w:p>
    <w:p w14:paraId="1E82B19B" w14:textId="77777777" w:rsidR="00330D6B" w:rsidRPr="00330D6B" w:rsidRDefault="00330D6B" w:rsidP="00330D6B">
      <w:pPr>
        <w:pStyle w:val="Bibliography"/>
        <w:rPr>
          <w:rFonts w:ascii="Arial" w:hAnsi="Arial" w:cs="Arial"/>
        </w:rPr>
      </w:pPr>
      <w:r w:rsidRPr="00330D6B">
        <w:rPr>
          <w:rFonts w:ascii="Arial" w:hAnsi="Arial" w:cs="Arial"/>
        </w:rPr>
        <w:t>60.</w:t>
      </w:r>
      <w:r w:rsidRPr="00330D6B">
        <w:rPr>
          <w:rFonts w:ascii="Arial" w:hAnsi="Arial" w:cs="Arial"/>
        </w:rPr>
        <w:tab/>
        <w:t xml:space="preserve">McKinney, G. J., Waples, R. K., Seeb, L. W. &amp; Seeb, J. E. Paralogs are revealed by proportion of heterozygotes and deviations in read ratios in genotyping-by-sequencing data from natural populations. </w:t>
      </w:r>
      <w:r w:rsidRPr="00330D6B">
        <w:rPr>
          <w:rFonts w:ascii="Arial" w:hAnsi="Arial" w:cs="Arial"/>
          <w:i/>
          <w:iCs/>
        </w:rPr>
        <w:t>Mol. Ecol. Resour.</w:t>
      </w:r>
      <w:r w:rsidRPr="00330D6B">
        <w:rPr>
          <w:rFonts w:ascii="Arial" w:hAnsi="Arial" w:cs="Arial"/>
        </w:rPr>
        <w:t xml:space="preserve"> </w:t>
      </w:r>
      <w:r w:rsidRPr="00330D6B">
        <w:rPr>
          <w:rFonts w:ascii="Arial" w:hAnsi="Arial" w:cs="Arial"/>
          <w:b/>
          <w:bCs/>
        </w:rPr>
        <w:t>17</w:t>
      </w:r>
      <w:r w:rsidRPr="00330D6B">
        <w:rPr>
          <w:rFonts w:ascii="Arial" w:hAnsi="Arial" w:cs="Arial"/>
        </w:rPr>
        <w:t>, 656–669 (2017).</w:t>
      </w:r>
    </w:p>
    <w:p w14:paraId="16E43EFC" w14:textId="77777777" w:rsidR="00330D6B" w:rsidRPr="00330D6B" w:rsidRDefault="00330D6B" w:rsidP="00330D6B">
      <w:pPr>
        <w:pStyle w:val="Bibliography"/>
        <w:rPr>
          <w:rFonts w:ascii="Arial" w:hAnsi="Arial" w:cs="Arial"/>
        </w:rPr>
      </w:pPr>
      <w:r w:rsidRPr="00330D6B">
        <w:rPr>
          <w:rFonts w:ascii="Arial" w:hAnsi="Arial" w:cs="Arial"/>
        </w:rPr>
        <w:t>61.</w:t>
      </w:r>
      <w:r w:rsidRPr="00330D6B">
        <w:rPr>
          <w:rFonts w:ascii="Arial" w:hAnsi="Arial" w:cs="Arial"/>
        </w:rPr>
        <w:tab/>
        <w:t xml:space="preserve">Pearman, W. S., Urban, L. &amp; Alexander, A. Commonly used Hardy–Weinberg equilibrium filtering schemes impact population structure inferences using RADseq data. </w:t>
      </w:r>
      <w:r w:rsidRPr="00330D6B">
        <w:rPr>
          <w:rFonts w:ascii="Arial" w:hAnsi="Arial" w:cs="Arial"/>
          <w:i/>
          <w:iCs/>
        </w:rPr>
        <w:t>Mol. Ecol. Resour.</w:t>
      </w:r>
      <w:r w:rsidRPr="00330D6B">
        <w:rPr>
          <w:rFonts w:ascii="Arial" w:hAnsi="Arial" w:cs="Arial"/>
        </w:rPr>
        <w:t xml:space="preserve"> </w:t>
      </w:r>
      <w:r w:rsidRPr="00330D6B">
        <w:rPr>
          <w:rFonts w:ascii="Arial" w:hAnsi="Arial" w:cs="Arial"/>
          <w:b/>
          <w:bCs/>
        </w:rPr>
        <w:t>22</w:t>
      </w:r>
      <w:r w:rsidRPr="00330D6B">
        <w:rPr>
          <w:rFonts w:ascii="Arial" w:hAnsi="Arial" w:cs="Arial"/>
        </w:rPr>
        <w:t>, 2599–2613 (2022).</w:t>
      </w:r>
    </w:p>
    <w:p w14:paraId="4D50FB73" w14:textId="77777777" w:rsidR="00330D6B" w:rsidRPr="00330D6B" w:rsidRDefault="00330D6B" w:rsidP="00330D6B">
      <w:pPr>
        <w:pStyle w:val="Bibliography"/>
        <w:rPr>
          <w:rFonts w:ascii="Arial" w:hAnsi="Arial" w:cs="Arial"/>
        </w:rPr>
      </w:pPr>
      <w:r w:rsidRPr="00330D6B">
        <w:rPr>
          <w:rFonts w:ascii="Arial" w:hAnsi="Arial" w:cs="Arial"/>
        </w:rPr>
        <w:t>62.</w:t>
      </w:r>
      <w:r w:rsidRPr="00330D6B">
        <w:rPr>
          <w:rFonts w:ascii="Arial" w:hAnsi="Arial" w:cs="Arial"/>
        </w:rPr>
        <w:tab/>
        <w:t xml:space="preserve">Sethuraman, A. </w:t>
      </w:r>
      <w:r w:rsidRPr="00330D6B">
        <w:rPr>
          <w:rFonts w:ascii="Arial" w:hAnsi="Arial" w:cs="Arial"/>
          <w:i/>
          <w:iCs/>
        </w:rPr>
        <w:t>et al.</w:t>
      </w:r>
      <w:r w:rsidRPr="00330D6B">
        <w:rPr>
          <w:rFonts w:ascii="Arial" w:hAnsi="Arial" w:cs="Arial"/>
        </w:rPr>
        <w:t xml:space="preserve"> Continued misuse of multiple testing correction methods in population genetics-A wake-up call? </w:t>
      </w:r>
      <w:r w:rsidRPr="00330D6B">
        <w:rPr>
          <w:rFonts w:ascii="Arial" w:hAnsi="Arial" w:cs="Arial"/>
          <w:i/>
          <w:iCs/>
        </w:rPr>
        <w:t>Mol. Ecol. Resour.</w:t>
      </w:r>
      <w:r w:rsidRPr="00330D6B">
        <w:rPr>
          <w:rFonts w:ascii="Arial" w:hAnsi="Arial" w:cs="Arial"/>
        </w:rPr>
        <w:t xml:space="preserve"> </w:t>
      </w:r>
      <w:r w:rsidRPr="00330D6B">
        <w:rPr>
          <w:rFonts w:ascii="Arial" w:hAnsi="Arial" w:cs="Arial"/>
          <w:b/>
          <w:bCs/>
        </w:rPr>
        <w:t>19</w:t>
      </w:r>
      <w:r w:rsidRPr="00330D6B">
        <w:rPr>
          <w:rFonts w:ascii="Arial" w:hAnsi="Arial" w:cs="Arial"/>
        </w:rPr>
        <w:t>, 23–26 (2019).</w:t>
      </w:r>
    </w:p>
    <w:p w14:paraId="36CB4391" w14:textId="77777777" w:rsidR="00330D6B" w:rsidRPr="00330D6B" w:rsidRDefault="00330D6B" w:rsidP="00330D6B">
      <w:pPr>
        <w:pStyle w:val="Bibliography"/>
        <w:rPr>
          <w:rFonts w:ascii="Arial" w:hAnsi="Arial" w:cs="Arial"/>
        </w:rPr>
      </w:pPr>
      <w:r w:rsidRPr="00330D6B">
        <w:rPr>
          <w:rFonts w:ascii="Arial" w:hAnsi="Arial" w:cs="Arial"/>
        </w:rPr>
        <w:lastRenderedPageBreak/>
        <w:t>63.</w:t>
      </w:r>
      <w:r w:rsidRPr="00330D6B">
        <w:rPr>
          <w:rFonts w:ascii="Arial" w:hAnsi="Arial" w:cs="Arial"/>
        </w:rPr>
        <w:tab/>
        <w:t xml:space="preserve">Benjamini, Y. &amp; Yekutieli, D. The control of the false discovery rate in multiple testing under dependency. </w:t>
      </w:r>
      <w:r w:rsidRPr="00330D6B">
        <w:rPr>
          <w:rFonts w:ascii="Arial" w:hAnsi="Arial" w:cs="Arial"/>
          <w:i/>
          <w:iCs/>
        </w:rPr>
        <w:t>Ann. Stat.</w:t>
      </w:r>
      <w:r w:rsidRPr="00330D6B">
        <w:rPr>
          <w:rFonts w:ascii="Arial" w:hAnsi="Arial" w:cs="Arial"/>
        </w:rPr>
        <w:t xml:space="preserve"> </w:t>
      </w:r>
      <w:r w:rsidRPr="00330D6B">
        <w:rPr>
          <w:rFonts w:ascii="Arial" w:hAnsi="Arial" w:cs="Arial"/>
          <w:b/>
          <w:bCs/>
        </w:rPr>
        <w:t>29</w:t>
      </w:r>
      <w:r w:rsidRPr="00330D6B">
        <w:rPr>
          <w:rFonts w:ascii="Arial" w:hAnsi="Arial" w:cs="Arial"/>
        </w:rPr>
        <w:t>, 1165–1188 (2001).</w:t>
      </w:r>
    </w:p>
    <w:p w14:paraId="2EEBF4E2" w14:textId="77777777" w:rsidR="00330D6B" w:rsidRPr="00330D6B" w:rsidRDefault="00330D6B" w:rsidP="00330D6B">
      <w:pPr>
        <w:pStyle w:val="Bibliography"/>
        <w:rPr>
          <w:rFonts w:ascii="Arial" w:hAnsi="Arial" w:cs="Arial"/>
        </w:rPr>
      </w:pPr>
      <w:r w:rsidRPr="00330D6B">
        <w:rPr>
          <w:rFonts w:ascii="Arial" w:hAnsi="Arial" w:cs="Arial"/>
        </w:rPr>
        <w:t>64.</w:t>
      </w:r>
      <w:r w:rsidRPr="00330D6B">
        <w:rPr>
          <w:rFonts w:ascii="Arial" w:hAnsi="Arial" w:cs="Arial"/>
        </w:rPr>
        <w:tab/>
        <w:t xml:space="preserve">Holm, S. A Simple Sequentially Rejective Multiple Test Procedure. </w:t>
      </w:r>
      <w:r w:rsidRPr="00330D6B">
        <w:rPr>
          <w:rFonts w:ascii="Arial" w:hAnsi="Arial" w:cs="Arial"/>
          <w:i/>
          <w:iCs/>
        </w:rPr>
        <w:t>Scand. J. Stat.</w:t>
      </w:r>
      <w:r w:rsidRPr="00330D6B">
        <w:rPr>
          <w:rFonts w:ascii="Arial" w:hAnsi="Arial" w:cs="Arial"/>
        </w:rPr>
        <w:t xml:space="preserve"> </w:t>
      </w:r>
      <w:r w:rsidRPr="00330D6B">
        <w:rPr>
          <w:rFonts w:ascii="Arial" w:hAnsi="Arial" w:cs="Arial"/>
          <w:b/>
          <w:bCs/>
        </w:rPr>
        <w:t>6</w:t>
      </w:r>
      <w:r w:rsidRPr="00330D6B">
        <w:rPr>
          <w:rFonts w:ascii="Arial" w:hAnsi="Arial" w:cs="Arial"/>
        </w:rPr>
        <w:t>, 65–70 (1979).</w:t>
      </w:r>
    </w:p>
    <w:p w14:paraId="2D1E4876" w14:textId="77777777" w:rsidR="00330D6B" w:rsidRPr="00330D6B" w:rsidRDefault="00330D6B" w:rsidP="00330D6B">
      <w:pPr>
        <w:pStyle w:val="Bibliography"/>
        <w:rPr>
          <w:rFonts w:ascii="Arial" w:hAnsi="Arial" w:cs="Arial"/>
        </w:rPr>
      </w:pPr>
      <w:r w:rsidRPr="00330D6B">
        <w:rPr>
          <w:rFonts w:ascii="Arial" w:hAnsi="Arial" w:cs="Arial"/>
        </w:rPr>
        <w:t>65.</w:t>
      </w:r>
      <w:r w:rsidRPr="00330D6B">
        <w:rPr>
          <w:rFonts w:ascii="Arial" w:hAnsi="Arial" w:cs="Arial"/>
        </w:rPr>
        <w:tab/>
        <w:t xml:space="preserve">Graffelman, J., Jain, D. &amp; Weir, B. A genome-wide study of Hardy–Weinberg equilibrium with next generation sequence data. </w:t>
      </w:r>
      <w:r w:rsidRPr="00330D6B">
        <w:rPr>
          <w:rFonts w:ascii="Arial" w:hAnsi="Arial" w:cs="Arial"/>
          <w:i/>
          <w:iCs/>
        </w:rPr>
        <w:t>Hum. Genet.</w:t>
      </w:r>
      <w:r w:rsidRPr="00330D6B">
        <w:rPr>
          <w:rFonts w:ascii="Arial" w:hAnsi="Arial" w:cs="Arial"/>
        </w:rPr>
        <w:t xml:space="preserve"> </w:t>
      </w:r>
      <w:r w:rsidRPr="00330D6B">
        <w:rPr>
          <w:rFonts w:ascii="Arial" w:hAnsi="Arial" w:cs="Arial"/>
          <w:b/>
          <w:bCs/>
        </w:rPr>
        <w:t>136</w:t>
      </w:r>
      <w:r w:rsidRPr="00330D6B">
        <w:rPr>
          <w:rFonts w:ascii="Arial" w:hAnsi="Arial" w:cs="Arial"/>
        </w:rPr>
        <w:t>, 727–741 (2017).</w:t>
      </w:r>
    </w:p>
    <w:p w14:paraId="7DCE9FD8" w14:textId="77777777" w:rsidR="00330D6B" w:rsidRPr="00330D6B" w:rsidRDefault="00330D6B" w:rsidP="00330D6B">
      <w:pPr>
        <w:pStyle w:val="Bibliography"/>
        <w:rPr>
          <w:rFonts w:ascii="Arial" w:hAnsi="Arial" w:cs="Arial"/>
        </w:rPr>
      </w:pPr>
      <w:r w:rsidRPr="00330D6B">
        <w:rPr>
          <w:rFonts w:ascii="Arial" w:hAnsi="Arial" w:cs="Arial"/>
        </w:rPr>
        <w:t>66.</w:t>
      </w:r>
      <w:r w:rsidRPr="00330D6B">
        <w:rPr>
          <w:rFonts w:ascii="Arial" w:hAnsi="Arial" w:cs="Arial"/>
        </w:rPr>
        <w:tab/>
        <w:t xml:space="preserve">Larson, W. A. </w:t>
      </w:r>
      <w:r w:rsidRPr="00330D6B">
        <w:rPr>
          <w:rFonts w:ascii="Arial" w:hAnsi="Arial" w:cs="Arial"/>
          <w:i/>
          <w:iCs/>
        </w:rPr>
        <w:t>et al.</w:t>
      </w:r>
      <w:r w:rsidRPr="00330D6B">
        <w:rPr>
          <w:rFonts w:ascii="Arial" w:hAnsi="Arial" w:cs="Arial"/>
        </w:rPr>
        <w:t xml:space="preserve"> Genotyping by sequencing resolves shallow population structure to inform conservation of Chinook salmon (Oncorhynchus tshawytscha). </w:t>
      </w:r>
      <w:r w:rsidRPr="00330D6B">
        <w:rPr>
          <w:rFonts w:ascii="Arial" w:hAnsi="Arial" w:cs="Arial"/>
          <w:i/>
          <w:iCs/>
        </w:rPr>
        <w:t>Evol. Appl.</w:t>
      </w:r>
      <w:r w:rsidRPr="00330D6B">
        <w:rPr>
          <w:rFonts w:ascii="Arial" w:hAnsi="Arial" w:cs="Arial"/>
        </w:rPr>
        <w:t xml:space="preserve"> </w:t>
      </w:r>
      <w:r w:rsidRPr="00330D6B">
        <w:rPr>
          <w:rFonts w:ascii="Arial" w:hAnsi="Arial" w:cs="Arial"/>
          <w:b/>
          <w:bCs/>
        </w:rPr>
        <w:t>7</w:t>
      </w:r>
      <w:r w:rsidRPr="00330D6B">
        <w:rPr>
          <w:rFonts w:ascii="Arial" w:hAnsi="Arial" w:cs="Arial"/>
        </w:rPr>
        <w:t>, 355–369 (2014).</w:t>
      </w:r>
    </w:p>
    <w:p w14:paraId="7AD71E85" w14:textId="77777777" w:rsidR="00330D6B" w:rsidRPr="00330D6B" w:rsidRDefault="00330D6B" w:rsidP="00330D6B">
      <w:pPr>
        <w:pStyle w:val="Bibliography"/>
        <w:rPr>
          <w:rFonts w:ascii="Arial" w:hAnsi="Arial" w:cs="Arial"/>
        </w:rPr>
      </w:pPr>
      <w:r w:rsidRPr="00330D6B">
        <w:rPr>
          <w:rFonts w:ascii="Arial" w:hAnsi="Arial" w:cs="Arial"/>
        </w:rPr>
        <w:t>67.</w:t>
      </w:r>
      <w:r w:rsidRPr="00330D6B">
        <w:rPr>
          <w:rFonts w:ascii="Arial" w:hAnsi="Arial" w:cs="Arial"/>
        </w:rPr>
        <w:tab/>
        <w:t xml:space="preserve">Waples, R. K., Larson, W. A. &amp; Waples, R. S. Estimating contemporary effective population size in non-model species using linkage disequilibrium across thousands of loci. </w:t>
      </w:r>
      <w:r w:rsidRPr="00330D6B">
        <w:rPr>
          <w:rFonts w:ascii="Arial" w:hAnsi="Arial" w:cs="Arial"/>
          <w:i/>
          <w:iCs/>
        </w:rPr>
        <w:t>Heredity</w:t>
      </w:r>
      <w:r w:rsidRPr="00330D6B">
        <w:rPr>
          <w:rFonts w:ascii="Arial" w:hAnsi="Arial" w:cs="Arial"/>
        </w:rPr>
        <w:t xml:space="preserve"> </w:t>
      </w:r>
      <w:r w:rsidRPr="00330D6B">
        <w:rPr>
          <w:rFonts w:ascii="Arial" w:hAnsi="Arial" w:cs="Arial"/>
          <w:b/>
          <w:bCs/>
        </w:rPr>
        <w:t>117</w:t>
      </w:r>
      <w:r w:rsidRPr="00330D6B">
        <w:rPr>
          <w:rFonts w:ascii="Arial" w:hAnsi="Arial" w:cs="Arial"/>
        </w:rPr>
        <w:t>, 233–240 (2016).</w:t>
      </w:r>
    </w:p>
    <w:p w14:paraId="29BADAAA" w14:textId="77777777" w:rsidR="00330D6B" w:rsidRPr="00330D6B" w:rsidRDefault="00330D6B" w:rsidP="00330D6B">
      <w:pPr>
        <w:pStyle w:val="Bibliography"/>
        <w:rPr>
          <w:rFonts w:ascii="Arial" w:hAnsi="Arial" w:cs="Arial"/>
        </w:rPr>
      </w:pPr>
      <w:r w:rsidRPr="00330D6B">
        <w:rPr>
          <w:rFonts w:ascii="Arial" w:hAnsi="Arial" w:cs="Arial"/>
        </w:rPr>
        <w:t>68.</w:t>
      </w:r>
      <w:r w:rsidRPr="00330D6B">
        <w:rPr>
          <w:rFonts w:ascii="Arial" w:hAnsi="Arial" w:cs="Arial"/>
        </w:rPr>
        <w:tab/>
        <w:t xml:space="preserve">Gattepaille, L. M., Jakobsson, M. &amp; Blum, M. G. Inferring population size changes with sequence and SNP data: lessons from human bottlenecks. </w:t>
      </w:r>
      <w:r w:rsidRPr="00330D6B">
        <w:rPr>
          <w:rFonts w:ascii="Arial" w:hAnsi="Arial" w:cs="Arial"/>
          <w:i/>
          <w:iCs/>
        </w:rPr>
        <w:t>Heredity</w:t>
      </w:r>
      <w:r w:rsidRPr="00330D6B">
        <w:rPr>
          <w:rFonts w:ascii="Arial" w:hAnsi="Arial" w:cs="Arial"/>
        </w:rPr>
        <w:t xml:space="preserve"> </w:t>
      </w:r>
      <w:r w:rsidRPr="00330D6B">
        <w:rPr>
          <w:rFonts w:ascii="Arial" w:hAnsi="Arial" w:cs="Arial"/>
          <w:b/>
          <w:bCs/>
        </w:rPr>
        <w:t>110</w:t>
      </w:r>
      <w:r w:rsidRPr="00330D6B">
        <w:rPr>
          <w:rFonts w:ascii="Arial" w:hAnsi="Arial" w:cs="Arial"/>
        </w:rPr>
        <w:t>, 409–419 (2013).</w:t>
      </w:r>
    </w:p>
    <w:p w14:paraId="00637976" w14:textId="77777777" w:rsidR="00330D6B" w:rsidRPr="00330D6B" w:rsidRDefault="00330D6B" w:rsidP="00330D6B">
      <w:pPr>
        <w:pStyle w:val="Bibliography"/>
        <w:rPr>
          <w:rFonts w:ascii="Arial" w:hAnsi="Arial" w:cs="Arial"/>
        </w:rPr>
      </w:pPr>
      <w:r w:rsidRPr="00330D6B">
        <w:rPr>
          <w:rFonts w:ascii="Arial" w:hAnsi="Arial" w:cs="Arial"/>
        </w:rPr>
        <w:t>69.</w:t>
      </w:r>
      <w:r w:rsidRPr="00330D6B">
        <w:rPr>
          <w:rFonts w:ascii="Arial" w:hAnsi="Arial" w:cs="Arial"/>
        </w:rPr>
        <w:tab/>
        <w:t xml:space="preserve">Tajima, F. Statistical method for testing the neutral mutation hypothesis by DNA polymorphism. </w:t>
      </w:r>
      <w:r w:rsidRPr="00330D6B">
        <w:rPr>
          <w:rFonts w:ascii="Arial" w:hAnsi="Arial" w:cs="Arial"/>
          <w:i/>
          <w:iCs/>
        </w:rPr>
        <w:t>Genetics</w:t>
      </w:r>
      <w:r w:rsidRPr="00330D6B">
        <w:rPr>
          <w:rFonts w:ascii="Arial" w:hAnsi="Arial" w:cs="Arial"/>
        </w:rPr>
        <w:t xml:space="preserve"> </w:t>
      </w:r>
      <w:r w:rsidRPr="00330D6B">
        <w:rPr>
          <w:rFonts w:ascii="Arial" w:hAnsi="Arial" w:cs="Arial"/>
          <w:b/>
          <w:bCs/>
        </w:rPr>
        <w:t>123</w:t>
      </w:r>
      <w:r w:rsidRPr="00330D6B">
        <w:rPr>
          <w:rFonts w:ascii="Arial" w:hAnsi="Arial" w:cs="Arial"/>
        </w:rPr>
        <w:t>, 585 LP – 595 (1989).</w:t>
      </w:r>
    </w:p>
    <w:p w14:paraId="03376535" w14:textId="77777777" w:rsidR="00330D6B" w:rsidRPr="00330D6B" w:rsidRDefault="00330D6B" w:rsidP="00330D6B">
      <w:pPr>
        <w:pStyle w:val="Bibliography"/>
        <w:rPr>
          <w:rFonts w:ascii="Arial" w:hAnsi="Arial" w:cs="Arial"/>
        </w:rPr>
      </w:pPr>
      <w:r w:rsidRPr="00330D6B">
        <w:rPr>
          <w:rFonts w:ascii="Arial" w:hAnsi="Arial" w:cs="Arial"/>
        </w:rPr>
        <w:t>70.</w:t>
      </w:r>
      <w:r w:rsidRPr="00330D6B">
        <w:rPr>
          <w:rFonts w:ascii="Arial" w:hAnsi="Arial" w:cs="Arial"/>
        </w:rPr>
        <w:tab/>
        <w:t xml:space="preserve">Cubry, P., Vigouroux, Y. &amp; François, O. The Empirical Distribution of Singletons for Geographic Samples of DNA Sequences. </w:t>
      </w:r>
      <w:r w:rsidRPr="00330D6B">
        <w:rPr>
          <w:rFonts w:ascii="Arial" w:hAnsi="Arial" w:cs="Arial"/>
          <w:i/>
          <w:iCs/>
        </w:rPr>
        <w:t>Front. Genet.</w:t>
      </w:r>
      <w:r w:rsidRPr="00330D6B">
        <w:rPr>
          <w:rFonts w:ascii="Arial" w:hAnsi="Arial" w:cs="Arial"/>
        </w:rPr>
        <w:t xml:space="preserve"> </w:t>
      </w:r>
      <w:r w:rsidRPr="00330D6B">
        <w:rPr>
          <w:rFonts w:ascii="Arial" w:hAnsi="Arial" w:cs="Arial"/>
          <w:b/>
          <w:bCs/>
        </w:rPr>
        <w:t>8</w:t>
      </w:r>
      <w:r w:rsidRPr="00330D6B">
        <w:rPr>
          <w:rFonts w:ascii="Arial" w:hAnsi="Arial" w:cs="Arial"/>
        </w:rPr>
        <w:t>, (2017).</w:t>
      </w:r>
    </w:p>
    <w:p w14:paraId="7F3264B7" w14:textId="77777777" w:rsidR="00330D6B" w:rsidRPr="00330D6B" w:rsidRDefault="00330D6B" w:rsidP="00330D6B">
      <w:pPr>
        <w:pStyle w:val="Bibliography"/>
        <w:rPr>
          <w:rFonts w:ascii="Arial" w:hAnsi="Arial" w:cs="Arial"/>
        </w:rPr>
      </w:pPr>
      <w:r w:rsidRPr="00330D6B">
        <w:rPr>
          <w:rFonts w:ascii="Arial" w:hAnsi="Arial" w:cs="Arial"/>
        </w:rPr>
        <w:lastRenderedPageBreak/>
        <w:t>71.</w:t>
      </w:r>
      <w:r w:rsidRPr="00330D6B">
        <w:rPr>
          <w:rFonts w:ascii="Arial" w:hAnsi="Arial" w:cs="Arial"/>
        </w:rPr>
        <w:tab/>
        <w:t xml:space="preserve">Andersson, B. A., Zhao, W., Haller, B. C., Brännström, Å. &amp; Wang, X.-R. Inference of the distribution of fitness effects of mutations is affected by single nucleotide polymorphism filtering methods, sample size and population structure. </w:t>
      </w:r>
      <w:r w:rsidRPr="00330D6B">
        <w:rPr>
          <w:rFonts w:ascii="Arial" w:hAnsi="Arial" w:cs="Arial"/>
          <w:i/>
          <w:iCs/>
        </w:rPr>
        <w:t>Mol. Ecol. Resour.</w:t>
      </w:r>
      <w:r w:rsidRPr="00330D6B">
        <w:rPr>
          <w:rFonts w:ascii="Arial" w:hAnsi="Arial" w:cs="Arial"/>
        </w:rPr>
        <w:t xml:space="preserve"> </w:t>
      </w:r>
      <w:r w:rsidRPr="00330D6B">
        <w:rPr>
          <w:rFonts w:ascii="Arial" w:hAnsi="Arial" w:cs="Arial"/>
          <w:b/>
          <w:bCs/>
        </w:rPr>
        <w:t>n/a</w:t>
      </w:r>
      <w:r w:rsidRPr="00330D6B">
        <w:rPr>
          <w:rFonts w:ascii="Arial" w:hAnsi="Arial" w:cs="Arial"/>
        </w:rPr>
        <w:t>, (2023).</w:t>
      </w:r>
    </w:p>
    <w:p w14:paraId="4B4EAD1D" w14:textId="77777777" w:rsidR="00330D6B" w:rsidRPr="00330D6B" w:rsidRDefault="00330D6B" w:rsidP="00330D6B">
      <w:pPr>
        <w:pStyle w:val="Bibliography"/>
        <w:rPr>
          <w:rFonts w:ascii="Arial" w:hAnsi="Arial" w:cs="Arial"/>
        </w:rPr>
      </w:pPr>
      <w:r w:rsidRPr="00330D6B">
        <w:rPr>
          <w:rFonts w:ascii="Arial" w:hAnsi="Arial" w:cs="Arial"/>
        </w:rPr>
        <w:t>72.</w:t>
      </w:r>
      <w:r w:rsidRPr="00330D6B">
        <w:rPr>
          <w:rFonts w:ascii="Arial" w:hAnsi="Arial" w:cs="Arial"/>
        </w:rPr>
        <w:tab/>
        <w:t xml:space="preserve">Díaz-Arce, N. &amp; Rodríguez-Ezpeleta, N. Selecting RAD-Seq Data Analysis Parameters for Population Genetics: The More the Better? </w:t>
      </w:r>
      <w:r w:rsidRPr="00330D6B">
        <w:rPr>
          <w:rFonts w:ascii="Arial" w:hAnsi="Arial" w:cs="Arial"/>
          <w:i/>
          <w:iCs/>
        </w:rPr>
        <w:t>Front. Genet.</w:t>
      </w:r>
      <w:r w:rsidRPr="00330D6B">
        <w:rPr>
          <w:rFonts w:ascii="Arial" w:hAnsi="Arial" w:cs="Arial"/>
        </w:rPr>
        <w:t xml:space="preserve"> </w:t>
      </w:r>
      <w:r w:rsidRPr="00330D6B">
        <w:rPr>
          <w:rFonts w:ascii="Arial" w:hAnsi="Arial" w:cs="Arial"/>
          <w:b/>
          <w:bCs/>
        </w:rPr>
        <w:t>10</w:t>
      </w:r>
      <w:r w:rsidRPr="00330D6B">
        <w:rPr>
          <w:rFonts w:ascii="Arial" w:hAnsi="Arial" w:cs="Arial"/>
        </w:rPr>
        <w:t>, (2019).</w:t>
      </w:r>
    </w:p>
    <w:p w14:paraId="24541A10" w14:textId="77777777" w:rsidR="00330D6B" w:rsidRPr="00330D6B" w:rsidRDefault="00330D6B" w:rsidP="00330D6B">
      <w:pPr>
        <w:pStyle w:val="Bibliography"/>
        <w:rPr>
          <w:rFonts w:ascii="Arial" w:hAnsi="Arial" w:cs="Arial"/>
        </w:rPr>
      </w:pPr>
      <w:r w:rsidRPr="00330D6B">
        <w:rPr>
          <w:rFonts w:ascii="Arial" w:hAnsi="Arial" w:cs="Arial"/>
        </w:rPr>
        <w:t>73.</w:t>
      </w:r>
      <w:r w:rsidRPr="00330D6B">
        <w:rPr>
          <w:rFonts w:ascii="Arial" w:hAnsi="Arial" w:cs="Arial"/>
        </w:rPr>
        <w:tab/>
        <w:t xml:space="preserve">Holsinger, K. E. &amp; Weir, B. S. Genetics in geographically structured populations: defining, estimating and interpreting FST. </w:t>
      </w:r>
      <w:r w:rsidRPr="00330D6B">
        <w:rPr>
          <w:rFonts w:ascii="Arial" w:hAnsi="Arial" w:cs="Arial"/>
          <w:i/>
          <w:iCs/>
        </w:rPr>
        <w:t>Nat. Rev. Genet.</w:t>
      </w:r>
      <w:r w:rsidRPr="00330D6B">
        <w:rPr>
          <w:rFonts w:ascii="Arial" w:hAnsi="Arial" w:cs="Arial"/>
        </w:rPr>
        <w:t xml:space="preserve"> </w:t>
      </w:r>
      <w:r w:rsidRPr="00330D6B">
        <w:rPr>
          <w:rFonts w:ascii="Arial" w:hAnsi="Arial" w:cs="Arial"/>
          <w:b/>
          <w:bCs/>
        </w:rPr>
        <w:t>10</w:t>
      </w:r>
      <w:r w:rsidRPr="00330D6B">
        <w:rPr>
          <w:rFonts w:ascii="Arial" w:hAnsi="Arial" w:cs="Arial"/>
        </w:rPr>
        <w:t>, 639–650 (2009).</w:t>
      </w:r>
    </w:p>
    <w:p w14:paraId="49789A33" w14:textId="77777777" w:rsidR="00330D6B" w:rsidRPr="00330D6B" w:rsidRDefault="00330D6B" w:rsidP="00330D6B">
      <w:pPr>
        <w:pStyle w:val="Bibliography"/>
        <w:rPr>
          <w:rFonts w:ascii="Arial" w:hAnsi="Arial" w:cs="Arial"/>
        </w:rPr>
      </w:pPr>
      <w:r w:rsidRPr="00330D6B">
        <w:rPr>
          <w:rFonts w:ascii="Arial" w:hAnsi="Arial" w:cs="Arial"/>
        </w:rPr>
        <w:t>74.</w:t>
      </w:r>
      <w:r w:rsidRPr="00330D6B">
        <w:rPr>
          <w:rFonts w:ascii="Arial" w:hAnsi="Arial" w:cs="Arial"/>
        </w:rPr>
        <w:tab/>
        <w:t xml:space="preserve">Roesti, M., Salzburger, W. &amp; Berner, D. Uninformative polymorphisms bias genome scans for signatures of selection. </w:t>
      </w:r>
      <w:r w:rsidRPr="00330D6B">
        <w:rPr>
          <w:rFonts w:ascii="Arial" w:hAnsi="Arial" w:cs="Arial"/>
          <w:i/>
          <w:iCs/>
        </w:rPr>
        <w:t>BMC Evol. Biol.</w:t>
      </w:r>
      <w:r w:rsidRPr="00330D6B">
        <w:rPr>
          <w:rFonts w:ascii="Arial" w:hAnsi="Arial" w:cs="Arial"/>
        </w:rPr>
        <w:t xml:space="preserve"> </w:t>
      </w:r>
      <w:r w:rsidRPr="00330D6B">
        <w:rPr>
          <w:rFonts w:ascii="Arial" w:hAnsi="Arial" w:cs="Arial"/>
          <w:b/>
          <w:bCs/>
        </w:rPr>
        <w:t>12</w:t>
      </w:r>
      <w:r w:rsidRPr="00330D6B">
        <w:rPr>
          <w:rFonts w:ascii="Arial" w:hAnsi="Arial" w:cs="Arial"/>
        </w:rPr>
        <w:t>, 94 (2012).</w:t>
      </w:r>
    </w:p>
    <w:p w14:paraId="32C06DD2" w14:textId="77777777" w:rsidR="00330D6B" w:rsidRPr="00330D6B" w:rsidRDefault="00330D6B" w:rsidP="00330D6B">
      <w:pPr>
        <w:pStyle w:val="Bibliography"/>
        <w:rPr>
          <w:rFonts w:ascii="Arial" w:hAnsi="Arial" w:cs="Arial"/>
        </w:rPr>
      </w:pPr>
      <w:r w:rsidRPr="00330D6B">
        <w:rPr>
          <w:rFonts w:ascii="Arial" w:hAnsi="Arial" w:cs="Arial"/>
        </w:rPr>
        <w:t>75.</w:t>
      </w:r>
      <w:r w:rsidRPr="00330D6B">
        <w:rPr>
          <w:rFonts w:ascii="Arial" w:hAnsi="Arial" w:cs="Arial"/>
        </w:rPr>
        <w:tab/>
        <w:t xml:space="preserve">Schraidt, C. E. </w:t>
      </w:r>
      <w:r w:rsidRPr="00330D6B">
        <w:rPr>
          <w:rFonts w:ascii="Arial" w:hAnsi="Arial" w:cs="Arial"/>
          <w:i/>
          <w:iCs/>
        </w:rPr>
        <w:t>et al.</w:t>
      </w:r>
      <w:r w:rsidRPr="00330D6B">
        <w:rPr>
          <w:rFonts w:ascii="Arial" w:hAnsi="Arial" w:cs="Arial"/>
        </w:rPr>
        <w:t xml:space="preserve"> Dispersive currents explain patterns of population connectivity in an ecologically and economically important fish. </w:t>
      </w:r>
      <w:r w:rsidRPr="00330D6B">
        <w:rPr>
          <w:rFonts w:ascii="Arial" w:hAnsi="Arial" w:cs="Arial"/>
          <w:i/>
          <w:iCs/>
        </w:rPr>
        <w:t>Evol. Appl.</w:t>
      </w:r>
      <w:r w:rsidRPr="00330D6B">
        <w:rPr>
          <w:rFonts w:ascii="Arial" w:hAnsi="Arial" w:cs="Arial"/>
        </w:rPr>
        <w:t xml:space="preserve"> </w:t>
      </w:r>
      <w:r w:rsidRPr="00330D6B">
        <w:rPr>
          <w:rFonts w:ascii="Arial" w:hAnsi="Arial" w:cs="Arial"/>
          <w:b/>
          <w:bCs/>
        </w:rPr>
        <w:t>n/a</w:t>
      </w:r>
      <w:r w:rsidRPr="00330D6B">
        <w:rPr>
          <w:rFonts w:ascii="Arial" w:hAnsi="Arial" w:cs="Arial"/>
        </w:rPr>
        <w:t>, (2023).</w:t>
      </w:r>
    </w:p>
    <w:p w14:paraId="1B41DC38" w14:textId="77777777" w:rsidR="00330D6B" w:rsidRPr="00330D6B" w:rsidRDefault="00330D6B" w:rsidP="00330D6B">
      <w:pPr>
        <w:pStyle w:val="Bibliography"/>
        <w:rPr>
          <w:rFonts w:ascii="Arial" w:hAnsi="Arial" w:cs="Arial"/>
        </w:rPr>
      </w:pPr>
      <w:r w:rsidRPr="00330D6B">
        <w:rPr>
          <w:rFonts w:ascii="Arial" w:hAnsi="Arial" w:cs="Arial"/>
        </w:rPr>
        <w:t>76.</w:t>
      </w:r>
      <w:r w:rsidRPr="00330D6B">
        <w:rPr>
          <w:rFonts w:ascii="Arial" w:hAnsi="Arial" w:cs="Arial"/>
        </w:rPr>
        <w:tab/>
        <w:t xml:space="preserve">Visscher, P. M. </w:t>
      </w:r>
      <w:r w:rsidRPr="00330D6B">
        <w:rPr>
          <w:rFonts w:ascii="Arial" w:hAnsi="Arial" w:cs="Arial"/>
          <w:i/>
          <w:iCs/>
        </w:rPr>
        <w:t>et al.</w:t>
      </w:r>
      <w:r w:rsidRPr="00330D6B">
        <w:rPr>
          <w:rFonts w:ascii="Arial" w:hAnsi="Arial" w:cs="Arial"/>
        </w:rPr>
        <w:t xml:space="preserve"> 10 Years of GWAS Discovery: Biology, Function, and Translation. </w:t>
      </w:r>
      <w:r w:rsidRPr="00330D6B">
        <w:rPr>
          <w:rFonts w:ascii="Arial" w:hAnsi="Arial" w:cs="Arial"/>
          <w:i/>
          <w:iCs/>
        </w:rPr>
        <w:t>Am. J. Hum. Genet.</w:t>
      </w:r>
      <w:r w:rsidRPr="00330D6B">
        <w:rPr>
          <w:rFonts w:ascii="Arial" w:hAnsi="Arial" w:cs="Arial"/>
        </w:rPr>
        <w:t xml:space="preserve"> </w:t>
      </w:r>
      <w:r w:rsidRPr="00330D6B">
        <w:rPr>
          <w:rFonts w:ascii="Arial" w:hAnsi="Arial" w:cs="Arial"/>
          <w:b/>
          <w:bCs/>
        </w:rPr>
        <w:t>101</w:t>
      </w:r>
      <w:r w:rsidRPr="00330D6B">
        <w:rPr>
          <w:rFonts w:ascii="Arial" w:hAnsi="Arial" w:cs="Arial"/>
        </w:rPr>
        <w:t>, 5–22 (2017).</w:t>
      </w:r>
    </w:p>
    <w:p w14:paraId="48AA1C65" w14:textId="77777777" w:rsidR="00330D6B" w:rsidRPr="00330D6B" w:rsidRDefault="00330D6B" w:rsidP="00330D6B">
      <w:pPr>
        <w:pStyle w:val="Bibliography"/>
        <w:rPr>
          <w:rFonts w:ascii="Arial" w:hAnsi="Arial" w:cs="Arial"/>
        </w:rPr>
      </w:pPr>
      <w:r w:rsidRPr="00330D6B">
        <w:rPr>
          <w:rFonts w:ascii="Arial" w:hAnsi="Arial" w:cs="Arial"/>
        </w:rPr>
        <w:t>77.</w:t>
      </w:r>
      <w:r w:rsidRPr="00330D6B">
        <w:rPr>
          <w:rFonts w:ascii="Arial" w:hAnsi="Arial" w:cs="Arial"/>
        </w:rPr>
        <w:tab/>
        <w:t xml:space="preserve">Tennessen, J. A. </w:t>
      </w:r>
      <w:r w:rsidRPr="00330D6B">
        <w:rPr>
          <w:rFonts w:ascii="Arial" w:hAnsi="Arial" w:cs="Arial"/>
          <w:i/>
          <w:iCs/>
        </w:rPr>
        <w:t>et al.</w:t>
      </w:r>
      <w:r w:rsidRPr="00330D6B">
        <w:rPr>
          <w:rFonts w:ascii="Arial" w:hAnsi="Arial" w:cs="Arial"/>
        </w:rPr>
        <w:t xml:space="preserve"> Evolution and Functional Impact of Rare Coding Variation from Deep Sequencing of Human Exomes. </w:t>
      </w:r>
      <w:r w:rsidRPr="00330D6B">
        <w:rPr>
          <w:rFonts w:ascii="Arial" w:hAnsi="Arial" w:cs="Arial"/>
          <w:i/>
          <w:iCs/>
        </w:rPr>
        <w:t>Science</w:t>
      </w:r>
      <w:r w:rsidRPr="00330D6B">
        <w:rPr>
          <w:rFonts w:ascii="Arial" w:hAnsi="Arial" w:cs="Arial"/>
        </w:rPr>
        <w:t xml:space="preserve"> </w:t>
      </w:r>
      <w:r w:rsidRPr="00330D6B">
        <w:rPr>
          <w:rFonts w:ascii="Arial" w:hAnsi="Arial" w:cs="Arial"/>
          <w:b/>
          <w:bCs/>
        </w:rPr>
        <w:t>337</w:t>
      </w:r>
      <w:r w:rsidRPr="00330D6B">
        <w:rPr>
          <w:rFonts w:ascii="Arial" w:hAnsi="Arial" w:cs="Arial"/>
        </w:rPr>
        <w:t>, 64–69 (2012).</w:t>
      </w:r>
    </w:p>
    <w:p w14:paraId="4110368B" w14:textId="77777777" w:rsidR="00330D6B" w:rsidRPr="00330D6B" w:rsidRDefault="00330D6B" w:rsidP="00330D6B">
      <w:pPr>
        <w:pStyle w:val="Bibliography"/>
        <w:rPr>
          <w:rFonts w:ascii="Arial" w:hAnsi="Arial" w:cs="Arial"/>
        </w:rPr>
      </w:pPr>
      <w:r w:rsidRPr="00330D6B">
        <w:rPr>
          <w:rFonts w:ascii="Arial" w:hAnsi="Arial" w:cs="Arial"/>
        </w:rPr>
        <w:t>78.</w:t>
      </w:r>
      <w:r w:rsidRPr="00330D6B">
        <w:rPr>
          <w:rFonts w:ascii="Arial" w:hAnsi="Arial" w:cs="Arial"/>
        </w:rPr>
        <w:tab/>
        <w:t xml:space="preserve">Dementieva, N. V. </w:t>
      </w:r>
      <w:r w:rsidRPr="00330D6B">
        <w:rPr>
          <w:rFonts w:ascii="Arial" w:hAnsi="Arial" w:cs="Arial"/>
          <w:i/>
          <w:iCs/>
        </w:rPr>
        <w:t>et al.</w:t>
      </w:r>
      <w:r w:rsidRPr="00330D6B">
        <w:rPr>
          <w:rFonts w:ascii="Arial" w:hAnsi="Arial" w:cs="Arial"/>
        </w:rPr>
        <w:t xml:space="preserve"> Assessing the effects of rare alleles and linkage disequilibrium on estimates of genetic diversity in the chicken populations. </w:t>
      </w:r>
      <w:r w:rsidRPr="00330D6B">
        <w:rPr>
          <w:rFonts w:ascii="Arial" w:hAnsi="Arial" w:cs="Arial"/>
          <w:i/>
          <w:iCs/>
        </w:rPr>
        <w:t>Animal</w:t>
      </w:r>
      <w:r w:rsidRPr="00330D6B">
        <w:rPr>
          <w:rFonts w:ascii="Arial" w:hAnsi="Arial" w:cs="Arial"/>
        </w:rPr>
        <w:t xml:space="preserve"> </w:t>
      </w:r>
      <w:r w:rsidRPr="00330D6B">
        <w:rPr>
          <w:rFonts w:ascii="Arial" w:hAnsi="Arial" w:cs="Arial"/>
          <w:b/>
          <w:bCs/>
        </w:rPr>
        <w:t>15</w:t>
      </w:r>
      <w:r w:rsidRPr="00330D6B">
        <w:rPr>
          <w:rFonts w:ascii="Arial" w:hAnsi="Arial" w:cs="Arial"/>
        </w:rPr>
        <w:t>, 100171 (2021).</w:t>
      </w:r>
    </w:p>
    <w:p w14:paraId="260942E5" w14:textId="77777777" w:rsidR="00330D6B" w:rsidRPr="00330D6B" w:rsidRDefault="00330D6B" w:rsidP="00330D6B">
      <w:pPr>
        <w:pStyle w:val="Bibliography"/>
        <w:rPr>
          <w:rFonts w:ascii="Arial" w:hAnsi="Arial" w:cs="Arial"/>
        </w:rPr>
      </w:pPr>
      <w:r w:rsidRPr="00330D6B">
        <w:rPr>
          <w:rFonts w:ascii="Arial" w:hAnsi="Arial" w:cs="Arial"/>
        </w:rPr>
        <w:lastRenderedPageBreak/>
        <w:t>79.</w:t>
      </w:r>
      <w:r w:rsidRPr="00330D6B">
        <w:rPr>
          <w:rFonts w:ascii="Arial" w:hAnsi="Arial" w:cs="Arial"/>
        </w:rPr>
        <w:tab/>
        <w:t xml:space="preserve">De Meeûs, T. Revisiting FIS, FST, Wahlund Effects, and Null Alleles. </w:t>
      </w:r>
      <w:r w:rsidRPr="00330D6B">
        <w:rPr>
          <w:rFonts w:ascii="Arial" w:hAnsi="Arial" w:cs="Arial"/>
          <w:i/>
          <w:iCs/>
        </w:rPr>
        <w:t>J. Hered.</w:t>
      </w:r>
      <w:r w:rsidRPr="00330D6B">
        <w:rPr>
          <w:rFonts w:ascii="Arial" w:hAnsi="Arial" w:cs="Arial"/>
        </w:rPr>
        <w:t xml:space="preserve"> </w:t>
      </w:r>
      <w:r w:rsidRPr="00330D6B">
        <w:rPr>
          <w:rFonts w:ascii="Arial" w:hAnsi="Arial" w:cs="Arial"/>
          <w:b/>
          <w:bCs/>
        </w:rPr>
        <w:t>109</w:t>
      </w:r>
      <w:r w:rsidRPr="00330D6B">
        <w:rPr>
          <w:rFonts w:ascii="Arial" w:hAnsi="Arial" w:cs="Arial"/>
        </w:rPr>
        <w:t>, 446–456 (2018).</w:t>
      </w:r>
    </w:p>
    <w:p w14:paraId="4C582135" w14:textId="77777777" w:rsidR="00330D6B" w:rsidRPr="00330D6B" w:rsidRDefault="00330D6B" w:rsidP="00330D6B">
      <w:pPr>
        <w:pStyle w:val="Bibliography"/>
        <w:rPr>
          <w:rFonts w:ascii="Arial" w:hAnsi="Arial" w:cs="Arial"/>
        </w:rPr>
      </w:pPr>
      <w:r w:rsidRPr="00330D6B">
        <w:rPr>
          <w:rFonts w:ascii="Arial" w:hAnsi="Arial" w:cs="Arial"/>
        </w:rPr>
        <w:t>80.</w:t>
      </w:r>
      <w:r w:rsidRPr="00330D6B">
        <w:rPr>
          <w:rFonts w:ascii="Arial" w:hAnsi="Arial" w:cs="Arial"/>
        </w:rPr>
        <w:tab/>
        <w:t xml:space="preserve">Levy-Sakin, M. </w:t>
      </w:r>
      <w:r w:rsidRPr="00330D6B">
        <w:rPr>
          <w:rFonts w:ascii="Arial" w:hAnsi="Arial" w:cs="Arial"/>
          <w:i/>
          <w:iCs/>
        </w:rPr>
        <w:t>et al.</w:t>
      </w:r>
      <w:r w:rsidRPr="00330D6B">
        <w:rPr>
          <w:rFonts w:ascii="Arial" w:hAnsi="Arial" w:cs="Arial"/>
        </w:rPr>
        <w:t xml:space="preserve"> Genome maps across 26 human populations reveal population-specific patterns of structural variation. </w:t>
      </w:r>
      <w:r w:rsidRPr="00330D6B">
        <w:rPr>
          <w:rFonts w:ascii="Arial" w:hAnsi="Arial" w:cs="Arial"/>
          <w:i/>
          <w:iCs/>
        </w:rPr>
        <w:t>Nat. Commun.</w:t>
      </w:r>
      <w:r w:rsidRPr="00330D6B">
        <w:rPr>
          <w:rFonts w:ascii="Arial" w:hAnsi="Arial" w:cs="Arial"/>
        </w:rPr>
        <w:t xml:space="preserve"> </w:t>
      </w:r>
      <w:r w:rsidRPr="00330D6B">
        <w:rPr>
          <w:rFonts w:ascii="Arial" w:hAnsi="Arial" w:cs="Arial"/>
          <w:b/>
          <w:bCs/>
        </w:rPr>
        <w:t>10</w:t>
      </w:r>
      <w:r w:rsidRPr="00330D6B">
        <w:rPr>
          <w:rFonts w:ascii="Arial" w:hAnsi="Arial" w:cs="Arial"/>
        </w:rPr>
        <w:t>, 1025 (2019).</w:t>
      </w:r>
    </w:p>
    <w:p w14:paraId="6BFEDC2C" w14:textId="77777777" w:rsidR="00330D6B" w:rsidRPr="00330D6B" w:rsidRDefault="00330D6B" w:rsidP="00330D6B">
      <w:pPr>
        <w:pStyle w:val="Bibliography"/>
        <w:rPr>
          <w:rFonts w:ascii="Arial" w:hAnsi="Arial" w:cs="Arial"/>
        </w:rPr>
      </w:pPr>
      <w:r w:rsidRPr="00330D6B">
        <w:rPr>
          <w:rFonts w:ascii="Arial" w:hAnsi="Arial" w:cs="Arial"/>
        </w:rPr>
        <w:t>81.</w:t>
      </w:r>
      <w:r w:rsidRPr="00330D6B">
        <w:rPr>
          <w:rFonts w:ascii="Arial" w:hAnsi="Arial" w:cs="Arial"/>
        </w:rPr>
        <w:tab/>
        <w:t xml:space="preserve">Zhang, H., Yin, L., Wang, M., Yuan, X. &amp; Liu, X. Factors Affecting the Accuracy of Genomic Selection for Agricultural Economic Traits in Maize, Cattle, and Pig Populations. </w:t>
      </w:r>
      <w:r w:rsidRPr="00330D6B">
        <w:rPr>
          <w:rFonts w:ascii="Arial" w:hAnsi="Arial" w:cs="Arial"/>
          <w:i/>
          <w:iCs/>
        </w:rPr>
        <w:t>Front. Genet.</w:t>
      </w:r>
      <w:r w:rsidRPr="00330D6B">
        <w:rPr>
          <w:rFonts w:ascii="Arial" w:hAnsi="Arial" w:cs="Arial"/>
        </w:rPr>
        <w:t xml:space="preserve"> </w:t>
      </w:r>
      <w:r w:rsidRPr="00330D6B">
        <w:rPr>
          <w:rFonts w:ascii="Arial" w:hAnsi="Arial" w:cs="Arial"/>
          <w:b/>
          <w:bCs/>
        </w:rPr>
        <w:t>10</w:t>
      </w:r>
      <w:r w:rsidRPr="00330D6B">
        <w:rPr>
          <w:rFonts w:ascii="Arial" w:hAnsi="Arial" w:cs="Arial"/>
        </w:rPr>
        <w:t>, (2019).</w:t>
      </w:r>
    </w:p>
    <w:p w14:paraId="2B516FBC" w14:textId="77777777" w:rsidR="00330D6B" w:rsidRPr="00330D6B" w:rsidRDefault="00330D6B" w:rsidP="00330D6B">
      <w:pPr>
        <w:pStyle w:val="Bibliography"/>
        <w:rPr>
          <w:rFonts w:ascii="Arial" w:hAnsi="Arial" w:cs="Arial"/>
        </w:rPr>
      </w:pPr>
      <w:r w:rsidRPr="00330D6B">
        <w:rPr>
          <w:rFonts w:ascii="Arial" w:hAnsi="Arial" w:cs="Arial"/>
        </w:rPr>
        <w:t>82.</w:t>
      </w:r>
      <w:r w:rsidRPr="00330D6B">
        <w:rPr>
          <w:rFonts w:ascii="Arial" w:hAnsi="Arial" w:cs="Arial"/>
        </w:rPr>
        <w:tab/>
        <w:t xml:space="preserve">Anderson, E. C. &amp; Garza, J. C. The Power of Single-Nucleotide Polymorphisms for Large-Scale Parentage Inference. </w:t>
      </w:r>
      <w:r w:rsidRPr="00330D6B">
        <w:rPr>
          <w:rFonts w:ascii="Arial" w:hAnsi="Arial" w:cs="Arial"/>
          <w:i/>
          <w:iCs/>
        </w:rPr>
        <w:t>Genetics</w:t>
      </w:r>
      <w:r w:rsidRPr="00330D6B">
        <w:rPr>
          <w:rFonts w:ascii="Arial" w:hAnsi="Arial" w:cs="Arial"/>
        </w:rPr>
        <w:t xml:space="preserve"> </w:t>
      </w:r>
      <w:r w:rsidRPr="00330D6B">
        <w:rPr>
          <w:rFonts w:ascii="Arial" w:hAnsi="Arial" w:cs="Arial"/>
          <w:b/>
          <w:bCs/>
        </w:rPr>
        <w:t>172</w:t>
      </w:r>
      <w:r w:rsidRPr="00330D6B">
        <w:rPr>
          <w:rFonts w:ascii="Arial" w:hAnsi="Arial" w:cs="Arial"/>
        </w:rPr>
        <w:t>, 2567–2582 (2006).</w:t>
      </w:r>
    </w:p>
    <w:p w14:paraId="6E383A90" w14:textId="77777777" w:rsidR="00330D6B" w:rsidRPr="00330D6B" w:rsidRDefault="00330D6B" w:rsidP="00330D6B">
      <w:pPr>
        <w:pStyle w:val="Bibliography"/>
        <w:rPr>
          <w:rFonts w:ascii="Arial" w:hAnsi="Arial" w:cs="Arial"/>
        </w:rPr>
      </w:pPr>
      <w:r w:rsidRPr="00330D6B">
        <w:rPr>
          <w:rFonts w:ascii="Arial" w:hAnsi="Arial" w:cs="Arial"/>
        </w:rPr>
        <w:t>83.</w:t>
      </w:r>
      <w:r w:rsidRPr="00330D6B">
        <w:rPr>
          <w:rFonts w:ascii="Arial" w:hAnsi="Arial" w:cs="Arial"/>
        </w:rPr>
        <w:tab/>
        <w:t xml:space="preserve">Dussault, F. M. &amp; Boulding, E. G. Effect of minor allele frequency on the number of single nucleotide polymorphisms needed for accurate parentage assignment: A methodology illustrated using Atlantic salmon. </w:t>
      </w:r>
      <w:r w:rsidRPr="00330D6B">
        <w:rPr>
          <w:rFonts w:ascii="Arial" w:hAnsi="Arial" w:cs="Arial"/>
          <w:i/>
          <w:iCs/>
        </w:rPr>
        <w:t>Aquac. Res.</w:t>
      </w:r>
      <w:r w:rsidRPr="00330D6B">
        <w:rPr>
          <w:rFonts w:ascii="Arial" w:hAnsi="Arial" w:cs="Arial"/>
        </w:rPr>
        <w:t xml:space="preserve"> </w:t>
      </w:r>
      <w:r w:rsidRPr="00330D6B">
        <w:rPr>
          <w:rFonts w:ascii="Arial" w:hAnsi="Arial" w:cs="Arial"/>
          <w:b/>
          <w:bCs/>
        </w:rPr>
        <w:t>49</w:t>
      </w:r>
      <w:r w:rsidRPr="00330D6B">
        <w:rPr>
          <w:rFonts w:ascii="Arial" w:hAnsi="Arial" w:cs="Arial"/>
        </w:rPr>
        <w:t>, 1368–1372 (2018).</w:t>
      </w:r>
    </w:p>
    <w:p w14:paraId="7E2B9A26" w14:textId="77777777" w:rsidR="00330D6B" w:rsidRPr="00330D6B" w:rsidRDefault="00330D6B" w:rsidP="00330D6B">
      <w:pPr>
        <w:pStyle w:val="Bibliography"/>
        <w:rPr>
          <w:rFonts w:ascii="Arial" w:hAnsi="Arial" w:cs="Arial"/>
        </w:rPr>
      </w:pPr>
      <w:r w:rsidRPr="00330D6B">
        <w:rPr>
          <w:rFonts w:ascii="Arial" w:hAnsi="Arial" w:cs="Arial"/>
        </w:rPr>
        <w:t>84.</w:t>
      </w:r>
      <w:r w:rsidRPr="00330D6B">
        <w:rPr>
          <w:rFonts w:ascii="Arial" w:hAnsi="Arial" w:cs="Arial"/>
        </w:rPr>
        <w:tab/>
        <w:t xml:space="preserve">Thompson, E. The estimation of pairwise relationships. </w:t>
      </w:r>
      <w:r w:rsidRPr="00330D6B">
        <w:rPr>
          <w:rFonts w:ascii="Arial" w:hAnsi="Arial" w:cs="Arial"/>
          <w:i/>
          <w:iCs/>
        </w:rPr>
        <w:t>Ann Hum Genet</w:t>
      </w:r>
      <w:r w:rsidRPr="00330D6B">
        <w:rPr>
          <w:rFonts w:ascii="Arial" w:hAnsi="Arial" w:cs="Arial"/>
        </w:rPr>
        <w:t xml:space="preserve"> </w:t>
      </w:r>
      <w:r w:rsidRPr="00330D6B">
        <w:rPr>
          <w:rFonts w:ascii="Arial" w:hAnsi="Arial" w:cs="Arial"/>
          <w:b/>
          <w:bCs/>
        </w:rPr>
        <w:t>39</w:t>
      </w:r>
      <w:r w:rsidRPr="00330D6B">
        <w:rPr>
          <w:rFonts w:ascii="Arial" w:hAnsi="Arial" w:cs="Arial"/>
        </w:rPr>
        <w:t>, 173–188 (1975).</w:t>
      </w:r>
    </w:p>
    <w:p w14:paraId="69C59D1D" w14:textId="77777777" w:rsidR="00330D6B" w:rsidRPr="00330D6B" w:rsidRDefault="00330D6B" w:rsidP="00330D6B">
      <w:pPr>
        <w:pStyle w:val="Bibliography"/>
        <w:rPr>
          <w:rFonts w:ascii="Arial" w:hAnsi="Arial" w:cs="Arial"/>
        </w:rPr>
      </w:pPr>
      <w:r w:rsidRPr="00330D6B">
        <w:rPr>
          <w:rFonts w:ascii="Arial" w:hAnsi="Arial" w:cs="Arial"/>
        </w:rPr>
        <w:t>85.</w:t>
      </w:r>
      <w:r w:rsidRPr="00330D6B">
        <w:rPr>
          <w:rFonts w:ascii="Arial" w:hAnsi="Arial" w:cs="Arial"/>
        </w:rPr>
        <w:tab/>
        <w:t xml:space="preserve">Van Etten, J., Stephens, T. G. &amp; Bhattacharya, D. A k-mer-based approach for phylogenetic classification of taxa in environmental genomic data. </w:t>
      </w:r>
      <w:r w:rsidRPr="00330D6B">
        <w:rPr>
          <w:rFonts w:ascii="Arial" w:hAnsi="Arial" w:cs="Arial"/>
          <w:i/>
          <w:iCs/>
        </w:rPr>
        <w:t>Syst. Biol.</w:t>
      </w:r>
      <w:r w:rsidRPr="00330D6B">
        <w:rPr>
          <w:rFonts w:ascii="Arial" w:hAnsi="Arial" w:cs="Arial"/>
        </w:rPr>
        <w:t xml:space="preserve"> syad037 (2023) doi:10.1093/sysbio/syad037.</w:t>
      </w:r>
    </w:p>
    <w:p w14:paraId="5D293E5F" w14:textId="77777777" w:rsidR="00330D6B" w:rsidRPr="00330D6B" w:rsidRDefault="00330D6B" w:rsidP="00330D6B">
      <w:pPr>
        <w:pStyle w:val="Bibliography"/>
        <w:rPr>
          <w:rFonts w:ascii="Arial" w:hAnsi="Arial" w:cs="Arial"/>
        </w:rPr>
      </w:pPr>
      <w:r w:rsidRPr="00330D6B">
        <w:rPr>
          <w:rFonts w:ascii="Arial" w:hAnsi="Arial" w:cs="Arial"/>
        </w:rPr>
        <w:t>86.</w:t>
      </w:r>
      <w:r w:rsidRPr="00330D6B">
        <w:rPr>
          <w:rFonts w:ascii="Arial" w:hAnsi="Arial" w:cs="Arial"/>
        </w:rPr>
        <w:tab/>
        <w:t xml:space="preserve">Todd, E. V., Black, M. A. &amp; Gemmell, N. J. The power and promise of RNA-seq in ecology and evolution. </w:t>
      </w:r>
      <w:r w:rsidRPr="00330D6B">
        <w:rPr>
          <w:rFonts w:ascii="Arial" w:hAnsi="Arial" w:cs="Arial"/>
          <w:i/>
          <w:iCs/>
        </w:rPr>
        <w:t>Mol. Ecol.</w:t>
      </w:r>
      <w:r w:rsidRPr="00330D6B">
        <w:rPr>
          <w:rFonts w:ascii="Arial" w:hAnsi="Arial" w:cs="Arial"/>
        </w:rPr>
        <w:t xml:space="preserve"> </w:t>
      </w:r>
      <w:r w:rsidRPr="00330D6B">
        <w:rPr>
          <w:rFonts w:ascii="Arial" w:hAnsi="Arial" w:cs="Arial"/>
          <w:b/>
          <w:bCs/>
        </w:rPr>
        <w:t>25</w:t>
      </w:r>
      <w:r w:rsidRPr="00330D6B">
        <w:rPr>
          <w:rFonts w:ascii="Arial" w:hAnsi="Arial" w:cs="Arial"/>
        </w:rPr>
        <w:t>, 1224–1241 (2016).</w:t>
      </w:r>
    </w:p>
    <w:p w14:paraId="124A9E60" w14:textId="77777777" w:rsidR="00330D6B" w:rsidRPr="00330D6B" w:rsidRDefault="00330D6B" w:rsidP="00330D6B">
      <w:pPr>
        <w:pStyle w:val="Bibliography"/>
        <w:rPr>
          <w:rFonts w:ascii="Arial" w:hAnsi="Arial" w:cs="Arial"/>
        </w:rPr>
      </w:pPr>
      <w:r w:rsidRPr="00330D6B">
        <w:rPr>
          <w:rFonts w:ascii="Arial" w:hAnsi="Arial" w:cs="Arial"/>
        </w:rPr>
        <w:lastRenderedPageBreak/>
        <w:t>87.</w:t>
      </w:r>
      <w:r w:rsidRPr="00330D6B">
        <w:rPr>
          <w:rFonts w:ascii="Arial" w:hAnsi="Arial" w:cs="Arial"/>
        </w:rPr>
        <w:tab/>
        <w:t xml:space="preserve">Conesa, A. </w:t>
      </w:r>
      <w:r w:rsidRPr="00330D6B">
        <w:rPr>
          <w:rFonts w:ascii="Arial" w:hAnsi="Arial" w:cs="Arial"/>
          <w:i/>
          <w:iCs/>
        </w:rPr>
        <w:t>et al.</w:t>
      </w:r>
      <w:r w:rsidRPr="00330D6B">
        <w:rPr>
          <w:rFonts w:ascii="Arial" w:hAnsi="Arial" w:cs="Arial"/>
        </w:rPr>
        <w:t xml:space="preserve"> A survey of best practices for RNA-seq data analysis. </w:t>
      </w:r>
      <w:r w:rsidRPr="00330D6B">
        <w:rPr>
          <w:rFonts w:ascii="Arial" w:hAnsi="Arial" w:cs="Arial"/>
          <w:i/>
          <w:iCs/>
        </w:rPr>
        <w:t>Genome Biol.</w:t>
      </w:r>
      <w:r w:rsidRPr="00330D6B">
        <w:rPr>
          <w:rFonts w:ascii="Arial" w:hAnsi="Arial" w:cs="Arial"/>
        </w:rPr>
        <w:t xml:space="preserve"> </w:t>
      </w:r>
      <w:r w:rsidRPr="00330D6B">
        <w:rPr>
          <w:rFonts w:ascii="Arial" w:hAnsi="Arial" w:cs="Arial"/>
          <w:b/>
          <w:bCs/>
        </w:rPr>
        <w:t>17</w:t>
      </w:r>
      <w:r w:rsidRPr="00330D6B">
        <w:rPr>
          <w:rFonts w:ascii="Arial" w:hAnsi="Arial" w:cs="Arial"/>
        </w:rPr>
        <w:t>, 13 (2016).</w:t>
      </w:r>
    </w:p>
    <w:p w14:paraId="53AA96E0" w14:textId="77777777" w:rsidR="00330D6B" w:rsidRPr="00330D6B" w:rsidRDefault="00330D6B" w:rsidP="00330D6B">
      <w:pPr>
        <w:pStyle w:val="Bibliography"/>
        <w:rPr>
          <w:rFonts w:ascii="Arial" w:hAnsi="Arial" w:cs="Arial"/>
        </w:rPr>
      </w:pPr>
      <w:r w:rsidRPr="00330D6B">
        <w:rPr>
          <w:rFonts w:ascii="Arial" w:hAnsi="Arial" w:cs="Arial"/>
        </w:rPr>
        <w:t>88.</w:t>
      </w:r>
      <w:r w:rsidRPr="00330D6B">
        <w:rPr>
          <w:rFonts w:ascii="Arial" w:hAnsi="Arial" w:cs="Arial"/>
        </w:rPr>
        <w:tab/>
        <w:t xml:space="preserve">Olofsson, D., Preußner, M., Kowar, A., Heyd, F. &amp; Neumann, A. One pipeline to predict them all? On the prediction of alternative splicing from RNA-Seq data. </w:t>
      </w:r>
      <w:r w:rsidRPr="00330D6B">
        <w:rPr>
          <w:rFonts w:ascii="Arial" w:hAnsi="Arial" w:cs="Arial"/>
          <w:i/>
          <w:iCs/>
        </w:rPr>
        <w:t>Biochem. Biophys. Res. Commun.</w:t>
      </w:r>
      <w:r w:rsidRPr="00330D6B">
        <w:rPr>
          <w:rFonts w:ascii="Arial" w:hAnsi="Arial" w:cs="Arial"/>
        </w:rPr>
        <w:t xml:space="preserve"> </w:t>
      </w:r>
      <w:r w:rsidRPr="00330D6B">
        <w:rPr>
          <w:rFonts w:ascii="Arial" w:hAnsi="Arial" w:cs="Arial"/>
          <w:b/>
          <w:bCs/>
        </w:rPr>
        <w:t>653</w:t>
      </w:r>
      <w:r w:rsidRPr="00330D6B">
        <w:rPr>
          <w:rFonts w:ascii="Arial" w:hAnsi="Arial" w:cs="Arial"/>
        </w:rPr>
        <w:t>, 31–37 (2023).</w:t>
      </w:r>
    </w:p>
    <w:p w14:paraId="526AEC96" w14:textId="77777777" w:rsidR="00330D6B" w:rsidRPr="00330D6B" w:rsidRDefault="00330D6B" w:rsidP="00330D6B">
      <w:pPr>
        <w:pStyle w:val="Bibliography"/>
        <w:rPr>
          <w:rFonts w:ascii="Arial" w:hAnsi="Arial" w:cs="Arial"/>
        </w:rPr>
      </w:pPr>
      <w:r w:rsidRPr="00330D6B">
        <w:rPr>
          <w:rFonts w:ascii="Arial" w:hAnsi="Arial" w:cs="Arial"/>
        </w:rPr>
        <w:t>89.</w:t>
      </w:r>
      <w:r w:rsidRPr="00330D6B">
        <w:rPr>
          <w:rFonts w:ascii="Arial" w:hAnsi="Arial" w:cs="Arial"/>
        </w:rPr>
        <w:tab/>
        <w:t xml:space="preserve">Upton, R. N. </w:t>
      </w:r>
      <w:r w:rsidRPr="00330D6B">
        <w:rPr>
          <w:rFonts w:ascii="Arial" w:hAnsi="Arial" w:cs="Arial"/>
          <w:i/>
          <w:iCs/>
        </w:rPr>
        <w:t>et al.</w:t>
      </w:r>
      <w:r w:rsidRPr="00330D6B">
        <w:rPr>
          <w:rFonts w:ascii="Arial" w:hAnsi="Arial" w:cs="Arial"/>
        </w:rPr>
        <w:t xml:space="preserve"> Design, execution, and interpretation of plant RNA-seq analyses. </w:t>
      </w:r>
      <w:r w:rsidRPr="00330D6B">
        <w:rPr>
          <w:rFonts w:ascii="Arial" w:hAnsi="Arial" w:cs="Arial"/>
          <w:i/>
          <w:iCs/>
        </w:rPr>
        <w:t>Front. Plant Sci.</w:t>
      </w:r>
      <w:r w:rsidRPr="00330D6B">
        <w:rPr>
          <w:rFonts w:ascii="Arial" w:hAnsi="Arial" w:cs="Arial"/>
        </w:rPr>
        <w:t xml:space="preserve"> </w:t>
      </w:r>
      <w:r w:rsidRPr="00330D6B">
        <w:rPr>
          <w:rFonts w:ascii="Arial" w:hAnsi="Arial" w:cs="Arial"/>
          <w:b/>
          <w:bCs/>
        </w:rPr>
        <w:t>14</w:t>
      </w:r>
      <w:r w:rsidRPr="00330D6B">
        <w:rPr>
          <w:rFonts w:ascii="Arial" w:hAnsi="Arial" w:cs="Arial"/>
        </w:rPr>
        <w:t>, (2023).</w:t>
      </w:r>
    </w:p>
    <w:p w14:paraId="6B030ED5" w14:textId="77777777" w:rsidR="00330D6B" w:rsidRPr="00330D6B" w:rsidRDefault="00330D6B" w:rsidP="00330D6B">
      <w:pPr>
        <w:pStyle w:val="Bibliography"/>
        <w:rPr>
          <w:rFonts w:ascii="Arial" w:hAnsi="Arial" w:cs="Arial"/>
        </w:rPr>
      </w:pPr>
      <w:r w:rsidRPr="00330D6B">
        <w:rPr>
          <w:rFonts w:ascii="Arial" w:hAnsi="Arial" w:cs="Arial"/>
        </w:rPr>
        <w:t>90.</w:t>
      </w:r>
      <w:r w:rsidRPr="00330D6B">
        <w:rPr>
          <w:rFonts w:ascii="Arial" w:hAnsi="Arial" w:cs="Arial"/>
        </w:rPr>
        <w:tab/>
        <w:t xml:space="preserve">Rehn, J. </w:t>
      </w:r>
      <w:r w:rsidRPr="00330D6B">
        <w:rPr>
          <w:rFonts w:ascii="Arial" w:hAnsi="Arial" w:cs="Arial"/>
          <w:i/>
          <w:iCs/>
        </w:rPr>
        <w:t>et al.</w:t>
      </w:r>
      <w:r w:rsidRPr="00330D6B">
        <w:rPr>
          <w:rFonts w:ascii="Arial" w:hAnsi="Arial" w:cs="Arial"/>
        </w:rPr>
        <w:t xml:space="preserve"> RaScALL: Rapid (Ra) screening (Sc) of RNA-seq data for prognostically significant genomic alterations in acute lymphoblastic leukaemia (ALL). </w:t>
      </w:r>
      <w:r w:rsidRPr="00330D6B">
        <w:rPr>
          <w:rFonts w:ascii="Arial" w:hAnsi="Arial" w:cs="Arial"/>
          <w:i/>
          <w:iCs/>
        </w:rPr>
        <w:t>PLOS Genet.</w:t>
      </w:r>
      <w:r w:rsidRPr="00330D6B">
        <w:rPr>
          <w:rFonts w:ascii="Arial" w:hAnsi="Arial" w:cs="Arial"/>
        </w:rPr>
        <w:t xml:space="preserve"> </w:t>
      </w:r>
      <w:r w:rsidRPr="00330D6B">
        <w:rPr>
          <w:rFonts w:ascii="Arial" w:hAnsi="Arial" w:cs="Arial"/>
          <w:b/>
          <w:bCs/>
        </w:rPr>
        <w:t>18</w:t>
      </w:r>
      <w:r w:rsidRPr="00330D6B">
        <w:rPr>
          <w:rFonts w:ascii="Arial" w:hAnsi="Arial" w:cs="Arial"/>
        </w:rPr>
        <w:t>, e1010300 (2022).</w:t>
      </w:r>
    </w:p>
    <w:p w14:paraId="6F5CE122" w14:textId="77777777" w:rsidR="00330D6B" w:rsidRPr="00330D6B" w:rsidRDefault="00330D6B" w:rsidP="00330D6B">
      <w:pPr>
        <w:pStyle w:val="Bibliography"/>
        <w:rPr>
          <w:rFonts w:ascii="Arial" w:hAnsi="Arial" w:cs="Arial"/>
        </w:rPr>
      </w:pPr>
      <w:r w:rsidRPr="00330D6B">
        <w:rPr>
          <w:rFonts w:ascii="Arial" w:hAnsi="Arial" w:cs="Arial"/>
        </w:rPr>
        <w:t>91.</w:t>
      </w:r>
      <w:r w:rsidRPr="00330D6B">
        <w:rPr>
          <w:rFonts w:ascii="Arial" w:hAnsi="Arial" w:cs="Arial"/>
        </w:rPr>
        <w:tab/>
        <w:t xml:space="preserve">Boshuizen, H. C. &amp; te Beest, D. E. Pitfalls in the statistical analysis of microbiome amplicon sequencing data. </w:t>
      </w:r>
      <w:r w:rsidRPr="00330D6B">
        <w:rPr>
          <w:rFonts w:ascii="Arial" w:hAnsi="Arial" w:cs="Arial"/>
          <w:i/>
          <w:iCs/>
        </w:rPr>
        <w:t>Mol. Ecol. Resour.</w:t>
      </w:r>
      <w:r w:rsidRPr="00330D6B">
        <w:rPr>
          <w:rFonts w:ascii="Arial" w:hAnsi="Arial" w:cs="Arial"/>
        </w:rPr>
        <w:t xml:space="preserve"> </w:t>
      </w:r>
      <w:r w:rsidRPr="00330D6B">
        <w:rPr>
          <w:rFonts w:ascii="Arial" w:hAnsi="Arial" w:cs="Arial"/>
          <w:b/>
          <w:bCs/>
        </w:rPr>
        <w:t>23</w:t>
      </w:r>
      <w:r w:rsidRPr="00330D6B">
        <w:rPr>
          <w:rFonts w:ascii="Arial" w:hAnsi="Arial" w:cs="Arial"/>
        </w:rPr>
        <w:t>, 539–548 (2023).</w:t>
      </w:r>
    </w:p>
    <w:p w14:paraId="5935DAF3" w14:textId="77777777" w:rsidR="00330D6B" w:rsidRPr="00330D6B" w:rsidRDefault="00330D6B" w:rsidP="00330D6B">
      <w:pPr>
        <w:pStyle w:val="Bibliography"/>
        <w:rPr>
          <w:rFonts w:ascii="Arial" w:hAnsi="Arial" w:cs="Arial"/>
        </w:rPr>
      </w:pPr>
      <w:r w:rsidRPr="00330D6B">
        <w:rPr>
          <w:rFonts w:ascii="Arial" w:hAnsi="Arial" w:cs="Arial"/>
        </w:rPr>
        <w:t>92.</w:t>
      </w:r>
      <w:r w:rsidRPr="00330D6B">
        <w:rPr>
          <w:rFonts w:ascii="Arial" w:hAnsi="Arial" w:cs="Arial"/>
        </w:rPr>
        <w:tab/>
        <w:t xml:space="preserve">Combrink, L. </w:t>
      </w:r>
      <w:r w:rsidRPr="00330D6B">
        <w:rPr>
          <w:rFonts w:ascii="Arial" w:hAnsi="Arial" w:cs="Arial"/>
          <w:i/>
          <w:iCs/>
        </w:rPr>
        <w:t>et al.</w:t>
      </w:r>
      <w:r w:rsidRPr="00330D6B">
        <w:rPr>
          <w:rFonts w:ascii="Arial" w:hAnsi="Arial" w:cs="Arial"/>
        </w:rPr>
        <w:t xml:space="preserve"> Best practice for wildlife gut microbiome research: A comprehensive review of methodology for 16S rRNA gene investigations. </w:t>
      </w:r>
      <w:r w:rsidRPr="00330D6B">
        <w:rPr>
          <w:rFonts w:ascii="Arial" w:hAnsi="Arial" w:cs="Arial"/>
          <w:i/>
          <w:iCs/>
        </w:rPr>
        <w:t>Front. Microbiol.</w:t>
      </w:r>
      <w:r w:rsidRPr="00330D6B">
        <w:rPr>
          <w:rFonts w:ascii="Arial" w:hAnsi="Arial" w:cs="Arial"/>
        </w:rPr>
        <w:t xml:space="preserve"> </w:t>
      </w:r>
      <w:r w:rsidRPr="00330D6B">
        <w:rPr>
          <w:rFonts w:ascii="Arial" w:hAnsi="Arial" w:cs="Arial"/>
          <w:b/>
          <w:bCs/>
        </w:rPr>
        <w:t>14</w:t>
      </w:r>
      <w:r w:rsidRPr="00330D6B">
        <w:rPr>
          <w:rFonts w:ascii="Arial" w:hAnsi="Arial" w:cs="Arial"/>
        </w:rPr>
        <w:t>, (2023).</w:t>
      </w:r>
    </w:p>
    <w:p w14:paraId="021D7106" w14:textId="77777777" w:rsidR="00330D6B" w:rsidRPr="00330D6B" w:rsidRDefault="00330D6B" w:rsidP="00330D6B">
      <w:pPr>
        <w:pStyle w:val="Bibliography"/>
        <w:rPr>
          <w:rFonts w:ascii="Arial" w:hAnsi="Arial" w:cs="Arial"/>
        </w:rPr>
      </w:pPr>
      <w:r w:rsidRPr="00330D6B">
        <w:rPr>
          <w:rFonts w:ascii="Arial" w:hAnsi="Arial" w:cs="Arial"/>
        </w:rPr>
        <w:t>93.</w:t>
      </w:r>
      <w:r w:rsidRPr="00330D6B">
        <w:rPr>
          <w:rFonts w:ascii="Arial" w:hAnsi="Arial" w:cs="Arial"/>
        </w:rPr>
        <w:tab/>
        <w:t xml:space="preserve">Cheng, Z. </w:t>
      </w:r>
      <w:r w:rsidRPr="00330D6B">
        <w:rPr>
          <w:rFonts w:ascii="Arial" w:hAnsi="Arial" w:cs="Arial"/>
          <w:i/>
          <w:iCs/>
        </w:rPr>
        <w:t>et al.</w:t>
      </w:r>
      <w:r w:rsidRPr="00330D6B">
        <w:rPr>
          <w:rFonts w:ascii="Arial" w:hAnsi="Arial" w:cs="Arial"/>
        </w:rPr>
        <w:t xml:space="preserve"> Transcriptomic Analysis of Circulating Leukocytes Obtained during the Recovery from Clinical Mastitis Caused by Escherichia coli in Holstein Dairy Cows. </w:t>
      </w:r>
      <w:r w:rsidRPr="00330D6B">
        <w:rPr>
          <w:rFonts w:ascii="Arial" w:hAnsi="Arial" w:cs="Arial"/>
          <w:i/>
          <w:iCs/>
        </w:rPr>
        <w:t>Animals</w:t>
      </w:r>
      <w:r w:rsidRPr="00330D6B">
        <w:rPr>
          <w:rFonts w:ascii="Arial" w:hAnsi="Arial" w:cs="Arial"/>
        </w:rPr>
        <w:t xml:space="preserve"> </w:t>
      </w:r>
      <w:r w:rsidRPr="00330D6B">
        <w:rPr>
          <w:rFonts w:ascii="Arial" w:hAnsi="Arial" w:cs="Arial"/>
          <w:b/>
          <w:bCs/>
        </w:rPr>
        <w:t>12</w:t>
      </w:r>
      <w:r w:rsidRPr="00330D6B">
        <w:rPr>
          <w:rFonts w:ascii="Arial" w:hAnsi="Arial" w:cs="Arial"/>
        </w:rPr>
        <w:t>, (2022).</w:t>
      </w:r>
    </w:p>
    <w:p w14:paraId="3E85B75D" w14:textId="77777777" w:rsidR="00330D6B" w:rsidRPr="00330D6B" w:rsidRDefault="00330D6B" w:rsidP="00330D6B">
      <w:pPr>
        <w:pStyle w:val="Bibliography"/>
        <w:rPr>
          <w:rFonts w:ascii="Arial" w:hAnsi="Arial" w:cs="Arial"/>
        </w:rPr>
      </w:pPr>
      <w:r w:rsidRPr="00330D6B">
        <w:rPr>
          <w:rFonts w:ascii="Arial" w:hAnsi="Arial" w:cs="Arial"/>
        </w:rPr>
        <w:t>94.</w:t>
      </w:r>
      <w:r w:rsidRPr="00330D6B">
        <w:rPr>
          <w:rFonts w:ascii="Arial" w:hAnsi="Arial" w:cs="Arial"/>
        </w:rPr>
        <w:tab/>
        <w:t xml:space="preserve">Yang, L. &amp; Chen, J. Benchmarking differential abundance analysis methods for correlated microbiome sequencing data. </w:t>
      </w:r>
      <w:r w:rsidRPr="00330D6B">
        <w:rPr>
          <w:rFonts w:ascii="Arial" w:hAnsi="Arial" w:cs="Arial"/>
          <w:i/>
          <w:iCs/>
        </w:rPr>
        <w:t>Brief. Bioinform.</w:t>
      </w:r>
      <w:r w:rsidRPr="00330D6B">
        <w:rPr>
          <w:rFonts w:ascii="Arial" w:hAnsi="Arial" w:cs="Arial"/>
        </w:rPr>
        <w:t xml:space="preserve"> </w:t>
      </w:r>
      <w:r w:rsidRPr="00330D6B">
        <w:rPr>
          <w:rFonts w:ascii="Arial" w:hAnsi="Arial" w:cs="Arial"/>
          <w:b/>
          <w:bCs/>
        </w:rPr>
        <w:t>24</w:t>
      </w:r>
      <w:r w:rsidRPr="00330D6B">
        <w:rPr>
          <w:rFonts w:ascii="Arial" w:hAnsi="Arial" w:cs="Arial"/>
        </w:rPr>
        <w:t>, bbac607 (2023).</w:t>
      </w:r>
    </w:p>
    <w:p w14:paraId="2AD84FDE" w14:textId="77777777" w:rsidR="00330D6B" w:rsidRPr="00330D6B" w:rsidRDefault="00330D6B" w:rsidP="00330D6B">
      <w:pPr>
        <w:pStyle w:val="Bibliography"/>
        <w:rPr>
          <w:rFonts w:ascii="Arial" w:hAnsi="Arial" w:cs="Arial"/>
        </w:rPr>
      </w:pPr>
      <w:r w:rsidRPr="00330D6B">
        <w:rPr>
          <w:rFonts w:ascii="Arial" w:hAnsi="Arial" w:cs="Arial"/>
        </w:rPr>
        <w:lastRenderedPageBreak/>
        <w:t>95.</w:t>
      </w:r>
      <w:r w:rsidRPr="00330D6B">
        <w:rPr>
          <w:rFonts w:ascii="Arial" w:hAnsi="Arial" w:cs="Arial"/>
        </w:rPr>
        <w:tab/>
        <w:t xml:space="preserve">Patin, N. V. &amp; Goodwin, K. D. Capturing marine microbiomes and environmental DNA: A field sampling guide. </w:t>
      </w:r>
      <w:r w:rsidRPr="00330D6B">
        <w:rPr>
          <w:rFonts w:ascii="Arial" w:hAnsi="Arial" w:cs="Arial"/>
          <w:i/>
          <w:iCs/>
        </w:rPr>
        <w:t>Front. Microbiol.</w:t>
      </w:r>
      <w:r w:rsidRPr="00330D6B">
        <w:rPr>
          <w:rFonts w:ascii="Arial" w:hAnsi="Arial" w:cs="Arial"/>
        </w:rPr>
        <w:t xml:space="preserve"> </w:t>
      </w:r>
      <w:r w:rsidRPr="00330D6B">
        <w:rPr>
          <w:rFonts w:ascii="Arial" w:hAnsi="Arial" w:cs="Arial"/>
          <w:b/>
          <w:bCs/>
        </w:rPr>
        <w:t>13</w:t>
      </w:r>
      <w:r w:rsidRPr="00330D6B">
        <w:rPr>
          <w:rFonts w:ascii="Arial" w:hAnsi="Arial" w:cs="Arial"/>
        </w:rPr>
        <w:t>, (2023).</w:t>
      </w:r>
    </w:p>
    <w:p w14:paraId="477CC367" w14:textId="77777777" w:rsidR="00330D6B" w:rsidRPr="00330D6B" w:rsidRDefault="00330D6B" w:rsidP="00330D6B">
      <w:pPr>
        <w:pStyle w:val="Bibliography"/>
        <w:rPr>
          <w:rFonts w:ascii="Arial" w:hAnsi="Arial" w:cs="Arial"/>
        </w:rPr>
      </w:pPr>
      <w:r w:rsidRPr="00330D6B">
        <w:rPr>
          <w:rFonts w:ascii="Arial" w:hAnsi="Arial" w:cs="Arial"/>
        </w:rPr>
        <w:t>96.</w:t>
      </w:r>
      <w:r w:rsidRPr="00330D6B">
        <w:rPr>
          <w:rFonts w:ascii="Arial" w:hAnsi="Arial" w:cs="Arial"/>
        </w:rPr>
        <w:tab/>
        <w:t xml:space="preserve">Brown, A. V. </w:t>
      </w:r>
      <w:r w:rsidRPr="00330D6B">
        <w:rPr>
          <w:rFonts w:ascii="Arial" w:hAnsi="Arial" w:cs="Arial"/>
          <w:i/>
          <w:iCs/>
        </w:rPr>
        <w:t>et al.</w:t>
      </w:r>
      <w:r w:rsidRPr="00330D6B">
        <w:rPr>
          <w:rFonts w:ascii="Arial" w:hAnsi="Arial" w:cs="Arial"/>
        </w:rPr>
        <w:t xml:space="preserve"> Ten quick tips for sharing open genomic data. </w:t>
      </w:r>
      <w:r w:rsidRPr="00330D6B">
        <w:rPr>
          <w:rFonts w:ascii="Arial" w:hAnsi="Arial" w:cs="Arial"/>
          <w:i/>
          <w:iCs/>
        </w:rPr>
        <w:t>PLOS Comput. Biol.</w:t>
      </w:r>
      <w:r w:rsidRPr="00330D6B">
        <w:rPr>
          <w:rFonts w:ascii="Arial" w:hAnsi="Arial" w:cs="Arial"/>
        </w:rPr>
        <w:t xml:space="preserve"> </w:t>
      </w:r>
      <w:r w:rsidRPr="00330D6B">
        <w:rPr>
          <w:rFonts w:ascii="Arial" w:hAnsi="Arial" w:cs="Arial"/>
          <w:b/>
          <w:bCs/>
        </w:rPr>
        <w:t>14</w:t>
      </w:r>
      <w:r w:rsidRPr="00330D6B">
        <w:rPr>
          <w:rFonts w:ascii="Arial" w:hAnsi="Arial" w:cs="Arial"/>
        </w:rPr>
        <w:t>, e1006472 (2018).</w:t>
      </w:r>
    </w:p>
    <w:p w14:paraId="18611266" w14:textId="77777777" w:rsidR="00330D6B" w:rsidRPr="00330D6B" w:rsidRDefault="00330D6B" w:rsidP="00330D6B">
      <w:pPr>
        <w:pStyle w:val="Bibliography"/>
        <w:rPr>
          <w:rFonts w:ascii="Arial" w:hAnsi="Arial" w:cs="Arial"/>
        </w:rPr>
      </w:pPr>
      <w:r w:rsidRPr="00330D6B">
        <w:rPr>
          <w:rFonts w:ascii="Arial" w:hAnsi="Arial" w:cs="Arial"/>
        </w:rPr>
        <w:t>97.</w:t>
      </w:r>
      <w:r w:rsidRPr="00330D6B">
        <w:rPr>
          <w:rFonts w:ascii="Arial" w:hAnsi="Arial" w:cs="Arial"/>
        </w:rPr>
        <w:tab/>
        <w:t xml:space="preserve">Zhang, D. </w:t>
      </w:r>
      <w:r w:rsidRPr="00330D6B">
        <w:rPr>
          <w:rFonts w:ascii="Arial" w:hAnsi="Arial" w:cs="Arial"/>
          <w:i/>
          <w:iCs/>
        </w:rPr>
        <w:t>et al.</w:t>
      </w:r>
      <w:r w:rsidRPr="00330D6B">
        <w:rPr>
          <w:rFonts w:ascii="Arial" w:hAnsi="Arial" w:cs="Arial"/>
        </w:rPr>
        <w:t xml:space="preserve"> PhyloSuite: An integrated and scalable desktop platform for streamlined molecular sequence data management and evolutionary phylogenetics studies. </w:t>
      </w:r>
      <w:r w:rsidRPr="00330D6B">
        <w:rPr>
          <w:rFonts w:ascii="Arial" w:hAnsi="Arial" w:cs="Arial"/>
          <w:i/>
          <w:iCs/>
        </w:rPr>
        <w:t>Mol. Ecol. Resour.</w:t>
      </w:r>
      <w:r w:rsidRPr="00330D6B">
        <w:rPr>
          <w:rFonts w:ascii="Arial" w:hAnsi="Arial" w:cs="Arial"/>
        </w:rPr>
        <w:t xml:space="preserve"> </w:t>
      </w:r>
      <w:r w:rsidRPr="00330D6B">
        <w:rPr>
          <w:rFonts w:ascii="Arial" w:hAnsi="Arial" w:cs="Arial"/>
          <w:b/>
          <w:bCs/>
        </w:rPr>
        <w:t>20</w:t>
      </w:r>
      <w:r w:rsidRPr="00330D6B">
        <w:rPr>
          <w:rFonts w:ascii="Arial" w:hAnsi="Arial" w:cs="Arial"/>
        </w:rPr>
        <w:t>, 348–355 (2020).</w:t>
      </w:r>
    </w:p>
    <w:p w14:paraId="5F0B8D92" w14:textId="77777777" w:rsidR="00330D6B" w:rsidRPr="00330D6B" w:rsidRDefault="00330D6B" w:rsidP="00330D6B">
      <w:pPr>
        <w:pStyle w:val="Bibliography"/>
        <w:rPr>
          <w:rFonts w:ascii="Arial" w:hAnsi="Arial" w:cs="Arial"/>
        </w:rPr>
      </w:pPr>
      <w:r w:rsidRPr="00330D6B">
        <w:rPr>
          <w:rFonts w:ascii="Arial" w:hAnsi="Arial" w:cs="Arial"/>
        </w:rPr>
        <w:t>98.</w:t>
      </w:r>
      <w:r w:rsidRPr="00330D6B">
        <w:rPr>
          <w:rFonts w:ascii="Arial" w:hAnsi="Arial" w:cs="Arial"/>
        </w:rPr>
        <w:tab/>
        <w:t xml:space="preserve">Tanjo, T., Kawai, Y., Tokunaga, K., Ogasawara, O. &amp; Nagasaki, M. Practical guide for managing large-scale human genome data in research. </w:t>
      </w:r>
      <w:r w:rsidRPr="00330D6B">
        <w:rPr>
          <w:rFonts w:ascii="Arial" w:hAnsi="Arial" w:cs="Arial"/>
          <w:i/>
          <w:iCs/>
        </w:rPr>
        <w:t>J. Hum. Genet.</w:t>
      </w:r>
      <w:r w:rsidRPr="00330D6B">
        <w:rPr>
          <w:rFonts w:ascii="Arial" w:hAnsi="Arial" w:cs="Arial"/>
        </w:rPr>
        <w:t xml:space="preserve"> </w:t>
      </w:r>
      <w:r w:rsidRPr="00330D6B">
        <w:rPr>
          <w:rFonts w:ascii="Arial" w:hAnsi="Arial" w:cs="Arial"/>
          <w:b/>
          <w:bCs/>
        </w:rPr>
        <w:t>66</w:t>
      </w:r>
      <w:r w:rsidRPr="00330D6B">
        <w:rPr>
          <w:rFonts w:ascii="Arial" w:hAnsi="Arial" w:cs="Arial"/>
        </w:rPr>
        <w:t>, 39–52 (2021).</w:t>
      </w:r>
    </w:p>
    <w:p w14:paraId="594314EC" w14:textId="77777777" w:rsidR="00330D6B" w:rsidRPr="00330D6B" w:rsidRDefault="00330D6B" w:rsidP="00330D6B">
      <w:pPr>
        <w:pStyle w:val="Bibliography"/>
        <w:rPr>
          <w:rFonts w:ascii="Arial" w:hAnsi="Arial" w:cs="Arial"/>
        </w:rPr>
      </w:pPr>
      <w:r w:rsidRPr="00330D6B">
        <w:rPr>
          <w:rFonts w:ascii="Arial" w:hAnsi="Arial" w:cs="Arial"/>
        </w:rPr>
        <w:t>99.</w:t>
      </w:r>
      <w:r w:rsidRPr="00330D6B">
        <w:rPr>
          <w:rFonts w:ascii="Arial" w:hAnsi="Arial" w:cs="Arial"/>
        </w:rPr>
        <w:tab/>
        <w:t xml:space="preserve">Del Fabbro, C., Scalabrin, S., Morgante, M. &amp; Giorgi, F. M. An Extensive Evaluation of Read Trimming Effects on Illumina NGS Data Analysis. </w:t>
      </w:r>
      <w:r w:rsidRPr="00330D6B">
        <w:rPr>
          <w:rFonts w:ascii="Arial" w:hAnsi="Arial" w:cs="Arial"/>
          <w:i/>
          <w:iCs/>
        </w:rPr>
        <w:t>PLOS ONE</w:t>
      </w:r>
      <w:r w:rsidRPr="00330D6B">
        <w:rPr>
          <w:rFonts w:ascii="Arial" w:hAnsi="Arial" w:cs="Arial"/>
        </w:rPr>
        <w:t xml:space="preserve"> </w:t>
      </w:r>
      <w:r w:rsidRPr="00330D6B">
        <w:rPr>
          <w:rFonts w:ascii="Arial" w:hAnsi="Arial" w:cs="Arial"/>
          <w:b/>
          <w:bCs/>
        </w:rPr>
        <w:t>8</w:t>
      </w:r>
      <w:r w:rsidRPr="00330D6B">
        <w:rPr>
          <w:rFonts w:ascii="Arial" w:hAnsi="Arial" w:cs="Arial"/>
        </w:rPr>
        <w:t>, e85024 (2013).</w:t>
      </w:r>
    </w:p>
    <w:p w14:paraId="7D867760" w14:textId="77777777" w:rsidR="00330D6B" w:rsidRPr="00330D6B" w:rsidRDefault="00330D6B" w:rsidP="00330D6B">
      <w:pPr>
        <w:pStyle w:val="Bibliography"/>
        <w:rPr>
          <w:rFonts w:ascii="Arial" w:hAnsi="Arial" w:cs="Arial"/>
        </w:rPr>
      </w:pPr>
      <w:r w:rsidRPr="00330D6B">
        <w:rPr>
          <w:rFonts w:ascii="Arial" w:hAnsi="Arial" w:cs="Arial"/>
        </w:rPr>
        <w:t>100.</w:t>
      </w:r>
      <w:r w:rsidRPr="00330D6B">
        <w:rPr>
          <w:rFonts w:ascii="Arial" w:hAnsi="Arial" w:cs="Arial"/>
        </w:rPr>
        <w:tab/>
        <w:t xml:space="preserve">Yang, S.-F., Lu, C.-W., Yao, C.-T. &amp; Hung, C.-M. To Trim or Not to Trim: Effects of Read Trimming on the De Novo Genome Assembly of a Widespread East Asian Passerine, the Rufous-Capped Babbler (Cyanoderma ruficeps Blyth). </w:t>
      </w:r>
      <w:r w:rsidRPr="00330D6B">
        <w:rPr>
          <w:rFonts w:ascii="Arial" w:hAnsi="Arial" w:cs="Arial"/>
          <w:i/>
          <w:iCs/>
        </w:rPr>
        <w:t>Genes</w:t>
      </w:r>
      <w:r w:rsidRPr="00330D6B">
        <w:rPr>
          <w:rFonts w:ascii="Arial" w:hAnsi="Arial" w:cs="Arial"/>
        </w:rPr>
        <w:t xml:space="preserve"> </w:t>
      </w:r>
      <w:r w:rsidRPr="00330D6B">
        <w:rPr>
          <w:rFonts w:ascii="Arial" w:hAnsi="Arial" w:cs="Arial"/>
          <w:b/>
          <w:bCs/>
        </w:rPr>
        <w:t>10</w:t>
      </w:r>
      <w:r w:rsidRPr="00330D6B">
        <w:rPr>
          <w:rFonts w:ascii="Arial" w:hAnsi="Arial" w:cs="Arial"/>
        </w:rPr>
        <w:t>, (2019).</w:t>
      </w:r>
    </w:p>
    <w:p w14:paraId="2A9E8F51" w14:textId="77777777" w:rsidR="00330D6B" w:rsidRPr="00330D6B" w:rsidRDefault="00330D6B" w:rsidP="00330D6B">
      <w:pPr>
        <w:pStyle w:val="Bibliography"/>
        <w:rPr>
          <w:rFonts w:ascii="Arial" w:hAnsi="Arial" w:cs="Arial"/>
        </w:rPr>
      </w:pPr>
      <w:r w:rsidRPr="00330D6B">
        <w:rPr>
          <w:rFonts w:ascii="Arial" w:hAnsi="Arial" w:cs="Arial"/>
        </w:rPr>
        <w:t>101.</w:t>
      </w:r>
      <w:r w:rsidRPr="00330D6B">
        <w:rPr>
          <w:rFonts w:ascii="Arial" w:hAnsi="Arial" w:cs="Arial"/>
        </w:rPr>
        <w:tab/>
        <w:t xml:space="preserve">Hotaling, S. </w:t>
      </w:r>
      <w:r w:rsidRPr="00330D6B">
        <w:rPr>
          <w:rFonts w:ascii="Arial" w:hAnsi="Arial" w:cs="Arial"/>
          <w:i/>
          <w:iCs/>
        </w:rPr>
        <w:t>et al.</w:t>
      </w:r>
      <w:r w:rsidRPr="00330D6B">
        <w:rPr>
          <w:rFonts w:ascii="Arial" w:hAnsi="Arial" w:cs="Arial"/>
        </w:rPr>
        <w:t xml:space="preserve"> Demographic modelling reveals a history of divergence with gene flow for a glacially tied stonefly in a changing post-Pleistocene landscape. </w:t>
      </w:r>
      <w:r w:rsidRPr="00330D6B">
        <w:rPr>
          <w:rFonts w:ascii="Arial" w:hAnsi="Arial" w:cs="Arial"/>
          <w:i/>
          <w:iCs/>
        </w:rPr>
        <w:t>J. Biogeogr.</w:t>
      </w:r>
      <w:r w:rsidRPr="00330D6B">
        <w:rPr>
          <w:rFonts w:ascii="Arial" w:hAnsi="Arial" w:cs="Arial"/>
        </w:rPr>
        <w:t xml:space="preserve"> </w:t>
      </w:r>
      <w:r w:rsidRPr="00330D6B">
        <w:rPr>
          <w:rFonts w:ascii="Arial" w:hAnsi="Arial" w:cs="Arial"/>
          <w:b/>
          <w:bCs/>
        </w:rPr>
        <w:t>45</w:t>
      </w:r>
      <w:r w:rsidRPr="00330D6B">
        <w:rPr>
          <w:rFonts w:ascii="Arial" w:hAnsi="Arial" w:cs="Arial"/>
        </w:rPr>
        <w:t>, 304–317 (2018).</w:t>
      </w:r>
    </w:p>
    <w:p w14:paraId="1FECF091" w14:textId="77777777" w:rsidR="00330D6B" w:rsidRPr="00330D6B" w:rsidRDefault="00330D6B" w:rsidP="00330D6B">
      <w:pPr>
        <w:pStyle w:val="Bibliography"/>
        <w:rPr>
          <w:rFonts w:ascii="Arial" w:hAnsi="Arial" w:cs="Arial"/>
        </w:rPr>
      </w:pPr>
      <w:r w:rsidRPr="00330D6B">
        <w:rPr>
          <w:rFonts w:ascii="Arial" w:hAnsi="Arial" w:cs="Arial"/>
        </w:rPr>
        <w:lastRenderedPageBreak/>
        <w:t>102.</w:t>
      </w:r>
      <w:r w:rsidRPr="00330D6B">
        <w:rPr>
          <w:rFonts w:ascii="Arial" w:hAnsi="Arial" w:cs="Arial"/>
        </w:rPr>
        <w:tab/>
        <w:t xml:space="preserve">Hemstrom, W. B., Freedman, M. G., Zalucki, M. P., Ramírez, S. R. &amp; Miller, M. R. Population genetics of a recent range expansion and subsequent loss of migration in monarch butterflies. </w:t>
      </w:r>
      <w:r w:rsidRPr="00330D6B">
        <w:rPr>
          <w:rFonts w:ascii="Arial" w:hAnsi="Arial" w:cs="Arial"/>
          <w:i/>
          <w:iCs/>
        </w:rPr>
        <w:t>Mol. Ecol.</w:t>
      </w:r>
      <w:r w:rsidRPr="00330D6B">
        <w:rPr>
          <w:rFonts w:ascii="Arial" w:hAnsi="Arial" w:cs="Arial"/>
        </w:rPr>
        <w:t xml:space="preserve"> </w:t>
      </w:r>
      <w:r w:rsidRPr="00330D6B">
        <w:rPr>
          <w:rFonts w:ascii="Arial" w:hAnsi="Arial" w:cs="Arial"/>
          <w:b/>
          <w:bCs/>
        </w:rPr>
        <w:t>31</w:t>
      </w:r>
      <w:r w:rsidRPr="00330D6B">
        <w:rPr>
          <w:rFonts w:ascii="Arial" w:hAnsi="Arial" w:cs="Arial"/>
        </w:rPr>
        <w:t>, 4544–4557 (2022).</w:t>
      </w:r>
    </w:p>
    <w:p w14:paraId="5FD5B1DB" w14:textId="77777777" w:rsidR="00330D6B" w:rsidRPr="00330D6B" w:rsidRDefault="00330D6B" w:rsidP="00330D6B">
      <w:pPr>
        <w:pStyle w:val="Bibliography"/>
        <w:rPr>
          <w:rFonts w:ascii="Arial" w:hAnsi="Arial" w:cs="Arial"/>
        </w:rPr>
      </w:pPr>
      <w:r w:rsidRPr="00330D6B">
        <w:rPr>
          <w:rFonts w:ascii="Arial" w:hAnsi="Arial" w:cs="Arial"/>
        </w:rPr>
        <w:t>103.</w:t>
      </w:r>
      <w:r w:rsidRPr="00330D6B">
        <w:rPr>
          <w:rFonts w:ascii="Arial" w:hAnsi="Arial" w:cs="Arial"/>
        </w:rPr>
        <w:tab/>
        <w:t xml:space="preserve">Cumer, T. </w:t>
      </w:r>
      <w:r w:rsidRPr="00330D6B">
        <w:rPr>
          <w:rFonts w:ascii="Arial" w:hAnsi="Arial" w:cs="Arial"/>
          <w:i/>
          <w:iCs/>
        </w:rPr>
        <w:t>et al.</w:t>
      </w:r>
      <w:r w:rsidRPr="00330D6B">
        <w:rPr>
          <w:rFonts w:ascii="Arial" w:hAnsi="Arial" w:cs="Arial"/>
        </w:rPr>
        <w:t xml:space="preserve"> Double-digest RAD-sequencing: do pre- and post-sequencing protocol parameters impact biological results? </w:t>
      </w:r>
      <w:r w:rsidRPr="00330D6B">
        <w:rPr>
          <w:rFonts w:ascii="Arial" w:hAnsi="Arial" w:cs="Arial"/>
          <w:i/>
          <w:iCs/>
        </w:rPr>
        <w:t>Mol. Genet. Genomics</w:t>
      </w:r>
      <w:r w:rsidRPr="00330D6B">
        <w:rPr>
          <w:rFonts w:ascii="Arial" w:hAnsi="Arial" w:cs="Arial"/>
        </w:rPr>
        <w:t xml:space="preserve"> </w:t>
      </w:r>
      <w:r w:rsidRPr="00330D6B">
        <w:rPr>
          <w:rFonts w:ascii="Arial" w:hAnsi="Arial" w:cs="Arial"/>
          <w:b/>
          <w:bCs/>
        </w:rPr>
        <w:t>296</w:t>
      </w:r>
      <w:r w:rsidRPr="00330D6B">
        <w:rPr>
          <w:rFonts w:ascii="Arial" w:hAnsi="Arial" w:cs="Arial"/>
        </w:rPr>
        <w:t>, 457–471 (2021).</w:t>
      </w:r>
    </w:p>
    <w:p w14:paraId="24150DD4" w14:textId="77777777" w:rsidR="00330D6B" w:rsidRPr="00330D6B" w:rsidRDefault="00330D6B" w:rsidP="00330D6B">
      <w:pPr>
        <w:pStyle w:val="Bibliography"/>
        <w:rPr>
          <w:rFonts w:ascii="Arial" w:hAnsi="Arial" w:cs="Arial"/>
        </w:rPr>
      </w:pPr>
      <w:r w:rsidRPr="00330D6B">
        <w:rPr>
          <w:rFonts w:ascii="Arial" w:hAnsi="Arial" w:cs="Arial"/>
        </w:rPr>
        <w:t>104.</w:t>
      </w:r>
      <w:r w:rsidRPr="00330D6B">
        <w:rPr>
          <w:rFonts w:ascii="Arial" w:hAnsi="Arial" w:cs="Arial"/>
        </w:rPr>
        <w:tab/>
        <w:t xml:space="preserve">Mastretta-Yanes, A. </w:t>
      </w:r>
      <w:r w:rsidRPr="00330D6B">
        <w:rPr>
          <w:rFonts w:ascii="Arial" w:hAnsi="Arial" w:cs="Arial"/>
          <w:i/>
          <w:iCs/>
        </w:rPr>
        <w:t>et al.</w:t>
      </w:r>
      <w:r w:rsidRPr="00330D6B">
        <w:rPr>
          <w:rFonts w:ascii="Arial" w:hAnsi="Arial" w:cs="Arial"/>
        </w:rPr>
        <w:t xml:space="preserve"> Restriction site-associated DNA sequencing, genotyping error estimation and de novo assembly optimization for population genetic inference. </w:t>
      </w:r>
      <w:r w:rsidRPr="00330D6B">
        <w:rPr>
          <w:rFonts w:ascii="Arial" w:hAnsi="Arial" w:cs="Arial"/>
          <w:i/>
          <w:iCs/>
        </w:rPr>
        <w:t>Mol. Ecol. Resour.</w:t>
      </w:r>
      <w:r w:rsidRPr="00330D6B">
        <w:rPr>
          <w:rFonts w:ascii="Arial" w:hAnsi="Arial" w:cs="Arial"/>
        </w:rPr>
        <w:t xml:space="preserve"> </w:t>
      </w:r>
      <w:r w:rsidRPr="00330D6B">
        <w:rPr>
          <w:rFonts w:ascii="Arial" w:hAnsi="Arial" w:cs="Arial"/>
          <w:b/>
          <w:bCs/>
        </w:rPr>
        <w:t>15</w:t>
      </w:r>
      <w:r w:rsidRPr="00330D6B">
        <w:rPr>
          <w:rFonts w:ascii="Arial" w:hAnsi="Arial" w:cs="Arial"/>
        </w:rPr>
        <w:t>, 28–41 (2015).</w:t>
      </w:r>
    </w:p>
    <w:p w14:paraId="56C04DBD" w14:textId="77777777" w:rsidR="00330D6B" w:rsidRPr="00330D6B" w:rsidRDefault="00330D6B" w:rsidP="00330D6B">
      <w:pPr>
        <w:pStyle w:val="Bibliography"/>
        <w:rPr>
          <w:rFonts w:ascii="Arial" w:hAnsi="Arial" w:cs="Arial"/>
        </w:rPr>
      </w:pPr>
      <w:r w:rsidRPr="00330D6B">
        <w:rPr>
          <w:rFonts w:ascii="Arial" w:hAnsi="Arial" w:cs="Arial"/>
        </w:rPr>
        <w:t>105.</w:t>
      </w:r>
      <w:r w:rsidRPr="00330D6B">
        <w:rPr>
          <w:rFonts w:ascii="Arial" w:hAnsi="Arial" w:cs="Arial"/>
        </w:rPr>
        <w:tab/>
        <w:t xml:space="preserve">Ebbert, M. T. W. </w:t>
      </w:r>
      <w:r w:rsidRPr="00330D6B">
        <w:rPr>
          <w:rFonts w:ascii="Arial" w:hAnsi="Arial" w:cs="Arial"/>
          <w:i/>
          <w:iCs/>
        </w:rPr>
        <w:t>et al.</w:t>
      </w:r>
      <w:r w:rsidRPr="00330D6B">
        <w:rPr>
          <w:rFonts w:ascii="Arial" w:hAnsi="Arial" w:cs="Arial"/>
        </w:rPr>
        <w:t xml:space="preserve"> Evaluating the necessity of PCR duplicate removal from next-generation sequencing data and a comparison of approaches. </w:t>
      </w:r>
      <w:r w:rsidRPr="00330D6B">
        <w:rPr>
          <w:rFonts w:ascii="Arial" w:hAnsi="Arial" w:cs="Arial"/>
          <w:i/>
          <w:iCs/>
        </w:rPr>
        <w:t>BMC Bioinformatics</w:t>
      </w:r>
      <w:r w:rsidRPr="00330D6B">
        <w:rPr>
          <w:rFonts w:ascii="Arial" w:hAnsi="Arial" w:cs="Arial"/>
        </w:rPr>
        <w:t xml:space="preserve"> </w:t>
      </w:r>
      <w:r w:rsidRPr="00330D6B">
        <w:rPr>
          <w:rFonts w:ascii="Arial" w:hAnsi="Arial" w:cs="Arial"/>
          <w:b/>
          <w:bCs/>
        </w:rPr>
        <w:t>17</w:t>
      </w:r>
      <w:r w:rsidRPr="00330D6B">
        <w:rPr>
          <w:rFonts w:ascii="Arial" w:hAnsi="Arial" w:cs="Arial"/>
        </w:rPr>
        <w:t>, 239 (2016).</w:t>
      </w:r>
    </w:p>
    <w:p w14:paraId="2A732FB1" w14:textId="77777777" w:rsidR="00330D6B" w:rsidRPr="00330D6B" w:rsidRDefault="00330D6B" w:rsidP="00330D6B">
      <w:pPr>
        <w:pStyle w:val="Bibliography"/>
        <w:rPr>
          <w:rFonts w:ascii="Arial" w:hAnsi="Arial" w:cs="Arial"/>
        </w:rPr>
      </w:pPr>
      <w:r w:rsidRPr="00330D6B">
        <w:rPr>
          <w:rFonts w:ascii="Arial" w:hAnsi="Arial" w:cs="Arial"/>
        </w:rPr>
        <w:t>106.</w:t>
      </w:r>
      <w:r w:rsidRPr="00330D6B">
        <w:rPr>
          <w:rFonts w:ascii="Arial" w:hAnsi="Arial" w:cs="Arial"/>
        </w:rPr>
        <w:tab/>
        <w:t xml:space="preserve">Euclide, P. T. </w:t>
      </w:r>
      <w:r w:rsidRPr="00330D6B">
        <w:rPr>
          <w:rFonts w:ascii="Arial" w:hAnsi="Arial" w:cs="Arial"/>
          <w:i/>
          <w:iCs/>
        </w:rPr>
        <w:t>et al.</w:t>
      </w:r>
      <w:r w:rsidRPr="00330D6B">
        <w:rPr>
          <w:rFonts w:ascii="Arial" w:hAnsi="Arial" w:cs="Arial"/>
        </w:rPr>
        <w:t xml:space="preserve"> Attack of the PCR clones: Rates of clonality have little effect on RAD-seq genotype calls. </w:t>
      </w:r>
      <w:r w:rsidRPr="00330D6B">
        <w:rPr>
          <w:rFonts w:ascii="Arial" w:hAnsi="Arial" w:cs="Arial"/>
          <w:i/>
          <w:iCs/>
        </w:rPr>
        <w:t>Mol. Ecol. Resour.</w:t>
      </w:r>
      <w:r w:rsidRPr="00330D6B">
        <w:rPr>
          <w:rFonts w:ascii="Arial" w:hAnsi="Arial" w:cs="Arial"/>
        </w:rPr>
        <w:t xml:space="preserve"> </w:t>
      </w:r>
      <w:r w:rsidRPr="00330D6B">
        <w:rPr>
          <w:rFonts w:ascii="Arial" w:hAnsi="Arial" w:cs="Arial"/>
          <w:b/>
          <w:bCs/>
        </w:rPr>
        <w:t>20</w:t>
      </w:r>
      <w:r w:rsidRPr="00330D6B">
        <w:rPr>
          <w:rFonts w:ascii="Arial" w:hAnsi="Arial" w:cs="Arial"/>
        </w:rPr>
        <w:t>, 66–78 (2020).</w:t>
      </w:r>
    </w:p>
    <w:p w14:paraId="1FF95F96" w14:textId="77777777" w:rsidR="00330D6B" w:rsidRPr="00330D6B" w:rsidRDefault="00330D6B" w:rsidP="00330D6B">
      <w:pPr>
        <w:pStyle w:val="Bibliography"/>
        <w:rPr>
          <w:rFonts w:ascii="Arial" w:hAnsi="Arial" w:cs="Arial"/>
        </w:rPr>
      </w:pPr>
      <w:r w:rsidRPr="00330D6B">
        <w:rPr>
          <w:rFonts w:ascii="Arial" w:hAnsi="Arial" w:cs="Arial"/>
        </w:rPr>
        <w:t>107.</w:t>
      </w:r>
      <w:r w:rsidRPr="00330D6B">
        <w:rPr>
          <w:rFonts w:ascii="Arial" w:hAnsi="Arial" w:cs="Arial"/>
        </w:rPr>
        <w:tab/>
        <w:t xml:space="preserve">Flanagan, S. P. &amp; Jones, A. G. Substantial differences in bias between single-digest and double-digest RAD-seq libraries: A case study. </w:t>
      </w:r>
      <w:r w:rsidRPr="00330D6B">
        <w:rPr>
          <w:rFonts w:ascii="Arial" w:hAnsi="Arial" w:cs="Arial"/>
          <w:i/>
          <w:iCs/>
        </w:rPr>
        <w:t>Mol. Ecol. Resour.</w:t>
      </w:r>
      <w:r w:rsidRPr="00330D6B">
        <w:rPr>
          <w:rFonts w:ascii="Arial" w:hAnsi="Arial" w:cs="Arial"/>
        </w:rPr>
        <w:t xml:space="preserve"> </w:t>
      </w:r>
      <w:r w:rsidRPr="00330D6B">
        <w:rPr>
          <w:rFonts w:ascii="Arial" w:hAnsi="Arial" w:cs="Arial"/>
          <w:b/>
          <w:bCs/>
        </w:rPr>
        <w:t>18</w:t>
      </w:r>
      <w:r w:rsidRPr="00330D6B">
        <w:rPr>
          <w:rFonts w:ascii="Arial" w:hAnsi="Arial" w:cs="Arial"/>
        </w:rPr>
        <w:t>, 264–280 (2018).</w:t>
      </w:r>
    </w:p>
    <w:p w14:paraId="3CD4BF81" w14:textId="77777777" w:rsidR="00330D6B" w:rsidRPr="00330D6B" w:rsidRDefault="00330D6B" w:rsidP="00330D6B">
      <w:pPr>
        <w:pStyle w:val="Bibliography"/>
        <w:rPr>
          <w:rFonts w:ascii="Arial" w:hAnsi="Arial" w:cs="Arial"/>
        </w:rPr>
      </w:pPr>
      <w:r w:rsidRPr="00330D6B">
        <w:rPr>
          <w:rFonts w:ascii="Arial" w:hAnsi="Arial" w:cs="Arial"/>
        </w:rPr>
        <w:t>108.</w:t>
      </w:r>
      <w:r w:rsidRPr="00330D6B">
        <w:rPr>
          <w:rFonts w:ascii="Arial" w:hAnsi="Arial" w:cs="Arial"/>
        </w:rPr>
        <w:tab/>
        <w:t xml:space="preserve">Goubert, C. </w:t>
      </w:r>
      <w:r w:rsidRPr="00330D6B">
        <w:rPr>
          <w:rFonts w:ascii="Arial" w:hAnsi="Arial" w:cs="Arial"/>
          <w:i/>
          <w:iCs/>
        </w:rPr>
        <w:t>et al.</w:t>
      </w:r>
      <w:r w:rsidRPr="00330D6B">
        <w:rPr>
          <w:rFonts w:ascii="Arial" w:hAnsi="Arial" w:cs="Arial"/>
        </w:rPr>
        <w:t xml:space="preserve"> A beginner’s guide to manual curation of transposable elements. </w:t>
      </w:r>
      <w:r w:rsidRPr="00330D6B">
        <w:rPr>
          <w:rFonts w:ascii="Arial" w:hAnsi="Arial" w:cs="Arial"/>
          <w:i/>
          <w:iCs/>
        </w:rPr>
        <w:t>Mob. DNA</w:t>
      </w:r>
      <w:r w:rsidRPr="00330D6B">
        <w:rPr>
          <w:rFonts w:ascii="Arial" w:hAnsi="Arial" w:cs="Arial"/>
        </w:rPr>
        <w:t xml:space="preserve"> </w:t>
      </w:r>
      <w:r w:rsidRPr="00330D6B">
        <w:rPr>
          <w:rFonts w:ascii="Arial" w:hAnsi="Arial" w:cs="Arial"/>
          <w:b/>
          <w:bCs/>
        </w:rPr>
        <w:t>13</w:t>
      </w:r>
      <w:r w:rsidRPr="00330D6B">
        <w:rPr>
          <w:rFonts w:ascii="Arial" w:hAnsi="Arial" w:cs="Arial"/>
        </w:rPr>
        <w:t>, 7 (2022).</w:t>
      </w:r>
    </w:p>
    <w:p w14:paraId="48C392AD" w14:textId="77777777" w:rsidR="00330D6B" w:rsidRPr="00330D6B" w:rsidRDefault="00330D6B" w:rsidP="00330D6B">
      <w:pPr>
        <w:pStyle w:val="Bibliography"/>
        <w:rPr>
          <w:rFonts w:ascii="Arial" w:hAnsi="Arial" w:cs="Arial"/>
        </w:rPr>
      </w:pPr>
      <w:r w:rsidRPr="00330D6B">
        <w:rPr>
          <w:rFonts w:ascii="Arial" w:hAnsi="Arial" w:cs="Arial"/>
        </w:rPr>
        <w:lastRenderedPageBreak/>
        <w:t>109.</w:t>
      </w:r>
      <w:r w:rsidRPr="00330D6B">
        <w:rPr>
          <w:rFonts w:ascii="Arial" w:hAnsi="Arial" w:cs="Arial"/>
        </w:rPr>
        <w:tab/>
        <w:t xml:space="preserve">Storer, J. M., Hubley, R., Rosen, J. &amp; Smit, A. F. A. Curation Guidelines for de novo Generated Transposable Element Families. </w:t>
      </w:r>
      <w:r w:rsidRPr="00330D6B">
        <w:rPr>
          <w:rFonts w:ascii="Arial" w:hAnsi="Arial" w:cs="Arial"/>
          <w:i/>
          <w:iCs/>
        </w:rPr>
        <w:t>Curr. Protoc.</w:t>
      </w:r>
      <w:r w:rsidRPr="00330D6B">
        <w:rPr>
          <w:rFonts w:ascii="Arial" w:hAnsi="Arial" w:cs="Arial"/>
        </w:rPr>
        <w:t xml:space="preserve"> </w:t>
      </w:r>
      <w:r w:rsidRPr="00330D6B">
        <w:rPr>
          <w:rFonts w:ascii="Arial" w:hAnsi="Arial" w:cs="Arial"/>
          <w:b/>
          <w:bCs/>
        </w:rPr>
        <w:t>1</w:t>
      </w:r>
      <w:r w:rsidRPr="00330D6B">
        <w:rPr>
          <w:rFonts w:ascii="Arial" w:hAnsi="Arial" w:cs="Arial"/>
        </w:rPr>
        <w:t>, e154 (2021).</w:t>
      </w:r>
    </w:p>
    <w:p w14:paraId="11DED662" w14:textId="77777777" w:rsidR="00330D6B" w:rsidRPr="00330D6B" w:rsidRDefault="00330D6B" w:rsidP="00330D6B">
      <w:pPr>
        <w:pStyle w:val="Bibliography"/>
        <w:rPr>
          <w:rFonts w:ascii="Arial" w:hAnsi="Arial" w:cs="Arial"/>
        </w:rPr>
      </w:pPr>
      <w:r w:rsidRPr="00330D6B">
        <w:rPr>
          <w:rFonts w:ascii="Arial" w:hAnsi="Arial" w:cs="Arial"/>
        </w:rPr>
        <w:t>110.</w:t>
      </w:r>
      <w:r w:rsidRPr="00330D6B">
        <w:rPr>
          <w:rFonts w:ascii="Arial" w:hAnsi="Arial" w:cs="Arial"/>
        </w:rPr>
        <w:tab/>
        <w:t xml:space="preserve">Escoda, L., González-Esteban, J., Gómez, A. &amp; Castresana, J. Using relatedness networks to infer contemporary dispersal: Application to the endangered mammal Galemys pyrenaicus. </w:t>
      </w:r>
      <w:r w:rsidRPr="00330D6B">
        <w:rPr>
          <w:rFonts w:ascii="Arial" w:hAnsi="Arial" w:cs="Arial"/>
          <w:i/>
          <w:iCs/>
        </w:rPr>
        <w:t>Mol. Ecol.</w:t>
      </w:r>
      <w:r w:rsidRPr="00330D6B">
        <w:rPr>
          <w:rFonts w:ascii="Arial" w:hAnsi="Arial" w:cs="Arial"/>
        </w:rPr>
        <w:t xml:space="preserve"> </w:t>
      </w:r>
      <w:r w:rsidRPr="00330D6B">
        <w:rPr>
          <w:rFonts w:ascii="Arial" w:hAnsi="Arial" w:cs="Arial"/>
          <w:b/>
          <w:bCs/>
        </w:rPr>
        <w:t>26</w:t>
      </w:r>
      <w:r w:rsidRPr="00330D6B">
        <w:rPr>
          <w:rFonts w:ascii="Arial" w:hAnsi="Arial" w:cs="Arial"/>
        </w:rPr>
        <w:t>, 3343–3357 (2017).</w:t>
      </w:r>
    </w:p>
    <w:p w14:paraId="2CD337C8" w14:textId="77777777" w:rsidR="00330D6B" w:rsidRPr="00330D6B" w:rsidRDefault="00330D6B" w:rsidP="00330D6B">
      <w:pPr>
        <w:pStyle w:val="Bibliography"/>
        <w:rPr>
          <w:rFonts w:ascii="Arial" w:hAnsi="Arial" w:cs="Arial"/>
        </w:rPr>
      </w:pPr>
      <w:r w:rsidRPr="00330D6B">
        <w:rPr>
          <w:rFonts w:ascii="Arial" w:hAnsi="Arial" w:cs="Arial"/>
        </w:rPr>
        <w:t>111.</w:t>
      </w:r>
      <w:r w:rsidRPr="00330D6B">
        <w:rPr>
          <w:rFonts w:ascii="Arial" w:hAnsi="Arial" w:cs="Arial"/>
        </w:rPr>
        <w:tab/>
        <w:t xml:space="preserve">Danecek, P. </w:t>
      </w:r>
      <w:r w:rsidRPr="00330D6B">
        <w:rPr>
          <w:rFonts w:ascii="Arial" w:hAnsi="Arial" w:cs="Arial"/>
          <w:i/>
          <w:iCs/>
        </w:rPr>
        <w:t>et al.</w:t>
      </w:r>
      <w:r w:rsidRPr="00330D6B">
        <w:rPr>
          <w:rFonts w:ascii="Arial" w:hAnsi="Arial" w:cs="Arial"/>
        </w:rPr>
        <w:t xml:space="preserve"> The variant call format and VCFtools. </w:t>
      </w:r>
      <w:r w:rsidRPr="00330D6B">
        <w:rPr>
          <w:rFonts w:ascii="Arial" w:hAnsi="Arial" w:cs="Arial"/>
          <w:i/>
          <w:iCs/>
        </w:rPr>
        <w:t>Bioinformatics</w:t>
      </w:r>
      <w:r w:rsidRPr="00330D6B">
        <w:rPr>
          <w:rFonts w:ascii="Arial" w:hAnsi="Arial" w:cs="Arial"/>
        </w:rPr>
        <w:t xml:space="preserve"> </w:t>
      </w:r>
      <w:r w:rsidRPr="00330D6B">
        <w:rPr>
          <w:rFonts w:ascii="Arial" w:hAnsi="Arial" w:cs="Arial"/>
          <w:b/>
          <w:bCs/>
        </w:rPr>
        <w:t>27</w:t>
      </w:r>
      <w:r w:rsidRPr="00330D6B">
        <w:rPr>
          <w:rFonts w:ascii="Arial" w:hAnsi="Arial" w:cs="Arial"/>
        </w:rPr>
        <w:t>, 2156–2158 (2011).</w:t>
      </w:r>
    </w:p>
    <w:p w14:paraId="3E0FC6C1" w14:textId="77777777" w:rsidR="00330D6B" w:rsidRPr="00330D6B" w:rsidRDefault="00330D6B" w:rsidP="00330D6B">
      <w:pPr>
        <w:pStyle w:val="Bibliography"/>
        <w:rPr>
          <w:rFonts w:ascii="Arial" w:hAnsi="Arial" w:cs="Arial"/>
        </w:rPr>
      </w:pPr>
      <w:r w:rsidRPr="00330D6B">
        <w:rPr>
          <w:rFonts w:ascii="Arial" w:hAnsi="Arial" w:cs="Arial"/>
        </w:rPr>
        <w:t>112.</w:t>
      </w:r>
      <w:r w:rsidRPr="00330D6B">
        <w:rPr>
          <w:rFonts w:ascii="Arial" w:hAnsi="Arial" w:cs="Arial"/>
        </w:rPr>
        <w:tab/>
        <w:t xml:space="preserve">Peñalba, J. V., Peters, J. L. &amp; Joseph, L. Sustained plumage divergence despite weak genomic differentiation and broad sympatry in sister species of Australian woodswallows (Artamus spp.). </w:t>
      </w:r>
      <w:r w:rsidRPr="00330D6B">
        <w:rPr>
          <w:rFonts w:ascii="Arial" w:hAnsi="Arial" w:cs="Arial"/>
          <w:i/>
          <w:iCs/>
        </w:rPr>
        <w:t>Mol. Ecol.</w:t>
      </w:r>
      <w:r w:rsidRPr="00330D6B">
        <w:rPr>
          <w:rFonts w:ascii="Arial" w:hAnsi="Arial" w:cs="Arial"/>
        </w:rPr>
        <w:t xml:space="preserve"> </w:t>
      </w:r>
      <w:r w:rsidRPr="00330D6B">
        <w:rPr>
          <w:rFonts w:ascii="Arial" w:hAnsi="Arial" w:cs="Arial"/>
          <w:b/>
          <w:bCs/>
        </w:rPr>
        <w:t>31</w:t>
      </w:r>
      <w:r w:rsidRPr="00330D6B">
        <w:rPr>
          <w:rFonts w:ascii="Arial" w:hAnsi="Arial" w:cs="Arial"/>
        </w:rPr>
        <w:t>, 5060–5073 (2022).</w:t>
      </w:r>
    </w:p>
    <w:p w14:paraId="7E489E72" w14:textId="77777777" w:rsidR="00330D6B" w:rsidRPr="00330D6B" w:rsidRDefault="00330D6B" w:rsidP="00330D6B">
      <w:pPr>
        <w:pStyle w:val="Bibliography"/>
        <w:rPr>
          <w:rFonts w:ascii="Arial" w:hAnsi="Arial" w:cs="Arial"/>
        </w:rPr>
      </w:pPr>
      <w:r w:rsidRPr="00330D6B">
        <w:rPr>
          <w:rFonts w:ascii="Arial" w:hAnsi="Arial" w:cs="Arial"/>
        </w:rPr>
        <w:t>113.</w:t>
      </w:r>
      <w:r w:rsidRPr="00330D6B">
        <w:rPr>
          <w:rFonts w:ascii="Arial" w:hAnsi="Arial" w:cs="Arial"/>
        </w:rPr>
        <w:tab/>
        <w:t xml:space="preserve">Thompson, N. F. </w:t>
      </w:r>
      <w:r w:rsidRPr="00330D6B">
        <w:rPr>
          <w:rFonts w:ascii="Arial" w:hAnsi="Arial" w:cs="Arial"/>
          <w:i/>
          <w:iCs/>
        </w:rPr>
        <w:t>et al.</w:t>
      </w:r>
      <w:r w:rsidRPr="00330D6B">
        <w:rPr>
          <w:rFonts w:ascii="Arial" w:hAnsi="Arial" w:cs="Arial"/>
        </w:rPr>
        <w:t xml:space="preserve"> A complex phenotype in salmon controlled by a simple change in migratory timing. </w:t>
      </w:r>
      <w:r w:rsidRPr="00330D6B">
        <w:rPr>
          <w:rFonts w:ascii="Arial" w:hAnsi="Arial" w:cs="Arial"/>
          <w:i/>
          <w:iCs/>
        </w:rPr>
        <w:t>Science</w:t>
      </w:r>
      <w:r w:rsidRPr="00330D6B">
        <w:rPr>
          <w:rFonts w:ascii="Arial" w:hAnsi="Arial" w:cs="Arial"/>
        </w:rPr>
        <w:t xml:space="preserve"> </w:t>
      </w:r>
      <w:r w:rsidRPr="00330D6B">
        <w:rPr>
          <w:rFonts w:ascii="Arial" w:hAnsi="Arial" w:cs="Arial"/>
          <w:b/>
          <w:bCs/>
        </w:rPr>
        <w:t>370</w:t>
      </w:r>
      <w:r w:rsidRPr="00330D6B">
        <w:rPr>
          <w:rFonts w:ascii="Arial" w:hAnsi="Arial" w:cs="Arial"/>
        </w:rPr>
        <w:t>, 609–613 (2020).</w:t>
      </w:r>
    </w:p>
    <w:p w14:paraId="42F36E6E" w14:textId="77777777" w:rsidR="00330D6B" w:rsidRPr="00330D6B" w:rsidRDefault="00330D6B" w:rsidP="00330D6B">
      <w:pPr>
        <w:pStyle w:val="Bibliography"/>
        <w:rPr>
          <w:rFonts w:ascii="Arial" w:hAnsi="Arial" w:cs="Arial"/>
        </w:rPr>
      </w:pPr>
      <w:r w:rsidRPr="00330D6B">
        <w:rPr>
          <w:rFonts w:ascii="Arial" w:hAnsi="Arial" w:cs="Arial"/>
        </w:rPr>
        <w:t>114.</w:t>
      </w:r>
      <w:r w:rsidRPr="00330D6B">
        <w:rPr>
          <w:rFonts w:ascii="Arial" w:hAnsi="Arial" w:cs="Arial"/>
        </w:rPr>
        <w:tab/>
        <w:t xml:space="preserve">Howe, K. </w:t>
      </w:r>
      <w:r w:rsidRPr="00330D6B">
        <w:rPr>
          <w:rFonts w:ascii="Arial" w:hAnsi="Arial" w:cs="Arial"/>
          <w:i/>
          <w:iCs/>
        </w:rPr>
        <w:t>et al.</w:t>
      </w:r>
      <w:r w:rsidRPr="00330D6B">
        <w:rPr>
          <w:rFonts w:ascii="Arial" w:hAnsi="Arial" w:cs="Arial"/>
        </w:rPr>
        <w:t xml:space="preserve"> Significantly improving the quality of genome assemblies through curation. </w:t>
      </w:r>
      <w:r w:rsidRPr="00330D6B">
        <w:rPr>
          <w:rFonts w:ascii="Arial" w:hAnsi="Arial" w:cs="Arial"/>
          <w:i/>
          <w:iCs/>
        </w:rPr>
        <w:t>GigaScience</w:t>
      </w:r>
      <w:r w:rsidRPr="00330D6B">
        <w:rPr>
          <w:rFonts w:ascii="Arial" w:hAnsi="Arial" w:cs="Arial"/>
        </w:rPr>
        <w:t xml:space="preserve"> </w:t>
      </w:r>
      <w:r w:rsidRPr="00330D6B">
        <w:rPr>
          <w:rFonts w:ascii="Arial" w:hAnsi="Arial" w:cs="Arial"/>
          <w:b/>
          <w:bCs/>
        </w:rPr>
        <w:t>10</w:t>
      </w:r>
      <w:r w:rsidRPr="00330D6B">
        <w:rPr>
          <w:rFonts w:ascii="Arial" w:hAnsi="Arial" w:cs="Arial"/>
        </w:rPr>
        <w:t>, giaa153 (2021).</w:t>
      </w:r>
    </w:p>
    <w:p w14:paraId="0FE044E9" w14:textId="77777777" w:rsidR="00330D6B" w:rsidRPr="00330D6B" w:rsidRDefault="00330D6B" w:rsidP="00330D6B">
      <w:pPr>
        <w:pStyle w:val="Bibliography"/>
        <w:rPr>
          <w:rFonts w:ascii="Arial" w:hAnsi="Arial" w:cs="Arial"/>
        </w:rPr>
      </w:pPr>
      <w:r w:rsidRPr="00330D6B">
        <w:rPr>
          <w:rFonts w:ascii="Arial" w:hAnsi="Arial" w:cs="Arial"/>
        </w:rPr>
        <w:t>115.</w:t>
      </w:r>
      <w:r w:rsidRPr="00330D6B">
        <w:rPr>
          <w:rFonts w:ascii="Arial" w:hAnsi="Arial" w:cs="Arial"/>
        </w:rPr>
        <w:tab/>
        <w:t xml:space="preserve">Nurk, S. </w:t>
      </w:r>
      <w:r w:rsidRPr="00330D6B">
        <w:rPr>
          <w:rFonts w:ascii="Arial" w:hAnsi="Arial" w:cs="Arial"/>
          <w:i/>
          <w:iCs/>
        </w:rPr>
        <w:t>et al.</w:t>
      </w:r>
      <w:r w:rsidRPr="00330D6B">
        <w:rPr>
          <w:rFonts w:ascii="Arial" w:hAnsi="Arial" w:cs="Arial"/>
        </w:rPr>
        <w:t xml:space="preserve"> The complete sequence of a human genome. </w:t>
      </w:r>
      <w:r w:rsidRPr="00330D6B">
        <w:rPr>
          <w:rFonts w:ascii="Arial" w:hAnsi="Arial" w:cs="Arial"/>
          <w:i/>
          <w:iCs/>
        </w:rPr>
        <w:t>Science</w:t>
      </w:r>
      <w:r w:rsidRPr="00330D6B">
        <w:rPr>
          <w:rFonts w:ascii="Arial" w:hAnsi="Arial" w:cs="Arial"/>
        </w:rPr>
        <w:t xml:space="preserve"> </w:t>
      </w:r>
      <w:r w:rsidRPr="00330D6B">
        <w:rPr>
          <w:rFonts w:ascii="Arial" w:hAnsi="Arial" w:cs="Arial"/>
          <w:b/>
          <w:bCs/>
        </w:rPr>
        <w:t>376</w:t>
      </w:r>
      <w:r w:rsidRPr="00330D6B">
        <w:rPr>
          <w:rFonts w:ascii="Arial" w:hAnsi="Arial" w:cs="Arial"/>
        </w:rPr>
        <w:t>, 44–53 (2022).</w:t>
      </w:r>
    </w:p>
    <w:p w14:paraId="29C0550B" w14:textId="77777777" w:rsidR="00330D6B" w:rsidRPr="00330D6B" w:rsidRDefault="00330D6B" w:rsidP="00330D6B">
      <w:pPr>
        <w:pStyle w:val="Bibliography"/>
        <w:rPr>
          <w:rFonts w:ascii="Arial" w:hAnsi="Arial" w:cs="Arial"/>
        </w:rPr>
      </w:pPr>
      <w:r w:rsidRPr="00330D6B">
        <w:rPr>
          <w:rFonts w:ascii="Arial" w:hAnsi="Arial" w:cs="Arial"/>
        </w:rPr>
        <w:t>116.</w:t>
      </w:r>
      <w:r w:rsidRPr="00330D6B">
        <w:rPr>
          <w:rFonts w:ascii="Arial" w:hAnsi="Arial" w:cs="Arial"/>
        </w:rPr>
        <w:tab/>
        <w:t xml:space="preserve">Michael, T. P. &amp; VanBuren, R. Building near-complete plant genomes. </w:t>
      </w:r>
      <w:r w:rsidRPr="00330D6B">
        <w:rPr>
          <w:rFonts w:ascii="Arial" w:hAnsi="Arial" w:cs="Arial"/>
          <w:i/>
          <w:iCs/>
        </w:rPr>
        <w:t>Genome Stud. Mol. Genet.</w:t>
      </w:r>
      <w:r w:rsidRPr="00330D6B">
        <w:rPr>
          <w:rFonts w:ascii="Arial" w:hAnsi="Arial" w:cs="Arial"/>
        </w:rPr>
        <w:t xml:space="preserve"> </w:t>
      </w:r>
      <w:r w:rsidRPr="00330D6B">
        <w:rPr>
          <w:rFonts w:ascii="Arial" w:hAnsi="Arial" w:cs="Arial"/>
          <w:b/>
          <w:bCs/>
        </w:rPr>
        <w:t>54</w:t>
      </w:r>
      <w:r w:rsidRPr="00330D6B">
        <w:rPr>
          <w:rFonts w:ascii="Arial" w:hAnsi="Arial" w:cs="Arial"/>
        </w:rPr>
        <w:t>, 26–33 (2020).</w:t>
      </w:r>
    </w:p>
    <w:p w14:paraId="528B5BE4" w14:textId="77777777" w:rsidR="00330D6B" w:rsidRPr="00330D6B" w:rsidRDefault="00330D6B" w:rsidP="00330D6B">
      <w:pPr>
        <w:pStyle w:val="Bibliography"/>
        <w:rPr>
          <w:rFonts w:ascii="Arial" w:hAnsi="Arial" w:cs="Arial"/>
        </w:rPr>
      </w:pPr>
      <w:r w:rsidRPr="00330D6B">
        <w:rPr>
          <w:rFonts w:ascii="Arial" w:hAnsi="Arial" w:cs="Arial"/>
        </w:rPr>
        <w:lastRenderedPageBreak/>
        <w:t>117.</w:t>
      </w:r>
      <w:r w:rsidRPr="00330D6B">
        <w:rPr>
          <w:rFonts w:ascii="Arial" w:hAnsi="Arial" w:cs="Arial"/>
        </w:rPr>
        <w:tab/>
        <w:t>Tettelin, H. &amp; Medini, D. The pangenome: Diversity, dynamics and evolution of genomes. (2020).</w:t>
      </w:r>
    </w:p>
    <w:p w14:paraId="47510BF3" w14:textId="77777777" w:rsidR="00330D6B" w:rsidRPr="00330D6B" w:rsidRDefault="00330D6B" w:rsidP="00330D6B">
      <w:pPr>
        <w:pStyle w:val="Bibliography"/>
        <w:rPr>
          <w:rFonts w:ascii="Arial" w:hAnsi="Arial" w:cs="Arial"/>
        </w:rPr>
      </w:pPr>
      <w:r w:rsidRPr="00330D6B">
        <w:rPr>
          <w:rFonts w:ascii="Arial" w:hAnsi="Arial" w:cs="Arial"/>
        </w:rPr>
        <w:t>118.</w:t>
      </w:r>
      <w:r w:rsidRPr="00330D6B">
        <w:rPr>
          <w:rFonts w:ascii="Arial" w:hAnsi="Arial" w:cs="Arial"/>
        </w:rPr>
        <w:tab/>
        <w:t xml:space="preserve">Wang, T. </w:t>
      </w:r>
      <w:r w:rsidRPr="00330D6B">
        <w:rPr>
          <w:rFonts w:ascii="Arial" w:hAnsi="Arial" w:cs="Arial"/>
          <w:i/>
          <w:iCs/>
        </w:rPr>
        <w:t>et al.</w:t>
      </w:r>
      <w:r w:rsidRPr="00330D6B">
        <w:rPr>
          <w:rFonts w:ascii="Arial" w:hAnsi="Arial" w:cs="Arial"/>
        </w:rPr>
        <w:t xml:space="preserve"> The Human Pangenome Project: a global resource to map genomic diversity. </w:t>
      </w:r>
      <w:r w:rsidRPr="00330D6B">
        <w:rPr>
          <w:rFonts w:ascii="Arial" w:hAnsi="Arial" w:cs="Arial"/>
          <w:i/>
          <w:iCs/>
        </w:rPr>
        <w:t>Nature</w:t>
      </w:r>
      <w:r w:rsidRPr="00330D6B">
        <w:rPr>
          <w:rFonts w:ascii="Arial" w:hAnsi="Arial" w:cs="Arial"/>
        </w:rPr>
        <w:t xml:space="preserve"> </w:t>
      </w:r>
      <w:r w:rsidRPr="00330D6B">
        <w:rPr>
          <w:rFonts w:ascii="Arial" w:hAnsi="Arial" w:cs="Arial"/>
          <w:b/>
          <w:bCs/>
        </w:rPr>
        <w:t>604</w:t>
      </w:r>
      <w:r w:rsidRPr="00330D6B">
        <w:rPr>
          <w:rFonts w:ascii="Arial" w:hAnsi="Arial" w:cs="Arial"/>
        </w:rPr>
        <w:t>, 437–446 (2022).</w:t>
      </w:r>
    </w:p>
    <w:p w14:paraId="0B44461E" w14:textId="77777777" w:rsidR="00330D6B" w:rsidRPr="00330D6B" w:rsidRDefault="00330D6B" w:rsidP="00330D6B">
      <w:pPr>
        <w:pStyle w:val="Bibliography"/>
        <w:rPr>
          <w:rFonts w:ascii="Arial" w:hAnsi="Arial" w:cs="Arial"/>
        </w:rPr>
      </w:pPr>
      <w:r w:rsidRPr="00330D6B">
        <w:rPr>
          <w:rFonts w:ascii="Arial" w:hAnsi="Arial" w:cs="Arial"/>
        </w:rPr>
        <w:t>119.</w:t>
      </w:r>
      <w:r w:rsidRPr="00330D6B">
        <w:rPr>
          <w:rFonts w:ascii="Arial" w:hAnsi="Arial" w:cs="Arial"/>
        </w:rPr>
        <w:tab/>
        <w:t>Hemstrom, W. Thirty-four Kilometers and Fifteen Years: Rapid Adaptation at a Novel Chromosomal Inversion in Recently Introduced Deschutes River Three-spined Stickleback. (2016).</w:t>
      </w:r>
    </w:p>
    <w:p w14:paraId="5542A265" w14:textId="77777777" w:rsidR="00330D6B" w:rsidRPr="00330D6B" w:rsidRDefault="00330D6B" w:rsidP="00330D6B">
      <w:pPr>
        <w:pStyle w:val="Bibliography"/>
        <w:rPr>
          <w:rFonts w:ascii="Arial" w:hAnsi="Arial" w:cs="Arial"/>
        </w:rPr>
      </w:pPr>
      <w:r w:rsidRPr="00330D6B">
        <w:rPr>
          <w:rFonts w:ascii="Arial" w:hAnsi="Arial" w:cs="Arial"/>
        </w:rPr>
        <w:t>120.</w:t>
      </w:r>
      <w:r w:rsidRPr="00330D6B">
        <w:rPr>
          <w:rFonts w:ascii="Arial" w:hAnsi="Arial" w:cs="Arial"/>
        </w:rPr>
        <w:tab/>
        <w:t xml:space="preserve">Alonso-Blanco, C. </w:t>
      </w:r>
      <w:r w:rsidRPr="00330D6B">
        <w:rPr>
          <w:rFonts w:ascii="Arial" w:hAnsi="Arial" w:cs="Arial"/>
          <w:i/>
          <w:iCs/>
        </w:rPr>
        <w:t>et al.</w:t>
      </w:r>
      <w:r w:rsidRPr="00330D6B">
        <w:rPr>
          <w:rFonts w:ascii="Arial" w:hAnsi="Arial" w:cs="Arial"/>
        </w:rPr>
        <w:t xml:space="preserve"> 1,135 Genomes Reveal the Global Pattern of Polymorphism in Arabidopsis thaliana. </w:t>
      </w:r>
      <w:r w:rsidRPr="00330D6B">
        <w:rPr>
          <w:rFonts w:ascii="Arial" w:hAnsi="Arial" w:cs="Arial"/>
          <w:i/>
          <w:iCs/>
        </w:rPr>
        <w:t>Cell</w:t>
      </w:r>
      <w:r w:rsidRPr="00330D6B">
        <w:rPr>
          <w:rFonts w:ascii="Arial" w:hAnsi="Arial" w:cs="Arial"/>
        </w:rPr>
        <w:t xml:space="preserve"> </w:t>
      </w:r>
      <w:r w:rsidRPr="00330D6B">
        <w:rPr>
          <w:rFonts w:ascii="Arial" w:hAnsi="Arial" w:cs="Arial"/>
          <w:b/>
          <w:bCs/>
        </w:rPr>
        <w:t>166</w:t>
      </w:r>
      <w:r w:rsidRPr="00330D6B">
        <w:rPr>
          <w:rFonts w:ascii="Arial" w:hAnsi="Arial" w:cs="Arial"/>
        </w:rPr>
        <w:t>, 481–491 (2016).</w:t>
      </w:r>
    </w:p>
    <w:p w14:paraId="785CF10D" w14:textId="77777777" w:rsidR="00330D6B" w:rsidRPr="00330D6B" w:rsidRDefault="00330D6B" w:rsidP="00330D6B">
      <w:pPr>
        <w:pStyle w:val="Bibliography"/>
        <w:rPr>
          <w:rFonts w:ascii="Arial" w:hAnsi="Arial" w:cs="Arial"/>
        </w:rPr>
      </w:pPr>
      <w:r w:rsidRPr="00330D6B">
        <w:rPr>
          <w:rFonts w:ascii="Arial" w:hAnsi="Arial" w:cs="Arial"/>
        </w:rPr>
        <w:t>121.</w:t>
      </w:r>
      <w:r w:rsidRPr="00330D6B">
        <w:rPr>
          <w:rFonts w:ascii="Arial" w:hAnsi="Arial" w:cs="Arial"/>
        </w:rPr>
        <w:tab/>
        <w:t xml:space="preserve">Maruki, T., Ye, Z. &amp; Lynch, M. Evolutionary Genomics of a Subdivided Species. </w:t>
      </w:r>
      <w:r w:rsidRPr="00330D6B">
        <w:rPr>
          <w:rFonts w:ascii="Arial" w:hAnsi="Arial" w:cs="Arial"/>
          <w:i/>
          <w:iCs/>
        </w:rPr>
        <w:t>Mol. Biol. Evol.</w:t>
      </w:r>
      <w:r w:rsidRPr="00330D6B">
        <w:rPr>
          <w:rFonts w:ascii="Arial" w:hAnsi="Arial" w:cs="Arial"/>
        </w:rPr>
        <w:t xml:space="preserve"> </w:t>
      </w:r>
      <w:r w:rsidRPr="00330D6B">
        <w:rPr>
          <w:rFonts w:ascii="Arial" w:hAnsi="Arial" w:cs="Arial"/>
          <w:b/>
          <w:bCs/>
        </w:rPr>
        <w:t>39</w:t>
      </w:r>
      <w:r w:rsidRPr="00330D6B">
        <w:rPr>
          <w:rFonts w:ascii="Arial" w:hAnsi="Arial" w:cs="Arial"/>
        </w:rPr>
        <w:t>, msac152 (2022).</w:t>
      </w:r>
    </w:p>
    <w:p w14:paraId="2098834D" w14:textId="77777777" w:rsidR="00330D6B" w:rsidRPr="00330D6B" w:rsidRDefault="00330D6B" w:rsidP="00330D6B">
      <w:pPr>
        <w:pStyle w:val="Bibliography"/>
        <w:rPr>
          <w:rFonts w:ascii="Arial" w:hAnsi="Arial" w:cs="Arial"/>
        </w:rPr>
      </w:pPr>
      <w:r w:rsidRPr="00330D6B">
        <w:rPr>
          <w:rFonts w:ascii="Arial" w:hAnsi="Arial" w:cs="Arial"/>
        </w:rPr>
        <w:t>122.</w:t>
      </w:r>
      <w:r w:rsidRPr="00330D6B">
        <w:rPr>
          <w:rFonts w:ascii="Arial" w:hAnsi="Arial" w:cs="Arial"/>
        </w:rPr>
        <w:tab/>
        <w:t xml:space="preserve">Kessler, C., Wootton, E. &amp; Shafer, A. B. A. Speciation without gene-flow in hybridizing deer. </w:t>
      </w:r>
      <w:r w:rsidRPr="00330D6B">
        <w:rPr>
          <w:rFonts w:ascii="Arial" w:hAnsi="Arial" w:cs="Arial"/>
          <w:i/>
          <w:iCs/>
        </w:rPr>
        <w:t>Mol. Ecol.</w:t>
      </w:r>
      <w:r w:rsidRPr="00330D6B">
        <w:rPr>
          <w:rFonts w:ascii="Arial" w:hAnsi="Arial" w:cs="Arial"/>
        </w:rPr>
        <w:t xml:space="preserve"> </w:t>
      </w:r>
      <w:r w:rsidRPr="00330D6B">
        <w:rPr>
          <w:rFonts w:ascii="Arial" w:hAnsi="Arial" w:cs="Arial"/>
          <w:b/>
          <w:bCs/>
        </w:rPr>
        <w:t>32</w:t>
      </w:r>
      <w:r w:rsidRPr="00330D6B">
        <w:rPr>
          <w:rFonts w:ascii="Arial" w:hAnsi="Arial" w:cs="Arial"/>
        </w:rPr>
        <w:t>, 1117–1132 (2023).</w:t>
      </w:r>
    </w:p>
    <w:p w14:paraId="15F1D2F4" w14:textId="77777777" w:rsidR="00330D6B" w:rsidRPr="00330D6B" w:rsidRDefault="00330D6B" w:rsidP="00330D6B">
      <w:pPr>
        <w:pStyle w:val="Bibliography"/>
        <w:rPr>
          <w:rFonts w:ascii="Arial" w:hAnsi="Arial" w:cs="Arial"/>
        </w:rPr>
      </w:pPr>
      <w:r w:rsidRPr="00330D6B">
        <w:rPr>
          <w:rFonts w:ascii="Arial" w:hAnsi="Arial" w:cs="Arial"/>
        </w:rPr>
        <w:t>123.</w:t>
      </w:r>
      <w:r w:rsidRPr="00330D6B">
        <w:rPr>
          <w:rFonts w:ascii="Arial" w:hAnsi="Arial" w:cs="Arial"/>
        </w:rPr>
        <w:tab/>
        <w:t xml:space="preserve">Martchenko, D. &amp; Shafer, A. B. A. Contrasting whole-genome and reduced representation sequencing for population demographic and adaptive inference: an alpine mammal case study. </w:t>
      </w:r>
      <w:r w:rsidRPr="00330D6B">
        <w:rPr>
          <w:rFonts w:ascii="Arial" w:hAnsi="Arial" w:cs="Arial"/>
          <w:i/>
          <w:iCs/>
        </w:rPr>
        <w:t>Heredity</w:t>
      </w:r>
      <w:r w:rsidRPr="00330D6B">
        <w:rPr>
          <w:rFonts w:ascii="Arial" w:hAnsi="Arial" w:cs="Arial"/>
        </w:rPr>
        <w:t xml:space="preserve"> </w:t>
      </w:r>
      <w:r w:rsidRPr="00330D6B">
        <w:rPr>
          <w:rFonts w:ascii="Arial" w:hAnsi="Arial" w:cs="Arial"/>
          <w:b/>
          <w:bCs/>
        </w:rPr>
        <w:t>131</w:t>
      </w:r>
      <w:r w:rsidRPr="00330D6B">
        <w:rPr>
          <w:rFonts w:ascii="Arial" w:hAnsi="Arial" w:cs="Arial"/>
        </w:rPr>
        <w:t>, 273–281 (2023).</w:t>
      </w:r>
    </w:p>
    <w:p w14:paraId="79369408" w14:textId="77777777" w:rsidR="00330D6B" w:rsidRPr="00330D6B" w:rsidRDefault="00330D6B" w:rsidP="00330D6B">
      <w:pPr>
        <w:pStyle w:val="Bibliography"/>
        <w:rPr>
          <w:rFonts w:ascii="Arial" w:hAnsi="Arial" w:cs="Arial"/>
        </w:rPr>
      </w:pPr>
      <w:r w:rsidRPr="00330D6B">
        <w:rPr>
          <w:rFonts w:ascii="Arial" w:hAnsi="Arial" w:cs="Arial"/>
        </w:rPr>
        <w:t>124.</w:t>
      </w:r>
      <w:r w:rsidRPr="00330D6B">
        <w:rPr>
          <w:rFonts w:ascii="Arial" w:hAnsi="Arial" w:cs="Arial"/>
        </w:rPr>
        <w:tab/>
        <w:t xml:space="preserve">Schweizer, R. M. </w:t>
      </w:r>
      <w:r w:rsidRPr="00330D6B">
        <w:rPr>
          <w:rFonts w:ascii="Arial" w:hAnsi="Arial" w:cs="Arial"/>
          <w:i/>
          <w:iCs/>
        </w:rPr>
        <w:t>et al.</w:t>
      </w:r>
      <w:r w:rsidRPr="00330D6B">
        <w:rPr>
          <w:rFonts w:ascii="Arial" w:hAnsi="Arial" w:cs="Arial"/>
        </w:rPr>
        <w:t xml:space="preserve"> Broad Concordance in the Spatial Distribution of Adaptive and Neutral Genetic Variation across an Elevational Gradient in Deer Mice. </w:t>
      </w:r>
      <w:r w:rsidRPr="00330D6B">
        <w:rPr>
          <w:rFonts w:ascii="Arial" w:hAnsi="Arial" w:cs="Arial"/>
          <w:i/>
          <w:iCs/>
        </w:rPr>
        <w:t>Mol. Biol. Evol.</w:t>
      </w:r>
      <w:r w:rsidRPr="00330D6B">
        <w:rPr>
          <w:rFonts w:ascii="Arial" w:hAnsi="Arial" w:cs="Arial"/>
        </w:rPr>
        <w:t xml:space="preserve"> </w:t>
      </w:r>
      <w:r w:rsidRPr="00330D6B">
        <w:rPr>
          <w:rFonts w:ascii="Arial" w:hAnsi="Arial" w:cs="Arial"/>
          <w:b/>
          <w:bCs/>
        </w:rPr>
        <w:t>38</w:t>
      </w:r>
      <w:r w:rsidRPr="00330D6B">
        <w:rPr>
          <w:rFonts w:ascii="Arial" w:hAnsi="Arial" w:cs="Arial"/>
        </w:rPr>
        <w:t>, 4286–4300 (2021).</w:t>
      </w:r>
    </w:p>
    <w:p w14:paraId="3DD9FC5B" w14:textId="77777777" w:rsidR="00330D6B" w:rsidRPr="00330D6B" w:rsidRDefault="00330D6B" w:rsidP="00330D6B">
      <w:pPr>
        <w:pStyle w:val="Bibliography"/>
        <w:rPr>
          <w:rFonts w:ascii="Arial" w:hAnsi="Arial" w:cs="Arial"/>
        </w:rPr>
      </w:pPr>
      <w:r w:rsidRPr="00330D6B">
        <w:rPr>
          <w:rFonts w:ascii="Arial" w:hAnsi="Arial" w:cs="Arial"/>
        </w:rPr>
        <w:lastRenderedPageBreak/>
        <w:t>125.</w:t>
      </w:r>
      <w:r w:rsidRPr="00330D6B">
        <w:rPr>
          <w:rFonts w:ascii="Arial" w:hAnsi="Arial" w:cs="Arial"/>
        </w:rPr>
        <w:tab/>
        <w:t xml:space="preserve">Malison, R. L. </w:t>
      </w:r>
      <w:r w:rsidRPr="00330D6B">
        <w:rPr>
          <w:rFonts w:ascii="Arial" w:hAnsi="Arial" w:cs="Arial"/>
          <w:i/>
          <w:iCs/>
        </w:rPr>
        <w:t>et al.</w:t>
      </w:r>
      <w:r w:rsidRPr="00330D6B">
        <w:rPr>
          <w:rFonts w:ascii="Arial" w:hAnsi="Arial" w:cs="Arial"/>
        </w:rPr>
        <w:t xml:space="preserve"> Landscape Connectivity and Genetic Structure in a Mainstem and a Tributary Stonefly (Plecoptera) Species Using a Novel Reference Genome. </w:t>
      </w:r>
      <w:r w:rsidRPr="00330D6B">
        <w:rPr>
          <w:rFonts w:ascii="Arial" w:hAnsi="Arial" w:cs="Arial"/>
          <w:i/>
          <w:iCs/>
        </w:rPr>
        <w:t>J. Hered.</w:t>
      </w:r>
      <w:r w:rsidRPr="00330D6B">
        <w:rPr>
          <w:rFonts w:ascii="Arial" w:hAnsi="Arial" w:cs="Arial"/>
        </w:rPr>
        <w:t xml:space="preserve"> </w:t>
      </w:r>
      <w:r w:rsidRPr="00330D6B">
        <w:rPr>
          <w:rFonts w:ascii="Arial" w:hAnsi="Arial" w:cs="Arial"/>
          <w:b/>
          <w:bCs/>
        </w:rPr>
        <w:t>113</w:t>
      </w:r>
      <w:r w:rsidRPr="00330D6B">
        <w:rPr>
          <w:rFonts w:ascii="Arial" w:hAnsi="Arial" w:cs="Arial"/>
        </w:rPr>
        <w:t>, 453–471 (2022).</w:t>
      </w:r>
    </w:p>
    <w:p w14:paraId="6EB2F5DD" w14:textId="77777777" w:rsidR="00330D6B" w:rsidRPr="00330D6B" w:rsidRDefault="00330D6B" w:rsidP="00330D6B">
      <w:pPr>
        <w:pStyle w:val="Bibliography"/>
        <w:rPr>
          <w:rFonts w:ascii="Arial" w:hAnsi="Arial" w:cs="Arial"/>
        </w:rPr>
      </w:pPr>
      <w:r w:rsidRPr="00330D6B">
        <w:rPr>
          <w:rFonts w:ascii="Arial" w:hAnsi="Arial" w:cs="Arial"/>
        </w:rPr>
        <w:t>126.</w:t>
      </w:r>
      <w:r w:rsidRPr="00330D6B">
        <w:rPr>
          <w:rFonts w:ascii="Arial" w:hAnsi="Arial" w:cs="Arial"/>
        </w:rPr>
        <w:tab/>
        <w:t xml:space="preserve">Halvorsen, S., Korslund, L., Mattingsdal, M. &amp; Slettan, A. Estimating number of European eel (Anguilla anguilla) individuals using environmental DNA and haplotype count in small rivers. </w:t>
      </w:r>
      <w:r w:rsidRPr="00330D6B">
        <w:rPr>
          <w:rFonts w:ascii="Arial" w:hAnsi="Arial" w:cs="Arial"/>
          <w:i/>
          <w:iCs/>
        </w:rPr>
        <w:t>Ecol. Evol.</w:t>
      </w:r>
      <w:r w:rsidRPr="00330D6B">
        <w:rPr>
          <w:rFonts w:ascii="Arial" w:hAnsi="Arial" w:cs="Arial"/>
        </w:rPr>
        <w:t xml:space="preserve"> </w:t>
      </w:r>
      <w:r w:rsidRPr="00330D6B">
        <w:rPr>
          <w:rFonts w:ascii="Arial" w:hAnsi="Arial" w:cs="Arial"/>
          <w:b/>
          <w:bCs/>
        </w:rPr>
        <w:t>13</w:t>
      </w:r>
      <w:r w:rsidRPr="00330D6B">
        <w:rPr>
          <w:rFonts w:ascii="Arial" w:hAnsi="Arial" w:cs="Arial"/>
        </w:rPr>
        <w:t>, e9785 (2023).</w:t>
      </w:r>
    </w:p>
    <w:p w14:paraId="628F1213" w14:textId="77777777" w:rsidR="00330D6B" w:rsidRPr="00330D6B" w:rsidRDefault="00330D6B" w:rsidP="00330D6B">
      <w:pPr>
        <w:pStyle w:val="Bibliography"/>
        <w:rPr>
          <w:rFonts w:ascii="Arial" w:hAnsi="Arial" w:cs="Arial"/>
        </w:rPr>
      </w:pPr>
      <w:r w:rsidRPr="00330D6B">
        <w:rPr>
          <w:rFonts w:ascii="Arial" w:hAnsi="Arial" w:cs="Arial"/>
        </w:rPr>
        <w:t>127.</w:t>
      </w:r>
      <w:r w:rsidRPr="00330D6B">
        <w:rPr>
          <w:rFonts w:ascii="Arial" w:hAnsi="Arial" w:cs="Arial"/>
        </w:rPr>
        <w:tab/>
        <w:t xml:space="preserve">Whitlock, M. C. &amp; Lotterhos, K. E. Reliable Detection of Loci Responsible for Local Adaptation: Inference of a Null Model through Trimming the Distribution of FST. </w:t>
      </w:r>
      <w:r w:rsidRPr="00330D6B">
        <w:rPr>
          <w:rFonts w:ascii="Arial" w:hAnsi="Arial" w:cs="Arial"/>
          <w:i/>
          <w:iCs/>
        </w:rPr>
        <w:t>Am. Nat.</w:t>
      </w:r>
      <w:r w:rsidRPr="00330D6B">
        <w:rPr>
          <w:rFonts w:ascii="Arial" w:hAnsi="Arial" w:cs="Arial"/>
        </w:rPr>
        <w:t xml:space="preserve"> </w:t>
      </w:r>
      <w:r w:rsidRPr="00330D6B">
        <w:rPr>
          <w:rFonts w:ascii="Arial" w:hAnsi="Arial" w:cs="Arial"/>
          <w:b/>
          <w:bCs/>
        </w:rPr>
        <w:t>186</w:t>
      </w:r>
      <w:r w:rsidRPr="00330D6B">
        <w:rPr>
          <w:rFonts w:ascii="Arial" w:hAnsi="Arial" w:cs="Arial"/>
        </w:rPr>
        <w:t>, S24–S36 (2015).</w:t>
      </w:r>
    </w:p>
    <w:p w14:paraId="000000BC" w14:textId="01E46178" w:rsidR="0088299C" w:rsidRPr="00330D6B" w:rsidRDefault="00330D6B" w:rsidP="00330D6B">
      <w:pPr>
        <w:pBdr>
          <w:top w:val="nil"/>
          <w:left w:val="nil"/>
          <w:bottom w:val="nil"/>
          <w:right w:val="nil"/>
          <w:between w:val="nil"/>
        </w:pBdr>
        <w:tabs>
          <w:tab w:val="left" w:pos="504"/>
        </w:tabs>
        <w:spacing w:after="0"/>
        <w:ind w:firstLine="0"/>
        <w:rPr>
          <w:rFonts w:ascii="Arial" w:hAnsi="Arial" w:cs="Arial"/>
          <w:color w:val="000000"/>
        </w:rPr>
      </w:pPr>
      <w:r>
        <w:rPr>
          <w:rFonts w:ascii="Arial" w:hAnsi="Arial" w:cs="Arial"/>
          <w:color w:val="000000"/>
        </w:rPr>
        <w:fldChar w:fldCharType="end"/>
      </w:r>
    </w:p>
    <w:p w14:paraId="000000BD" w14:textId="77777777" w:rsidR="0088299C" w:rsidRPr="00330D6B" w:rsidRDefault="00000000">
      <w:pPr>
        <w:spacing w:before="0" w:after="0"/>
        <w:rPr>
          <w:rFonts w:ascii="Arial" w:hAnsi="Arial" w:cs="Arial"/>
          <w:color w:val="2F5496"/>
        </w:rPr>
      </w:pPr>
      <w:r w:rsidRPr="00330D6B">
        <w:rPr>
          <w:rFonts w:ascii="Arial" w:hAnsi="Arial" w:cs="Arial"/>
        </w:rPr>
        <w:br w:type="page"/>
      </w:r>
    </w:p>
    <w:p w14:paraId="000000BE" w14:textId="77777777" w:rsidR="0088299C" w:rsidRPr="00330D6B" w:rsidRDefault="00000000">
      <w:pPr>
        <w:pStyle w:val="Heading1"/>
        <w:spacing w:before="0" w:line="360" w:lineRule="auto"/>
        <w:ind w:firstLine="0"/>
        <w:rPr>
          <w:rFonts w:ascii="Arial" w:eastAsia="Times New Roman" w:hAnsi="Arial" w:cs="Arial"/>
        </w:rPr>
      </w:pPr>
      <w:r w:rsidRPr="00330D6B">
        <w:rPr>
          <w:rFonts w:ascii="Arial" w:eastAsia="Times New Roman" w:hAnsi="Arial" w:cs="Arial"/>
        </w:rPr>
        <w:lastRenderedPageBreak/>
        <w:t>Figure Legends:</w:t>
      </w:r>
    </w:p>
    <w:p w14:paraId="000000BF" w14:textId="77777777" w:rsidR="0088299C" w:rsidRPr="00330D6B" w:rsidRDefault="00000000">
      <w:pPr>
        <w:spacing w:before="0" w:after="0" w:line="360" w:lineRule="auto"/>
        <w:ind w:firstLine="0"/>
        <w:rPr>
          <w:rFonts w:ascii="Arial" w:hAnsi="Arial" w:cs="Arial"/>
        </w:rPr>
      </w:pPr>
      <w:r w:rsidRPr="00330D6B">
        <w:rPr>
          <w:rFonts w:ascii="Arial" w:hAnsi="Arial" w:cs="Arial"/>
          <w:b/>
        </w:rPr>
        <w:t xml:space="preserve">Figure 1: </w:t>
      </w:r>
      <w:r w:rsidRPr="00330D6B">
        <w:rPr>
          <w:rFonts w:ascii="Arial" w:hAnsi="Arial" w:cs="Arial"/>
        </w:rPr>
        <w:t xml:space="preserve">Challenges and potential solutions related to filtering that occur prior to variant calling (“pre-variant” filtering). In the first row, individual 1 has both sufficient read depth (here illustrated with 9 reads, but a higher read depth would be better) and read alignment quality (“quality scores”) to allow for successful variant calling (a SNP is circled in orange). Despite this seemingly successful read alignment, challenges still exist; genome assembly errors (such as misplaced scaffolds on reference genomes), and structural variants (such as inversions) can cause issues downstream. Filtering for linkage disequilibrium can resolve some of these concerns. Individual 2 has a weak alignment both across an entire read and at a single base pair position across all reads, both of which should be filtered out prior to variant calling. Individual 3 has too few reads; this individual should be removed, re-sequenced, or, if this low-quality is expected and occurs across all individuals in a study, genotype likelihoods could be calculated. Individual 4 has too many reads, which can be caused by paralogs, </w:t>
      </w:r>
      <w:r w:rsidRPr="00330D6B">
        <w:rPr>
          <w:rFonts w:ascii="Arial" w:hAnsi="Arial" w:cs="Arial"/>
          <w:color w:val="0000FF"/>
        </w:rPr>
        <w:t>highly repetitive regions</w:t>
      </w:r>
      <w:r w:rsidRPr="00330D6B">
        <w:rPr>
          <w:rFonts w:ascii="Arial" w:hAnsi="Arial" w:cs="Arial"/>
        </w:rPr>
        <w:t>, number variants (CNVs), or technical (</w:t>
      </w:r>
      <w:r w:rsidRPr="00330D6B">
        <w:rPr>
          <w:rFonts w:ascii="Arial" w:hAnsi="Arial" w:cs="Arial"/>
          <w:i/>
        </w:rPr>
        <w:t>e.g.</w:t>
      </w:r>
      <w:r w:rsidRPr="00330D6B">
        <w:rPr>
          <w:rFonts w:ascii="Arial" w:hAnsi="Arial" w:cs="Arial"/>
        </w:rPr>
        <w:t xml:space="preserve">, PCR) duplicates. These excess reads should be filtered out and then analysed carefully to determine the underlying causes and to facilitate answering questions of interest. </w:t>
      </w:r>
    </w:p>
    <w:p w14:paraId="000000C0" w14:textId="77777777" w:rsidR="0088299C" w:rsidRPr="00330D6B" w:rsidRDefault="0088299C">
      <w:pPr>
        <w:spacing w:before="0" w:after="0" w:line="360" w:lineRule="auto"/>
        <w:ind w:firstLine="0"/>
        <w:rPr>
          <w:rFonts w:ascii="Arial" w:hAnsi="Arial" w:cs="Arial"/>
        </w:rPr>
      </w:pPr>
    </w:p>
    <w:p w14:paraId="000000C1" w14:textId="2E64059F" w:rsidR="0088299C" w:rsidRPr="00330D6B" w:rsidRDefault="00000000">
      <w:pPr>
        <w:spacing w:before="0" w:after="0" w:line="360" w:lineRule="auto"/>
        <w:ind w:firstLine="0"/>
        <w:rPr>
          <w:rFonts w:ascii="Arial" w:hAnsi="Arial" w:cs="Arial"/>
        </w:rPr>
      </w:pPr>
      <w:r w:rsidRPr="00330D6B">
        <w:rPr>
          <w:rFonts w:ascii="Arial" w:hAnsi="Arial" w:cs="Arial"/>
          <w:b/>
        </w:rPr>
        <w:t xml:space="preserve">Figure 2: </w:t>
      </w:r>
      <w:r w:rsidRPr="00330D6B">
        <w:rPr>
          <w:rFonts w:ascii="Arial" w:hAnsi="Arial" w:cs="Arial"/>
        </w:rPr>
        <w:t>Challenges associated with four common filters that can occur after variant discovery (“post-variant” filtering). Panel A illustrates missing data, which can occur across loci and individuals. Data from monarch butterflies</w:t>
      </w:r>
      <w:r w:rsidR="00135CD1" w:rsidRPr="00330D6B">
        <w:rPr>
          <w:rFonts w:ascii="Arial" w:hAnsi="Arial" w:cs="Arial"/>
        </w:rPr>
        <w:fldChar w:fldCharType="begin"/>
      </w:r>
      <w:r w:rsidR="00135CD1" w:rsidRPr="00330D6B">
        <w:rPr>
          <w:rFonts w:ascii="Arial" w:hAnsi="Arial" w:cs="Arial"/>
        </w:rPr>
        <w:instrText xml:space="preserve"> ADDIN ZOTERO_ITEM CSL_CITATION {"citationID":"YoYT7T4I","properties":{"formattedCitation":"\\super 102\\nosupersub{}","plainCitation":"102","noteIndex":0},"citationItems":[{"id":2536,"uris":["http://zotero.org/users/10196124/items/L2KYM4TL"],"itemData":{"id":2536,"type":"article-journal","abstract":"Abstract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135CD1" w:rsidRPr="00330D6B">
        <w:rPr>
          <w:rFonts w:ascii="Arial" w:hAnsi="Arial" w:cs="Arial"/>
        </w:rPr>
        <w:fldChar w:fldCharType="separate"/>
      </w:r>
      <w:r w:rsidR="00135CD1" w:rsidRPr="00330D6B">
        <w:rPr>
          <w:rFonts w:ascii="Arial" w:hAnsi="Arial" w:cs="Arial"/>
          <w:vertAlign w:val="superscript"/>
        </w:rPr>
        <w:t>102</w:t>
      </w:r>
      <w:r w:rsidR="00135CD1" w:rsidRPr="00330D6B">
        <w:rPr>
          <w:rFonts w:ascii="Arial" w:hAnsi="Arial" w:cs="Arial"/>
        </w:rPr>
        <w:fldChar w:fldCharType="end"/>
      </w:r>
      <w:r w:rsidRPr="00330D6B">
        <w:rPr>
          <w:rFonts w:ascii="Arial" w:hAnsi="Arial" w:cs="Arial"/>
        </w:rPr>
        <w:t xml:space="preserve"> are used to show that the percentage of missing data can be high (21-100% per locus) when missing data filtering occurs within sample-groups, but is much lower if performed across all samples (19-56%), obscuring the data quality differences between populations. In panel B, we illustrate different minor allele frequencies and use a study on yellow perch</w:t>
      </w:r>
      <w:r w:rsidR="00135CD1" w:rsidRPr="00330D6B">
        <w:rPr>
          <w:rFonts w:ascii="Arial" w:hAnsi="Arial" w:cs="Arial"/>
        </w:rPr>
        <w:fldChar w:fldCharType="begin"/>
      </w:r>
      <w:r w:rsidR="00135CD1" w:rsidRPr="00330D6B">
        <w:rPr>
          <w:rFonts w:ascii="Arial" w:hAnsi="Arial" w:cs="Arial"/>
        </w:rPr>
        <w:instrText xml:space="preserve"> ADDIN ZOTERO_ITEM CSL_CITATION {"citationID":"PO19b1EW","properties":{"formattedCitation":"\\super 75\\nosupersub{}","plainCitation":"75","noteIndex":0},"citationItems":[{"id":5534,"uris":["http://zotero.org/users/10196124/items/XGGCK56L"],"itemData":{"id":5534,"type":"article-journal","abstract":"Abstract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135CD1" w:rsidRPr="00330D6B">
        <w:rPr>
          <w:rFonts w:ascii="Arial" w:hAnsi="Arial" w:cs="Arial"/>
        </w:rPr>
        <w:fldChar w:fldCharType="separate"/>
      </w:r>
      <w:r w:rsidR="00135CD1" w:rsidRPr="00330D6B">
        <w:rPr>
          <w:rFonts w:ascii="Arial" w:hAnsi="Arial" w:cs="Arial"/>
          <w:vertAlign w:val="superscript"/>
        </w:rPr>
        <w:t>75</w:t>
      </w:r>
      <w:r w:rsidR="00135CD1" w:rsidRPr="00330D6B">
        <w:rPr>
          <w:rFonts w:ascii="Arial" w:hAnsi="Arial" w:cs="Arial"/>
        </w:rPr>
        <w:fldChar w:fldCharType="end"/>
      </w:r>
      <w:r w:rsidRPr="00330D6B">
        <w:rPr>
          <w:rFonts w:ascii="Arial" w:hAnsi="Arial" w:cs="Arial"/>
        </w:rPr>
        <w:t xml:space="preserve"> to show that the number of SNPs can vary 3-fold among populations if a MAF filter of 0.01 is applied within sample groups instead of study-wide. In panel C, we illustrate how loci can be out of Hardy-Weinberg Proportions (HWP) due to homozygote or heterozygote excesses. With the same monarch dataset, we show that combining two divergent sample-groups results in higher </w:t>
      </w:r>
      <w:r w:rsidRPr="00330D6B">
        <w:rPr>
          <w:rFonts w:ascii="Arial" w:hAnsi="Arial" w:cs="Arial"/>
          <w:i/>
        </w:rPr>
        <w:t>F</w:t>
      </w:r>
      <w:r w:rsidRPr="00330D6B">
        <w:rPr>
          <w:rFonts w:ascii="Arial" w:hAnsi="Arial" w:cs="Arial"/>
          <w:vertAlign w:val="subscript"/>
        </w:rPr>
        <w:t xml:space="preserve">IS </w:t>
      </w:r>
      <w:r w:rsidRPr="00330D6B">
        <w:rPr>
          <w:rFonts w:ascii="Arial" w:hAnsi="Arial" w:cs="Arial"/>
        </w:rPr>
        <w:t xml:space="preserve">and many more loci out of HWP. Filtering study-wide </w:t>
      </w:r>
      <w:r w:rsidRPr="00330D6B">
        <w:rPr>
          <w:rFonts w:ascii="Arial" w:hAnsi="Arial" w:cs="Arial"/>
        </w:rPr>
        <w:lastRenderedPageBreak/>
        <w:t>would therefore cause the erroneous removal of loci due to Wahlund effects (see</w:t>
      </w:r>
      <w:r w:rsidR="00135CD1" w:rsidRPr="00330D6B">
        <w:rPr>
          <w:rFonts w:ascii="Arial" w:hAnsi="Arial" w:cs="Arial"/>
        </w:rPr>
        <w:fldChar w:fldCharType="begin"/>
      </w:r>
      <w:r w:rsidR="00135CD1" w:rsidRPr="00330D6B">
        <w:rPr>
          <w:rFonts w:ascii="Arial" w:hAnsi="Arial" w:cs="Arial"/>
        </w:rPr>
        <w:instrText xml:space="preserve"> ADDIN ZOTERO_ITEM CSL_CITATION {"citationID":"B7ud85tp","properties":{"formattedCitation":"\\super 20\\nosupersub{}","plainCitation":"20","noteIndex":0},"citationItems":[{"id":5484,"uris":["http://zotero.org/users/10196124/items/5VM5QXQ9"],"itemData":{"id":5484,"type":"article-journal","abstract":"Abstract Low-coverage whole genome sequencing (lcWGS) has emerged as a powerful and cost-effective approach for population genomic studies in both model and nonmodel species. However, with read depths too low to confidently call individual genotypes, lcWGS requires specialized analysis tools that explicitly account for genotype uncertainty. A growing number of such tools have become available, but it can be difficult to get an overview of what types of analyses can be performed reliably with lcWGS data, and how the distribution of sequencing effort between the number of samples analysed and per-sample sequencing depths affects inference accuracy. In this introductory guide to lcWGS, we first illustrate how the per-sample cost for lcWGS is now comparable to RAD-seq and Pool-seq in many systems. We then provide an overview of software packages that explicitly account for genotype uncertainty in different types of population genomic inference. Next, we use both simulated and empirical data to assess the accuracy of allele frequency, genetic diversity, and linkage disequilibrium estimation, detection of population structure, and selection scans under different sequencing strategies. Our results show that spreading a given amount of sequencing effort across more samples with lower depth per sample consistently improves the accuracy of most types of inference, with a few notable exceptions. Finally, we assess the potential for using imputation to bolster inference from lcWGS data in nonmodel species, and discuss current limitations and future perspectives for lcWGS-based population genomics research. With this overview, we hope to make lcWGS more approachable and stimulate its broader adoption.","container-title":"Molecular Ecology","DOI":"10.1111/mec.16077","ISSN":"0962-1083","issue":"23","journalAbbreviation":"Molecular Ecology","note":"publisher: John Wiley &amp; Sons, Ltd","page":"5966-5993","title":"A beginner's guide to low-coverage whole genome sequencing for population genomics","volume":"30","author":[{"family":"Lou","given":"Runyang Nicolas"},{"family":"Jacobs","given":"Arne"},{"family":"Wilder","given":"Aryn P."},{"family":"Therkildsen","given":"Nina Overgaard"}],"issued":{"date-parts":[["2021",12,1]]},"citation-key":"louBeginnerGuideLowcoverage2021"}}],"schema":"https://github.com/citation-style-language/schema/raw/master/csl-citation.json"} </w:instrText>
      </w:r>
      <w:r w:rsidR="00135CD1" w:rsidRPr="00330D6B">
        <w:rPr>
          <w:rFonts w:ascii="Arial" w:hAnsi="Arial" w:cs="Arial"/>
        </w:rPr>
        <w:fldChar w:fldCharType="separate"/>
      </w:r>
      <w:r w:rsidR="00135CD1" w:rsidRPr="00330D6B">
        <w:rPr>
          <w:rFonts w:ascii="Arial" w:hAnsi="Arial" w:cs="Arial"/>
          <w:vertAlign w:val="superscript"/>
        </w:rPr>
        <w:t>20</w:t>
      </w:r>
      <w:r w:rsidR="00135CD1" w:rsidRPr="00330D6B">
        <w:rPr>
          <w:rFonts w:ascii="Arial" w:hAnsi="Arial" w:cs="Arial"/>
        </w:rPr>
        <w:fldChar w:fldCharType="end"/>
      </w:r>
      <w:r w:rsidRPr="00330D6B">
        <w:rPr>
          <w:rFonts w:ascii="Arial" w:hAnsi="Arial" w:cs="Arial"/>
        </w:rPr>
        <w:t>). Lastly, in panel D, we examine linkage disequilibrium (LD) patterns with three-spined stickleback haplotypes</w:t>
      </w:r>
      <w:r w:rsidR="00135CD1" w:rsidRPr="00330D6B">
        <w:rPr>
          <w:rFonts w:ascii="Arial" w:hAnsi="Arial" w:cs="Arial"/>
        </w:rPr>
        <w:fldChar w:fldCharType="begin"/>
      </w:r>
      <w:r w:rsidR="00135CD1" w:rsidRPr="00330D6B">
        <w:rPr>
          <w:rFonts w:ascii="Arial" w:hAnsi="Arial" w:cs="Arial"/>
        </w:rPr>
        <w:instrText xml:space="preserve"> ADDIN ZOTERO_ITEM CSL_CITATION {"citationID":"h5T6pnFe","properties":{"formattedCitation":"\\super 119\\nosupersub{}","plainCitation":"119","noteIndex":0},"citationItems":[{"id":2346,"uris":["http://zotero.org/users/10196124/items/IZGSJUFH"],"itemData":{"id":2346,"type":"article-journal","note":"Citation Key: Hemstrom2016","title":"Thirty-four Kilometers and Fifteen Years: Rapid Adaptation at a Novel Chromosomal Inversion in Recently Introduced Deschutes River Three-spined Stickleback","author":[{"family":"Hemstrom","given":"William"}],"issued":{"date-parts":[["2016"]]},"citation-key":"Hemstrom2016"}}],"schema":"https://github.com/citation-style-language/schema/raw/master/csl-citation.json"} </w:instrText>
      </w:r>
      <w:r w:rsidR="00135CD1" w:rsidRPr="00330D6B">
        <w:rPr>
          <w:rFonts w:ascii="Arial" w:hAnsi="Arial" w:cs="Arial"/>
        </w:rPr>
        <w:fldChar w:fldCharType="separate"/>
      </w:r>
      <w:r w:rsidR="00135CD1" w:rsidRPr="00330D6B">
        <w:rPr>
          <w:rFonts w:ascii="Arial" w:hAnsi="Arial" w:cs="Arial"/>
          <w:vertAlign w:val="superscript"/>
        </w:rPr>
        <w:t>119</w:t>
      </w:r>
      <w:r w:rsidR="00135CD1" w:rsidRPr="00330D6B">
        <w:rPr>
          <w:rFonts w:ascii="Arial" w:hAnsi="Arial" w:cs="Arial"/>
        </w:rPr>
        <w:fldChar w:fldCharType="end"/>
      </w:r>
      <w:r w:rsidRPr="00330D6B">
        <w:rPr>
          <w:rFonts w:ascii="Arial" w:hAnsi="Arial" w:cs="Arial"/>
          <w:vertAlign w:val="superscript"/>
        </w:rPr>
        <w:t xml:space="preserve"> </w:t>
      </w:r>
      <w:r w:rsidRPr="00330D6B">
        <w:rPr>
          <w:rFonts w:ascii="Arial" w:hAnsi="Arial" w:cs="Arial"/>
        </w:rPr>
        <w:t xml:space="preserve">that are </w:t>
      </w:r>
      <w:r w:rsidRPr="00330D6B">
        <w:rPr>
          <w:rFonts w:ascii="Arial" w:hAnsi="Arial" w:cs="Arial"/>
          <w:color w:val="0000FF"/>
        </w:rPr>
        <w:t>highly</w:t>
      </w:r>
      <w:r w:rsidRPr="00330D6B">
        <w:rPr>
          <w:rFonts w:ascii="Arial" w:hAnsi="Arial" w:cs="Arial"/>
        </w:rPr>
        <w:t xml:space="preserve"> correlated across individuals and illustrate that LD thinning (orange points) obscures an inversion (blue points).</w:t>
      </w:r>
    </w:p>
    <w:p w14:paraId="000000C2" w14:textId="77777777" w:rsidR="0088299C" w:rsidRPr="00330D6B" w:rsidRDefault="0088299C">
      <w:pPr>
        <w:spacing w:before="0" w:after="0" w:line="360" w:lineRule="auto"/>
        <w:ind w:firstLine="0"/>
        <w:rPr>
          <w:rFonts w:ascii="Arial" w:hAnsi="Arial" w:cs="Arial"/>
        </w:rPr>
      </w:pPr>
    </w:p>
    <w:p w14:paraId="000000C3" w14:textId="77777777" w:rsidR="0088299C" w:rsidRPr="00330D6B" w:rsidRDefault="00000000">
      <w:pPr>
        <w:spacing w:before="0" w:after="0" w:line="360" w:lineRule="auto"/>
        <w:ind w:firstLine="0"/>
        <w:rPr>
          <w:rFonts w:ascii="Arial" w:hAnsi="Arial" w:cs="Arial"/>
        </w:rPr>
      </w:pPr>
      <w:r w:rsidRPr="00330D6B">
        <w:rPr>
          <w:rFonts w:ascii="Arial" w:hAnsi="Arial" w:cs="Arial"/>
          <w:b/>
        </w:rPr>
        <w:t xml:space="preserve">Figure </w:t>
      </w:r>
      <w:sdt>
        <w:sdtPr>
          <w:rPr>
            <w:rFonts w:ascii="Arial" w:hAnsi="Arial" w:cs="Arial"/>
          </w:rPr>
          <w:tag w:val="goog_rdk_32"/>
          <w:id w:val="-1172099816"/>
        </w:sdtPr>
        <w:sdtContent/>
      </w:sdt>
      <w:r w:rsidRPr="00330D6B">
        <w:rPr>
          <w:rFonts w:ascii="Arial" w:hAnsi="Arial" w:cs="Arial"/>
          <w:b/>
        </w:rPr>
        <w:t>3:</w:t>
      </w:r>
      <w:r w:rsidRPr="00330D6B">
        <w:rPr>
          <w:rFonts w:ascii="Arial" w:hAnsi="Arial" w:cs="Arial"/>
        </w:rPr>
        <w:t xml:space="preserve"> Flow chart to facilitate thoughtful, systematic, and reproducible filtering </w:t>
      </w:r>
      <w:r w:rsidRPr="00330D6B">
        <w:rPr>
          <w:rFonts w:ascii="Arial" w:hAnsi="Arial" w:cs="Arial"/>
          <w:color w:val="0000FF"/>
        </w:rPr>
        <w:t>for representative studies and questions utilising genomic DNA</w:t>
      </w:r>
      <w:r w:rsidRPr="00330D6B">
        <w:rPr>
          <w:rFonts w:ascii="Arial" w:hAnsi="Arial" w:cs="Arial"/>
        </w:rPr>
        <w:t>. Typical filtering proceeds through raw sequence QC filtering, alignment, mapped-read filtering, and variant discovery. After variant discovery, investigators must decide whether to apply filters study-wide or within sample-groups and whether to filter by locus or individuals first (see main text for recommendations). Regardless of the study objectives, multiple datasets should be constructed to examine the effects of various filtering decisions.</w:t>
      </w:r>
      <w:r w:rsidRPr="00330D6B">
        <w:rPr>
          <w:rFonts w:ascii="Arial" w:hAnsi="Arial" w:cs="Arial"/>
          <w:color w:val="0000FF"/>
        </w:rPr>
        <w:t xml:space="preserve"> </w:t>
      </w:r>
      <w:r w:rsidRPr="00330D6B">
        <w:rPr>
          <w:rFonts w:ascii="Arial" w:hAnsi="Arial" w:cs="Arial"/>
          <w:color w:val="0000FF"/>
          <w:highlight w:val="white"/>
        </w:rPr>
        <w:t>Researchers should use a reproducible workflow to help them more easily repeat steps during analysis and the review process. Reproducible workflows can aid not only others in their lab or research group if more data will be produced in the future (</w:t>
      </w:r>
      <w:r w:rsidRPr="00330D6B">
        <w:rPr>
          <w:rFonts w:ascii="Arial" w:hAnsi="Arial" w:cs="Arial"/>
          <w:i/>
          <w:color w:val="0000FF"/>
          <w:highlight w:val="white"/>
        </w:rPr>
        <w:t>e.g.</w:t>
      </w:r>
      <w:r w:rsidRPr="00330D6B">
        <w:rPr>
          <w:rFonts w:ascii="Arial" w:hAnsi="Arial" w:cs="Arial"/>
          <w:color w:val="0000FF"/>
          <w:highlight w:val="white"/>
        </w:rPr>
        <w:t>, by students or postdocs), but also future researchers in other labs.</w:t>
      </w:r>
      <w:r w:rsidRPr="00330D6B">
        <w:rPr>
          <w:rFonts w:ascii="Arial" w:hAnsi="Arial" w:cs="Arial"/>
          <w:color w:val="1F1F1F"/>
          <w:highlight w:val="white"/>
        </w:rPr>
        <w:t xml:space="preserve"> </w:t>
      </w:r>
      <w:r w:rsidRPr="00330D6B">
        <w:rPr>
          <w:rFonts w:ascii="Arial" w:hAnsi="Arial" w:cs="Arial"/>
        </w:rPr>
        <w:t xml:space="preserve">Data should be carefully archived before filtering, and all filtering methods and results carefully reported. See </w:t>
      </w:r>
      <w:r w:rsidRPr="00330D6B">
        <w:rPr>
          <w:rFonts w:ascii="Arial" w:hAnsi="Arial" w:cs="Arial"/>
          <w:color w:val="0000FF"/>
        </w:rPr>
        <w:t>Supplementary</w:t>
      </w:r>
      <w:r w:rsidRPr="00330D6B">
        <w:rPr>
          <w:rFonts w:ascii="Arial" w:hAnsi="Arial" w:cs="Arial"/>
        </w:rPr>
        <w:t xml:space="preserve"> Table 1 for a complete list of filters, Tables 1 </w:t>
      </w:r>
      <w:r w:rsidRPr="00330D6B">
        <w:rPr>
          <w:rFonts w:ascii="Arial" w:hAnsi="Arial" w:cs="Arial"/>
          <w:color w:val="0000FF"/>
        </w:rPr>
        <w:t>and 2</w:t>
      </w:r>
      <w:r w:rsidRPr="00330D6B">
        <w:rPr>
          <w:rFonts w:ascii="Arial" w:hAnsi="Arial" w:cs="Arial"/>
        </w:rPr>
        <w:t xml:space="preserve"> for a simplified example of how to report filtering results, </w:t>
      </w:r>
      <w:r w:rsidRPr="00330D6B">
        <w:rPr>
          <w:rFonts w:ascii="Arial" w:hAnsi="Arial" w:cs="Arial"/>
          <w:color w:val="0000FF"/>
        </w:rPr>
        <w:t xml:space="preserve">Box 3 for a filtering and reporting </w:t>
      </w:r>
      <w:sdt>
        <w:sdtPr>
          <w:rPr>
            <w:rFonts w:ascii="Arial" w:hAnsi="Arial" w:cs="Arial"/>
          </w:rPr>
          <w:tag w:val="goog_rdk_33"/>
          <w:id w:val="1747536026"/>
        </w:sdtPr>
        <w:sdtContent/>
      </w:sdt>
      <w:r w:rsidRPr="00330D6B">
        <w:rPr>
          <w:rFonts w:ascii="Arial" w:hAnsi="Arial" w:cs="Arial"/>
          <w:color w:val="0000FF"/>
        </w:rPr>
        <w:t>checklist, and the pre- and post-variant filtering R notebooks for example reproducible workflows (Notebook S1-2)</w:t>
      </w:r>
      <w:r w:rsidRPr="00330D6B">
        <w:rPr>
          <w:rFonts w:ascii="Arial" w:hAnsi="Arial" w:cs="Arial"/>
        </w:rPr>
        <w:t xml:space="preserve">. </w:t>
      </w:r>
    </w:p>
    <w:p w14:paraId="000000C4" w14:textId="77777777" w:rsidR="0088299C" w:rsidRPr="00330D6B" w:rsidRDefault="00000000">
      <w:pPr>
        <w:spacing w:before="0" w:after="0"/>
        <w:rPr>
          <w:rFonts w:ascii="Arial" w:hAnsi="Arial" w:cs="Arial"/>
          <w:color w:val="2F5496"/>
        </w:rPr>
      </w:pPr>
      <w:r w:rsidRPr="00330D6B">
        <w:rPr>
          <w:rFonts w:ascii="Arial" w:hAnsi="Arial" w:cs="Arial"/>
        </w:rPr>
        <w:br w:type="page"/>
      </w:r>
    </w:p>
    <w:p w14:paraId="000000C5" w14:textId="77777777" w:rsidR="0088299C" w:rsidRPr="00330D6B" w:rsidRDefault="00000000">
      <w:pPr>
        <w:keepNext/>
        <w:keepLines/>
        <w:spacing w:before="0" w:after="0" w:line="360" w:lineRule="auto"/>
        <w:ind w:firstLine="0"/>
        <w:rPr>
          <w:rFonts w:ascii="Arial" w:hAnsi="Arial" w:cs="Arial"/>
          <w:color w:val="2F5496"/>
        </w:rPr>
      </w:pPr>
      <w:r w:rsidRPr="00330D6B">
        <w:rPr>
          <w:rFonts w:ascii="Arial" w:hAnsi="Arial" w:cs="Arial"/>
          <w:color w:val="2F5496"/>
        </w:rPr>
        <w:lastRenderedPageBreak/>
        <w:t>Glossary</w:t>
      </w:r>
    </w:p>
    <w:p w14:paraId="000000C6" w14:textId="77777777" w:rsidR="0088299C" w:rsidRPr="00330D6B" w:rsidRDefault="00000000">
      <w:pPr>
        <w:spacing w:before="0" w:after="0" w:line="360" w:lineRule="auto"/>
        <w:ind w:firstLine="0"/>
        <w:rPr>
          <w:rFonts w:ascii="Arial" w:hAnsi="Arial" w:cs="Arial"/>
        </w:rPr>
      </w:pPr>
      <w:r w:rsidRPr="00330D6B">
        <w:rPr>
          <w:rFonts w:ascii="Arial" w:hAnsi="Arial" w:cs="Arial"/>
        </w:rPr>
        <w:t>ALIGNMENT</w:t>
      </w:r>
    </w:p>
    <w:p w14:paraId="000000C7"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 xml:space="preserve">Mapping of sequencing reads and/or contigs to either each other (pairwise/multiple alignment) or to a </w:t>
      </w:r>
      <w:r w:rsidRPr="00330D6B">
        <w:rPr>
          <w:rFonts w:ascii="Arial" w:hAnsi="Arial" w:cs="Arial"/>
          <w:b/>
          <w:color w:val="1D1C1D"/>
        </w:rPr>
        <w:t>reference</w:t>
      </w:r>
      <w:r w:rsidRPr="00330D6B">
        <w:rPr>
          <w:rFonts w:ascii="Arial" w:hAnsi="Arial" w:cs="Arial"/>
          <w:color w:val="1D1C1D"/>
        </w:rPr>
        <w:t>. Alignments can vary in the strength of the evidence that supports them. Strong</w:t>
      </w:r>
      <w:r w:rsidRPr="00330D6B">
        <w:rPr>
          <w:rFonts w:ascii="Arial" w:hAnsi="Arial" w:cs="Arial"/>
          <w:b/>
          <w:color w:val="1D1C1D"/>
        </w:rPr>
        <w:t xml:space="preserve"> </w:t>
      </w:r>
      <w:r w:rsidRPr="00330D6B">
        <w:rPr>
          <w:rFonts w:ascii="Arial" w:hAnsi="Arial" w:cs="Arial"/>
          <w:color w:val="1D1C1D"/>
        </w:rPr>
        <w:t xml:space="preserve">alignments, for example, usually have a </w:t>
      </w:r>
      <w:r w:rsidRPr="00330D6B">
        <w:rPr>
          <w:rFonts w:ascii="Arial" w:hAnsi="Arial" w:cs="Arial"/>
          <w:b/>
          <w:color w:val="1D1C1D"/>
        </w:rPr>
        <w:t>base (Phred) quality score</w:t>
      </w:r>
      <w:r w:rsidRPr="00330D6B">
        <w:rPr>
          <w:rFonts w:ascii="Arial" w:hAnsi="Arial" w:cs="Arial"/>
          <w:color w:val="1D1C1D"/>
        </w:rPr>
        <w:t xml:space="preserve"> of &gt; 20 (99% certainty); weak alignments may have a Phred score of 10 or less (&lt;90% certainty).</w:t>
      </w:r>
    </w:p>
    <w:p w14:paraId="000000C8" w14:textId="77777777" w:rsidR="0088299C" w:rsidRPr="00330D6B" w:rsidRDefault="0088299C">
      <w:pPr>
        <w:shd w:val="clear" w:color="auto" w:fill="FFFFFF"/>
        <w:spacing w:before="0" w:after="0" w:line="360" w:lineRule="auto"/>
        <w:ind w:firstLine="0"/>
        <w:rPr>
          <w:rFonts w:ascii="Arial" w:hAnsi="Arial" w:cs="Arial"/>
          <w:color w:val="1D1C1D"/>
        </w:rPr>
      </w:pPr>
    </w:p>
    <w:p w14:paraId="000000C9"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BASE QUALITY SCORE</w:t>
      </w:r>
    </w:p>
    <w:p w14:paraId="000000CA"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Value in a logarithmic, Phred scale given to each base on a sequencing read that indicates a quantitative degree of confidence in a nucleotide called from the sequencing instrument.</w:t>
      </w:r>
    </w:p>
    <w:p w14:paraId="000000CB" w14:textId="77777777" w:rsidR="0088299C" w:rsidRPr="00330D6B" w:rsidRDefault="0088299C">
      <w:pPr>
        <w:shd w:val="clear" w:color="auto" w:fill="FFFFFF"/>
        <w:spacing w:before="0" w:after="0" w:line="360" w:lineRule="auto"/>
        <w:ind w:firstLine="0"/>
        <w:rPr>
          <w:rFonts w:ascii="Arial" w:hAnsi="Arial" w:cs="Arial"/>
          <w:color w:val="1D1C1D"/>
        </w:rPr>
      </w:pPr>
    </w:p>
    <w:p w14:paraId="000000CC" w14:textId="77777777" w:rsidR="0088299C" w:rsidRPr="00330D6B" w:rsidRDefault="00000000">
      <w:pPr>
        <w:shd w:val="clear" w:color="auto" w:fill="FFFFFF"/>
        <w:spacing w:before="0" w:after="0" w:line="360" w:lineRule="auto"/>
        <w:ind w:firstLine="0"/>
        <w:rPr>
          <w:rFonts w:ascii="Arial" w:hAnsi="Arial" w:cs="Arial"/>
          <w:color w:val="0000FF"/>
        </w:rPr>
      </w:pPr>
      <w:r w:rsidRPr="00330D6B">
        <w:rPr>
          <w:rFonts w:ascii="Arial" w:hAnsi="Arial" w:cs="Arial"/>
          <w:color w:val="0000FF"/>
        </w:rPr>
        <w:t>CONTIG</w:t>
      </w:r>
    </w:p>
    <w:p w14:paraId="000000CD" w14:textId="77777777" w:rsidR="0088299C" w:rsidRPr="00330D6B" w:rsidRDefault="00000000">
      <w:pPr>
        <w:shd w:val="clear" w:color="auto" w:fill="FFFFFF"/>
        <w:spacing w:before="0" w:after="0" w:line="360" w:lineRule="auto"/>
        <w:ind w:firstLine="0"/>
        <w:rPr>
          <w:rFonts w:ascii="Arial" w:hAnsi="Arial" w:cs="Arial"/>
          <w:color w:val="0000FF"/>
        </w:rPr>
      </w:pPr>
      <w:r w:rsidRPr="00330D6B">
        <w:rPr>
          <w:rFonts w:ascii="Arial" w:hAnsi="Arial" w:cs="Arial"/>
          <w:color w:val="0000FF"/>
        </w:rPr>
        <w:t>A contiguous sequence of DNA assembled from many overlapping sequence reads, representing a fragment of a chromosome.</w:t>
      </w:r>
    </w:p>
    <w:p w14:paraId="000000CE" w14:textId="77777777" w:rsidR="0088299C" w:rsidRPr="00330D6B" w:rsidRDefault="0088299C">
      <w:pPr>
        <w:shd w:val="clear" w:color="auto" w:fill="FFFFFF"/>
        <w:spacing w:before="0" w:after="0" w:line="360" w:lineRule="auto"/>
        <w:ind w:firstLine="0"/>
        <w:rPr>
          <w:rFonts w:ascii="Arial" w:hAnsi="Arial" w:cs="Arial"/>
          <w:color w:val="1D1C1D"/>
        </w:rPr>
      </w:pPr>
    </w:p>
    <w:p w14:paraId="000000CF"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DE NOVO ASSEMBLY</w:t>
      </w:r>
    </w:p>
    <w:p w14:paraId="000000D0" w14:textId="77777777" w:rsidR="0088299C" w:rsidRPr="00330D6B" w:rsidRDefault="00000000">
      <w:pPr>
        <w:shd w:val="clear" w:color="auto" w:fill="FFFFFF"/>
        <w:spacing w:before="0" w:after="0" w:line="360" w:lineRule="auto"/>
        <w:ind w:firstLine="0"/>
        <w:rPr>
          <w:rFonts w:ascii="Arial" w:hAnsi="Arial" w:cs="Arial"/>
          <w:i/>
          <w:color w:val="1D1C1D"/>
        </w:rPr>
      </w:pPr>
      <w:r w:rsidRPr="00330D6B">
        <w:rPr>
          <w:rFonts w:ascii="Arial" w:hAnsi="Arial" w:cs="Arial"/>
          <w:b/>
          <w:color w:val="1D1C1D"/>
        </w:rPr>
        <w:t>Reference</w:t>
      </w:r>
      <w:r w:rsidRPr="00330D6B">
        <w:rPr>
          <w:rFonts w:ascii="Arial" w:hAnsi="Arial" w:cs="Arial"/>
          <w:color w:val="1D1C1D"/>
        </w:rPr>
        <w:t xml:space="preserve"> free alignment of reads into overlapping stacks or contigs for subsequent use in variant discovery and genotyping.</w:t>
      </w:r>
    </w:p>
    <w:p w14:paraId="000000D1" w14:textId="77777777" w:rsidR="0088299C" w:rsidRPr="00330D6B" w:rsidRDefault="0088299C">
      <w:pPr>
        <w:shd w:val="clear" w:color="auto" w:fill="FFFFFF"/>
        <w:spacing w:before="0" w:after="0" w:line="360" w:lineRule="auto"/>
        <w:ind w:firstLine="0"/>
        <w:rPr>
          <w:rFonts w:ascii="Arial" w:hAnsi="Arial" w:cs="Arial"/>
          <w:color w:val="1D1C1D"/>
        </w:rPr>
      </w:pPr>
    </w:p>
    <w:p w14:paraId="000000D2"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DISCORDANT READ-PAIRS</w:t>
      </w:r>
    </w:p>
    <w:p w14:paraId="000000D3"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Paired-end reads that do not match either the expected relative directions (5’ to  3’) or the physical distance (base pairs) between reads.</w:t>
      </w:r>
    </w:p>
    <w:p w14:paraId="000000D4" w14:textId="77777777" w:rsidR="0088299C" w:rsidRPr="00330D6B" w:rsidRDefault="0088299C">
      <w:pPr>
        <w:shd w:val="clear" w:color="auto" w:fill="FFFFFF"/>
        <w:spacing w:before="0" w:after="0" w:line="360" w:lineRule="auto"/>
        <w:ind w:firstLine="0"/>
        <w:rPr>
          <w:rFonts w:ascii="Arial" w:hAnsi="Arial" w:cs="Arial"/>
          <w:color w:val="1D1C1D"/>
        </w:rPr>
      </w:pPr>
    </w:p>
    <w:p w14:paraId="000000D5"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FAMILY STRUCTURE</w:t>
      </w:r>
    </w:p>
    <w:p w14:paraId="000000D6"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Non-independence among individuals in a study caused by direct recent shared ancestry (</w:t>
      </w:r>
      <w:r w:rsidRPr="00330D6B">
        <w:rPr>
          <w:rFonts w:ascii="Arial" w:hAnsi="Arial" w:cs="Arial"/>
          <w:i/>
          <w:color w:val="1D1C1D"/>
        </w:rPr>
        <w:t>e.g.</w:t>
      </w:r>
      <w:r w:rsidRPr="00330D6B">
        <w:rPr>
          <w:rFonts w:ascii="Arial" w:hAnsi="Arial" w:cs="Arial"/>
          <w:color w:val="1D1C1D"/>
        </w:rPr>
        <w:t>, parentage, siblings, cousins) between groups of individuals.</w:t>
      </w:r>
    </w:p>
    <w:p w14:paraId="000000D7" w14:textId="77777777" w:rsidR="0088299C" w:rsidRPr="00330D6B" w:rsidRDefault="0088299C">
      <w:pPr>
        <w:shd w:val="clear" w:color="auto" w:fill="FFFFFF"/>
        <w:spacing w:before="0" w:after="0" w:line="360" w:lineRule="auto"/>
        <w:ind w:firstLine="0"/>
        <w:rPr>
          <w:rFonts w:ascii="Arial" w:hAnsi="Arial" w:cs="Arial"/>
          <w:color w:val="1D1C1D"/>
        </w:rPr>
      </w:pPr>
    </w:p>
    <w:p w14:paraId="000000D8"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FILTERING</w:t>
      </w:r>
    </w:p>
    <w:p w14:paraId="000000D9"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lastRenderedPageBreak/>
        <w:t xml:space="preserve">The use of quality control steps to remove errors, reads, individuals, loci, or genotypes from a dataset to improve data quality for specific analyses. This procedure differs from other forms of data processing in that it focuses on the </w:t>
      </w:r>
      <w:r w:rsidRPr="00330D6B">
        <w:rPr>
          <w:rFonts w:ascii="Arial" w:hAnsi="Arial" w:cs="Arial"/>
          <w:i/>
          <w:color w:val="1D1C1D"/>
        </w:rPr>
        <w:t xml:space="preserve">removal </w:t>
      </w:r>
      <w:r w:rsidRPr="00330D6B">
        <w:rPr>
          <w:rFonts w:ascii="Arial" w:hAnsi="Arial" w:cs="Arial"/>
          <w:color w:val="1D1C1D"/>
        </w:rPr>
        <w:t xml:space="preserve">(or “filtering out”) of data specifically rather than other forms of quality improvement such as </w:t>
      </w:r>
      <w:r w:rsidRPr="00330D6B">
        <w:rPr>
          <w:rFonts w:ascii="Arial" w:hAnsi="Arial" w:cs="Arial"/>
          <w:b/>
          <w:color w:val="1D1C1D"/>
        </w:rPr>
        <w:t>imputation</w:t>
      </w:r>
      <w:r w:rsidRPr="00330D6B">
        <w:rPr>
          <w:rFonts w:ascii="Arial" w:hAnsi="Arial" w:cs="Arial"/>
          <w:color w:val="1D1C1D"/>
        </w:rPr>
        <w:t>.</w:t>
      </w:r>
    </w:p>
    <w:p w14:paraId="000000DA" w14:textId="77777777" w:rsidR="0088299C" w:rsidRPr="00330D6B" w:rsidRDefault="0088299C">
      <w:pPr>
        <w:shd w:val="clear" w:color="auto" w:fill="FFFFFF"/>
        <w:spacing w:before="0" w:after="0" w:line="360" w:lineRule="auto"/>
        <w:ind w:firstLine="0"/>
        <w:rPr>
          <w:rFonts w:ascii="Arial" w:hAnsi="Arial" w:cs="Arial"/>
          <w:color w:val="1D1C1D"/>
        </w:rPr>
      </w:pPr>
    </w:p>
    <w:p w14:paraId="000000DB" w14:textId="77777777" w:rsidR="0088299C" w:rsidRPr="00330D6B" w:rsidRDefault="00000000">
      <w:pPr>
        <w:keepNext/>
        <w:shd w:val="clear" w:color="auto" w:fill="FFFFFF"/>
        <w:spacing w:before="0" w:after="0" w:line="360" w:lineRule="auto"/>
        <w:ind w:firstLine="0"/>
        <w:rPr>
          <w:rFonts w:ascii="Arial" w:hAnsi="Arial" w:cs="Arial"/>
          <w:color w:val="1D1C1D"/>
        </w:rPr>
      </w:pPr>
      <w:r w:rsidRPr="00330D6B">
        <w:rPr>
          <w:rFonts w:ascii="Arial" w:hAnsi="Arial" w:cs="Arial"/>
          <w:color w:val="1D1C1D"/>
        </w:rPr>
        <w:t>GENETIC VARIANT</w:t>
      </w:r>
    </w:p>
    <w:p w14:paraId="000000DC" w14:textId="77777777" w:rsidR="0088299C" w:rsidRPr="00330D6B" w:rsidRDefault="00000000">
      <w:pPr>
        <w:keepNext/>
        <w:shd w:val="clear" w:color="auto" w:fill="FFFFFF"/>
        <w:spacing w:before="0" w:after="0" w:line="360" w:lineRule="auto"/>
        <w:ind w:firstLine="0"/>
        <w:rPr>
          <w:rFonts w:ascii="Arial" w:hAnsi="Arial" w:cs="Arial"/>
          <w:color w:val="1D1C1D"/>
        </w:rPr>
      </w:pPr>
      <w:r w:rsidRPr="00330D6B">
        <w:rPr>
          <w:rFonts w:ascii="Arial" w:hAnsi="Arial" w:cs="Arial"/>
          <w:color w:val="1D1C1D"/>
        </w:rPr>
        <w:t>A polymorphism or change in a DNA (or RNA) sequence</w:t>
      </w:r>
      <w:r w:rsidRPr="00330D6B">
        <w:rPr>
          <w:rFonts w:ascii="Arial" w:hAnsi="Arial" w:cs="Arial"/>
        </w:rPr>
        <w:t xml:space="preserve">. </w:t>
      </w:r>
      <w:r w:rsidRPr="00330D6B">
        <w:rPr>
          <w:rFonts w:ascii="Arial" w:hAnsi="Arial" w:cs="Arial"/>
          <w:color w:val="1D1C1D"/>
        </w:rPr>
        <w:t>Includes both sequence variants (such as single-nucleotide polymorphisms) and structural variants (such as chromosomal inversions, indels, and copy-number variations). Used interchangeably with “loci” in this review.</w:t>
      </w:r>
    </w:p>
    <w:p w14:paraId="000000DD" w14:textId="77777777" w:rsidR="0088299C" w:rsidRPr="00330D6B" w:rsidRDefault="0088299C">
      <w:pPr>
        <w:shd w:val="clear" w:color="auto" w:fill="FFFFFF"/>
        <w:spacing w:before="0" w:after="0" w:line="360" w:lineRule="auto"/>
        <w:ind w:firstLine="0"/>
        <w:rPr>
          <w:rFonts w:ascii="Arial" w:hAnsi="Arial" w:cs="Arial"/>
          <w:color w:val="1D1C1D"/>
        </w:rPr>
      </w:pPr>
    </w:p>
    <w:p w14:paraId="000000DE"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GENOME WIDE ASSOCIATION STUDY (GWAS)</w:t>
      </w:r>
    </w:p>
    <w:p w14:paraId="000000DF"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A test for statistical relationships between a phenotype (including disease) and the allelic/genotypic state of individuals across the entire set of sequenced loci. GWAS is “genome wide” in that associations are tested at many loci spread throughout the entire genome.</w:t>
      </w:r>
    </w:p>
    <w:p w14:paraId="000000E0" w14:textId="77777777" w:rsidR="0088299C" w:rsidRPr="00330D6B" w:rsidRDefault="0088299C">
      <w:pPr>
        <w:shd w:val="clear" w:color="auto" w:fill="FFFFFF"/>
        <w:spacing w:before="0" w:after="0" w:line="360" w:lineRule="auto"/>
        <w:ind w:firstLine="0"/>
        <w:rPr>
          <w:rFonts w:ascii="Arial" w:hAnsi="Arial" w:cs="Arial"/>
          <w:color w:val="1D1C1D"/>
        </w:rPr>
      </w:pPr>
    </w:p>
    <w:p w14:paraId="000000E1"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GENOTYPING</w:t>
      </w:r>
    </w:p>
    <w:p w14:paraId="000000E2"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Calling the allelic states at a locus (</w:t>
      </w:r>
      <w:r w:rsidRPr="00330D6B">
        <w:rPr>
          <w:rFonts w:ascii="Arial" w:hAnsi="Arial" w:cs="Arial"/>
          <w:i/>
          <w:color w:val="1D1C1D"/>
        </w:rPr>
        <w:t>e.g.</w:t>
      </w:r>
      <w:r w:rsidRPr="00330D6B">
        <w:rPr>
          <w:rFonts w:ascii="Arial" w:hAnsi="Arial" w:cs="Arial"/>
          <w:color w:val="1D1C1D"/>
        </w:rPr>
        <w:t>, A/A, A/C, or C/C at a biallelic SNP in a diploid organism) or at many loci based on the underlying sequence data. Genotyping algorithms often consist of multiple steps during which filtering can occur.</w:t>
      </w:r>
    </w:p>
    <w:p w14:paraId="000000E3" w14:textId="77777777" w:rsidR="0088299C" w:rsidRPr="00330D6B" w:rsidRDefault="0088299C">
      <w:pPr>
        <w:shd w:val="clear" w:color="auto" w:fill="FFFFFF"/>
        <w:spacing w:before="0" w:after="0" w:line="360" w:lineRule="auto"/>
        <w:ind w:firstLine="0"/>
        <w:rPr>
          <w:rFonts w:ascii="Arial" w:hAnsi="Arial" w:cs="Arial"/>
          <w:color w:val="1D1C1D"/>
        </w:rPr>
      </w:pPr>
    </w:p>
    <w:p w14:paraId="000000E4" w14:textId="77777777" w:rsidR="0088299C" w:rsidRPr="00330D6B" w:rsidRDefault="00000000">
      <w:pPr>
        <w:keepNext/>
        <w:shd w:val="clear" w:color="auto" w:fill="FFFFFF"/>
        <w:spacing w:before="0" w:after="0" w:line="360" w:lineRule="auto"/>
        <w:ind w:firstLine="0"/>
        <w:rPr>
          <w:rFonts w:ascii="Arial" w:hAnsi="Arial" w:cs="Arial"/>
          <w:color w:val="1D1C1D"/>
        </w:rPr>
      </w:pPr>
      <w:r w:rsidRPr="00330D6B">
        <w:rPr>
          <w:rFonts w:ascii="Arial" w:hAnsi="Arial" w:cs="Arial"/>
          <w:color w:val="1D1C1D"/>
        </w:rPr>
        <w:lastRenderedPageBreak/>
        <w:t>HARDY-WEINBERG PROPORTIONS (HWP)</w:t>
      </w:r>
    </w:p>
    <w:p w14:paraId="000000E5" w14:textId="77777777" w:rsidR="0088299C" w:rsidRPr="00330D6B" w:rsidRDefault="00000000">
      <w:pPr>
        <w:keepNext/>
        <w:shd w:val="clear" w:color="auto" w:fill="FFFFFF"/>
        <w:spacing w:before="0" w:after="0" w:line="360" w:lineRule="auto"/>
        <w:ind w:firstLine="0"/>
        <w:rPr>
          <w:rFonts w:ascii="Arial" w:hAnsi="Arial" w:cs="Arial"/>
          <w:color w:val="1D1C1D"/>
        </w:rPr>
      </w:pPr>
      <w:r w:rsidRPr="00330D6B">
        <w:rPr>
          <w:rFonts w:ascii="Arial" w:hAnsi="Arial" w:cs="Arial"/>
          <w:color w:val="1D1C1D"/>
        </w:rPr>
        <w:t>The expected frequencies of the genotypes at a given locus under Hardy-Weinberg Equilibrium (HWE). Filtering on HWP is often executed via an exact test, with loci that deviate significantly from HWP removed from subsequent analyses.</w:t>
      </w:r>
    </w:p>
    <w:p w14:paraId="000000E6" w14:textId="77777777" w:rsidR="0088299C" w:rsidRPr="00330D6B" w:rsidRDefault="0088299C">
      <w:pPr>
        <w:keepNext/>
        <w:shd w:val="clear" w:color="auto" w:fill="FFFFFF"/>
        <w:spacing w:before="0" w:after="0" w:line="360" w:lineRule="auto"/>
        <w:ind w:firstLine="0"/>
        <w:rPr>
          <w:rFonts w:ascii="Arial" w:hAnsi="Arial" w:cs="Arial"/>
          <w:color w:val="1D1C1D"/>
        </w:rPr>
      </w:pPr>
    </w:p>
    <w:p w14:paraId="000000E7" w14:textId="77777777" w:rsidR="0088299C" w:rsidRPr="00330D6B" w:rsidRDefault="00000000">
      <w:pPr>
        <w:keepNext/>
        <w:shd w:val="clear" w:color="auto" w:fill="FFFFFF"/>
        <w:spacing w:before="0" w:after="0" w:line="360" w:lineRule="auto"/>
        <w:ind w:firstLine="0"/>
        <w:rPr>
          <w:rFonts w:ascii="Arial" w:hAnsi="Arial" w:cs="Arial"/>
          <w:color w:val="0000FF"/>
        </w:rPr>
      </w:pPr>
      <w:r w:rsidRPr="00330D6B">
        <w:rPr>
          <w:rFonts w:ascii="Arial" w:hAnsi="Arial" w:cs="Arial"/>
          <w:color w:val="0000FF"/>
        </w:rPr>
        <w:t>HAPLOTYPE PHASE</w:t>
      </w:r>
    </w:p>
    <w:p w14:paraId="000000E8" w14:textId="77777777" w:rsidR="0088299C" w:rsidRPr="00330D6B" w:rsidRDefault="00000000">
      <w:pPr>
        <w:keepNext/>
        <w:shd w:val="clear" w:color="auto" w:fill="FFFFFF"/>
        <w:spacing w:before="0" w:after="0" w:line="360" w:lineRule="auto"/>
        <w:ind w:firstLine="0"/>
        <w:rPr>
          <w:rFonts w:ascii="Arial" w:hAnsi="Arial" w:cs="Arial"/>
          <w:color w:val="0000FF"/>
        </w:rPr>
      </w:pPr>
      <w:r w:rsidRPr="00330D6B">
        <w:rPr>
          <w:rFonts w:ascii="Arial" w:hAnsi="Arial" w:cs="Arial"/>
          <w:color w:val="0000FF"/>
        </w:rPr>
        <w:t>The complete sequence of nucleotides that occur along a single 5’ to 3’ strand. Phasing is typically applied to both forward and reverse strands.</w:t>
      </w:r>
    </w:p>
    <w:p w14:paraId="000000E9" w14:textId="77777777" w:rsidR="0088299C" w:rsidRPr="00330D6B" w:rsidRDefault="0088299C">
      <w:pPr>
        <w:keepNext/>
        <w:shd w:val="clear" w:color="auto" w:fill="FFFFFF"/>
        <w:spacing w:before="0" w:after="0" w:line="360" w:lineRule="auto"/>
        <w:ind w:firstLine="0"/>
        <w:rPr>
          <w:rFonts w:ascii="Arial" w:hAnsi="Arial" w:cs="Arial"/>
          <w:color w:val="0000FF"/>
        </w:rPr>
      </w:pPr>
    </w:p>
    <w:p w14:paraId="000000EA"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IMPUTATION</w:t>
      </w:r>
    </w:p>
    <w:p w14:paraId="000000EB"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The filling in of missing data for specific genotypes and/or loci by leveraging linkage disequilibrium between missing genotypes and the called genotypes at other loci. Imputation can use reference panels of well-described haplotypes to improve performance when available, usually in well-studied model organisms.</w:t>
      </w:r>
    </w:p>
    <w:p w14:paraId="000000EC" w14:textId="77777777" w:rsidR="0088299C" w:rsidRPr="00330D6B" w:rsidRDefault="0088299C">
      <w:pPr>
        <w:shd w:val="clear" w:color="auto" w:fill="FFFFFF"/>
        <w:spacing w:before="0" w:after="0" w:line="360" w:lineRule="auto"/>
        <w:ind w:firstLine="0"/>
        <w:rPr>
          <w:rFonts w:ascii="Arial" w:hAnsi="Arial" w:cs="Arial"/>
          <w:color w:val="1D1C1D"/>
        </w:rPr>
      </w:pPr>
    </w:p>
    <w:p w14:paraId="000000ED"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LINKAGE DISEQUILIBRIUM (LD)</w:t>
      </w:r>
    </w:p>
    <w:p w14:paraId="000000EE"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When the genotypic state of individuals in a dataset/sample group at one locus are predictive of the genotypic state of individuals at other loci. This can be caused either by physical linkage, when alleles are co-inherited due to non-independent assortment driven by physical proximity on a genome or other factors such as inversions, or gametic phase disequilibrium</w:t>
      </w:r>
      <w:r w:rsidRPr="00330D6B">
        <w:rPr>
          <w:rFonts w:ascii="Arial" w:hAnsi="Arial" w:cs="Arial"/>
          <w:b/>
          <w:color w:val="1D1C1D"/>
        </w:rPr>
        <w:t xml:space="preserve">, </w:t>
      </w:r>
      <w:r w:rsidRPr="00330D6B">
        <w:rPr>
          <w:rFonts w:ascii="Arial" w:hAnsi="Arial" w:cs="Arial"/>
          <w:color w:val="1D1C1D"/>
        </w:rPr>
        <w:t xml:space="preserve">when underlying population or family structure makes certain alleles at different loci more likely to co-occur. </w:t>
      </w:r>
    </w:p>
    <w:p w14:paraId="000000EF" w14:textId="77777777" w:rsidR="0088299C" w:rsidRPr="00330D6B" w:rsidRDefault="0088299C">
      <w:pPr>
        <w:shd w:val="clear" w:color="auto" w:fill="FFFFFF"/>
        <w:spacing w:before="0" w:after="0" w:line="360" w:lineRule="auto"/>
        <w:ind w:firstLine="0"/>
        <w:rPr>
          <w:rFonts w:ascii="Arial" w:hAnsi="Arial" w:cs="Arial"/>
          <w:color w:val="1D1C1D"/>
        </w:rPr>
      </w:pPr>
    </w:p>
    <w:p w14:paraId="000000F0" w14:textId="77777777" w:rsidR="0088299C" w:rsidRPr="00330D6B" w:rsidRDefault="00000000">
      <w:pPr>
        <w:keepNext/>
        <w:shd w:val="clear" w:color="auto" w:fill="FFFFFF"/>
        <w:spacing w:before="0" w:after="0" w:line="360" w:lineRule="auto"/>
        <w:ind w:firstLine="0"/>
        <w:rPr>
          <w:rFonts w:ascii="Arial" w:hAnsi="Arial" w:cs="Arial"/>
          <w:color w:val="1D1C1D"/>
        </w:rPr>
      </w:pPr>
      <w:r w:rsidRPr="00330D6B">
        <w:rPr>
          <w:rFonts w:ascii="Arial" w:hAnsi="Arial" w:cs="Arial"/>
          <w:color w:val="1D1C1D"/>
        </w:rPr>
        <w:lastRenderedPageBreak/>
        <w:t>MAPPING QUALITY</w:t>
      </w:r>
    </w:p>
    <w:p w14:paraId="000000F1" w14:textId="77777777" w:rsidR="0088299C" w:rsidRPr="00330D6B" w:rsidRDefault="00000000">
      <w:pPr>
        <w:keepNext/>
        <w:shd w:val="clear" w:color="auto" w:fill="FFFFFF"/>
        <w:spacing w:before="0" w:after="0" w:line="360" w:lineRule="auto"/>
        <w:ind w:firstLine="0"/>
        <w:rPr>
          <w:rFonts w:ascii="Arial" w:hAnsi="Arial" w:cs="Arial"/>
          <w:color w:val="1D1C1D"/>
        </w:rPr>
      </w:pPr>
      <w:r w:rsidRPr="00330D6B">
        <w:rPr>
          <w:rFonts w:ascii="Arial" w:hAnsi="Arial" w:cs="Arial"/>
          <w:color w:val="1D1C1D"/>
        </w:rPr>
        <w:t>Score given to a read or other DNA sequence indicating the uniqueness of the alignment to a reference sequence; mapping quality algorithms vary between alignment programs.</w:t>
      </w:r>
    </w:p>
    <w:p w14:paraId="000000F2" w14:textId="77777777" w:rsidR="0088299C" w:rsidRPr="00330D6B" w:rsidRDefault="0088299C">
      <w:pPr>
        <w:keepNext/>
        <w:shd w:val="clear" w:color="auto" w:fill="FFFFFF"/>
        <w:spacing w:before="0" w:after="0" w:line="360" w:lineRule="auto"/>
        <w:ind w:firstLine="0"/>
        <w:rPr>
          <w:rFonts w:ascii="Arial" w:hAnsi="Arial" w:cs="Arial"/>
          <w:color w:val="1D1C1D"/>
        </w:rPr>
      </w:pPr>
    </w:p>
    <w:p w14:paraId="000000F3" w14:textId="77777777" w:rsidR="0088299C" w:rsidRPr="00330D6B" w:rsidRDefault="00000000">
      <w:pPr>
        <w:keepNext/>
        <w:shd w:val="clear" w:color="auto" w:fill="FFFFFF"/>
        <w:spacing w:before="0" w:after="0" w:line="360" w:lineRule="auto"/>
        <w:ind w:firstLine="0"/>
        <w:rPr>
          <w:rFonts w:ascii="Arial" w:hAnsi="Arial" w:cs="Arial"/>
          <w:color w:val="1D1C1D"/>
        </w:rPr>
      </w:pPr>
      <w:r w:rsidRPr="00330D6B">
        <w:rPr>
          <w:rFonts w:ascii="Arial" w:hAnsi="Arial" w:cs="Arial"/>
          <w:color w:val="1D1C1D"/>
        </w:rPr>
        <w:t>MINOR ALLELE COUNT (MAC)</w:t>
      </w:r>
    </w:p>
    <w:p w14:paraId="000000F4"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The number of gene copies or individuals carrying the minor (</w:t>
      </w:r>
      <w:r w:rsidRPr="00330D6B">
        <w:rPr>
          <w:rFonts w:ascii="Arial" w:hAnsi="Arial" w:cs="Arial"/>
          <w:i/>
          <w:color w:val="1D1C1D"/>
        </w:rPr>
        <w:t xml:space="preserve">i.e. </w:t>
      </w:r>
      <w:r w:rsidRPr="00330D6B">
        <w:rPr>
          <w:rFonts w:ascii="Arial" w:hAnsi="Arial" w:cs="Arial"/>
          <w:color w:val="1D1C1D"/>
        </w:rPr>
        <w:t>least frequent) allele at a locus.</w:t>
      </w:r>
    </w:p>
    <w:p w14:paraId="000000F5" w14:textId="77777777" w:rsidR="0088299C" w:rsidRPr="00330D6B" w:rsidRDefault="0088299C">
      <w:pPr>
        <w:shd w:val="clear" w:color="auto" w:fill="FFFFFF"/>
        <w:spacing w:before="0" w:after="0" w:line="360" w:lineRule="auto"/>
        <w:ind w:firstLine="0"/>
        <w:rPr>
          <w:rFonts w:ascii="Arial" w:hAnsi="Arial" w:cs="Arial"/>
          <w:color w:val="1D1C1D"/>
        </w:rPr>
      </w:pPr>
    </w:p>
    <w:p w14:paraId="000000F6"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MINOR ALLELE FREQUENCY (MAF)</w:t>
      </w:r>
    </w:p>
    <w:p w14:paraId="000000F7"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The proportion (frequency) of the least common allele at a locus across a study or sample group. For example, if one diploid individual out of 50 had one copy of a unique allele (</w:t>
      </w:r>
      <w:r w:rsidRPr="00330D6B">
        <w:rPr>
          <w:rFonts w:ascii="Arial" w:hAnsi="Arial" w:cs="Arial"/>
          <w:i/>
          <w:color w:val="1D1C1D"/>
        </w:rPr>
        <w:t>e.g.</w:t>
      </w:r>
      <w:r w:rsidRPr="00330D6B">
        <w:rPr>
          <w:rFonts w:ascii="Arial" w:hAnsi="Arial" w:cs="Arial"/>
          <w:color w:val="1D1C1D"/>
        </w:rPr>
        <w:t>, an A instead of a T), the MAF would equal 0.01 In this review, we often refer to filtering out loci with MAFs below a given threshold as “MAF filtering”.</w:t>
      </w:r>
    </w:p>
    <w:p w14:paraId="000000F8" w14:textId="77777777" w:rsidR="0088299C" w:rsidRPr="00330D6B" w:rsidRDefault="0088299C">
      <w:pPr>
        <w:shd w:val="clear" w:color="auto" w:fill="FFFFFF"/>
        <w:spacing w:before="0" w:after="0" w:line="360" w:lineRule="auto"/>
        <w:ind w:firstLine="0"/>
        <w:rPr>
          <w:rFonts w:ascii="Arial" w:hAnsi="Arial" w:cs="Arial"/>
          <w:color w:val="1D1C1D"/>
        </w:rPr>
      </w:pPr>
    </w:p>
    <w:p w14:paraId="000000F9"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MISSING DATA</w:t>
      </w:r>
    </w:p>
    <w:p w14:paraId="000000FA"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Missing genotype calls at a specific locus or individual. Missing data can be caused by many reasons, most commonly the absence of a sufficient number of reads covering a locus to call a genotype in an individual with any degree of confidence.</w:t>
      </w:r>
    </w:p>
    <w:p w14:paraId="000000FB" w14:textId="77777777" w:rsidR="0088299C" w:rsidRPr="00330D6B" w:rsidRDefault="0088299C">
      <w:pPr>
        <w:shd w:val="clear" w:color="auto" w:fill="FFFFFF"/>
        <w:spacing w:before="0" w:after="0" w:line="360" w:lineRule="auto"/>
        <w:ind w:firstLine="0"/>
        <w:rPr>
          <w:rFonts w:ascii="Arial" w:hAnsi="Arial" w:cs="Arial"/>
          <w:color w:val="1D1C1D"/>
        </w:rPr>
      </w:pPr>
    </w:p>
    <w:p w14:paraId="000000FC"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PARALOG</w:t>
      </w:r>
    </w:p>
    <w:p w14:paraId="000000FD"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A duplicated genomic region that has arisen via either the duplication of that specific region or the entire genome (</w:t>
      </w:r>
      <w:r w:rsidRPr="00330D6B">
        <w:rPr>
          <w:rFonts w:ascii="Arial" w:hAnsi="Arial" w:cs="Arial"/>
          <w:i/>
          <w:color w:val="1D1C1D"/>
        </w:rPr>
        <w:t>e.g.,</w:t>
      </w:r>
      <w:r w:rsidRPr="00330D6B">
        <w:rPr>
          <w:rFonts w:ascii="Arial" w:hAnsi="Arial" w:cs="Arial"/>
          <w:color w:val="1D1C1D"/>
        </w:rPr>
        <w:t xml:space="preserve"> genome duplication events). A type of homolog (loci identical by descent) distinct from orthologs, which arise instead due to speciation events. </w:t>
      </w:r>
    </w:p>
    <w:p w14:paraId="000000FE" w14:textId="77777777" w:rsidR="0088299C" w:rsidRPr="00330D6B" w:rsidRDefault="0088299C">
      <w:pPr>
        <w:shd w:val="clear" w:color="auto" w:fill="FFFFFF"/>
        <w:spacing w:before="0" w:after="0" w:line="360" w:lineRule="auto"/>
        <w:ind w:firstLine="0"/>
        <w:rPr>
          <w:rFonts w:ascii="Arial" w:hAnsi="Arial" w:cs="Arial"/>
          <w:color w:val="1D1C1D"/>
        </w:rPr>
      </w:pPr>
    </w:p>
    <w:p w14:paraId="000000FF"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PCR DUPLICATE</w:t>
      </w:r>
    </w:p>
    <w:p w14:paraId="00000100"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A technical duplicate resulting in spurious, usually identical read copies caused by repeatedly sequencing the same piece of template DNA multiple times.</w:t>
      </w:r>
    </w:p>
    <w:p w14:paraId="00000101" w14:textId="77777777" w:rsidR="0088299C" w:rsidRPr="00330D6B" w:rsidRDefault="0088299C">
      <w:pPr>
        <w:shd w:val="clear" w:color="auto" w:fill="FFFFFF"/>
        <w:spacing w:before="0" w:after="0" w:line="360" w:lineRule="auto"/>
        <w:ind w:firstLine="0"/>
        <w:rPr>
          <w:rFonts w:ascii="Arial" w:hAnsi="Arial" w:cs="Arial"/>
          <w:color w:val="1D1C1D"/>
        </w:rPr>
      </w:pPr>
    </w:p>
    <w:p w14:paraId="00000102" w14:textId="77777777" w:rsidR="0088299C" w:rsidRPr="00330D6B" w:rsidRDefault="00000000">
      <w:pPr>
        <w:shd w:val="clear" w:color="auto" w:fill="FFFFFF"/>
        <w:spacing w:before="0" w:after="0" w:line="360" w:lineRule="auto"/>
        <w:ind w:firstLine="0"/>
        <w:rPr>
          <w:rFonts w:ascii="Arial" w:hAnsi="Arial" w:cs="Arial"/>
          <w:color w:val="0000FF"/>
        </w:rPr>
      </w:pPr>
      <w:r w:rsidRPr="00330D6B">
        <w:rPr>
          <w:rFonts w:ascii="Arial" w:hAnsi="Arial" w:cs="Arial"/>
          <w:color w:val="0000FF"/>
        </w:rPr>
        <w:lastRenderedPageBreak/>
        <w:t>PHASING</w:t>
      </w:r>
    </w:p>
    <w:p w14:paraId="00000103" w14:textId="77777777" w:rsidR="0088299C" w:rsidRPr="00330D6B" w:rsidRDefault="00000000">
      <w:pPr>
        <w:shd w:val="clear" w:color="auto" w:fill="FFFFFF"/>
        <w:spacing w:before="0" w:after="0" w:line="360" w:lineRule="auto"/>
        <w:ind w:firstLine="0"/>
        <w:rPr>
          <w:rFonts w:ascii="Arial" w:hAnsi="Arial" w:cs="Arial"/>
          <w:color w:val="0000FF"/>
        </w:rPr>
      </w:pPr>
      <w:r w:rsidRPr="00330D6B">
        <w:rPr>
          <w:rFonts w:ascii="Arial" w:hAnsi="Arial" w:cs="Arial"/>
          <w:color w:val="0000FF"/>
        </w:rPr>
        <w:t xml:space="preserve">Haplotype (or genotype) phasing is the inference of the two alleles at different loci on the same strands. AKA </w:t>
      </w:r>
      <w:r w:rsidRPr="00330D6B">
        <w:rPr>
          <w:rFonts w:ascii="Arial" w:hAnsi="Arial" w:cs="Arial"/>
          <w:color w:val="0000FF"/>
          <w:highlight w:val="white"/>
        </w:rPr>
        <w:t xml:space="preserve">haplotype estimation or </w:t>
      </w:r>
      <w:r w:rsidRPr="00330D6B">
        <w:rPr>
          <w:rFonts w:ascii="Arial" w:hAnsi="Arial" w:cs="Arial"/>
          <w:color w:val="0000FF"/>
        </w:rPr>
        <w:t>the statistical inference of haplotypes from genotype data.</w:t>
      </w:r>
    </w:p>
    <w:p w14:paraId="00000104" w14:textId="77777777" w:rsidR="0088299C" w:rsidRPr="00330D6B" w:rsidRDefault="0088299C">
      <w:pPr>
        <w:shd w:val="clear" w:color="auto" w:fill="FFFFFF"/>
        <w:spacing w:before="0" w:after="0" w:line="360" w:lineRule="auto"/>
        <w:ind w:firstLine="0"/>
        <w:rPr>
          <w:rFonts w:ascii="Arial" w:hAnsi="Arial" w:cs="Arial"/>
          <w:color w:val="1D1C1D"/>
        </w:rPr>
      </w:pPr>
    </w:p>
    <w:p w14:paraId="00000105"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POPULATION STRUCTURE</w:t>
      </w:r>
    </w:p>
    <w:p w14:paraId="00000106"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Also known as population subdivision. Non-independence among individuals in a study area/region caused by within-group biases in reproduction, usually created by spatial, temporal, or behavioral separation and often responsible for creating allele frequency differences systematically across loci.</w:t>
      </w:r>
    </w:p>
    <w:p w14:paraId="00000107" w14:textId="77777777" w:rsidR="0088299C" w:rsidRPr="00330D6B" w:rsidRDefault="0088299C">
      <w:pPr>
        <w:shd w:val="clear" w:color="auto" w:fill="FFFFFF"/>
        <w:spacing w:before="0" w:after="0" w:line="360" w:lineRule="auto"/>
        <w:ind w:firstLine="0"/>
        <w:rPr>
          <w:rFonts w:ascii="Arial" w:hAnsi="Arial" w:cs="Arial"/>
          <w:color w:val="1D1C1D"/>
        </w:rPr>
      </w:pPr>
    </w:p>
    <w:p w14:paraId="00000108"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REDUCED-REPRESENTATION SEQUENCING</w:t>
      </w:r>
    </w:p>
    <w:p w14:paraId="00000109"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The sequencing of either random or targeted subsets of a genome. Common examples include Restriction-Associated Digest (RAD) sequencing, Genotyping-By-Sequencing, and targeted sequence/exon capture.</w:t>
      </w:r>
    </w:p>
    <w:p w14:paraId="0000010A" w14:textId="77777777" w:rsidR="0088299C" w:rsidRPr="00330D6B" w:rsidRDefault="0088299C">
      <w:pPr>
        <w:shd w:val="clear" w:color="auto" w:fill="FFFFFF"/>
        <w:spacing w:before="0" w:after="0" w:line="360" w:lineRule="auto"/>
        <w:ind w:firstLine="0"/>
        <w:rPr>
          <w:rFonts w:ascii="Arial" w:hAnsi="Arial" w:cs="Arial"/>
          <w:color w:val="1D1C1D"/>
        </w:rPr>
      </w:pPr>
    </w:p>
    <w:p w14:paraId="0000010B"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REFERENCE</w:t>
      </w:r>
    </w:p>
    <w:p w14:paraId="0000010C"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 xml:space="preserve">A known, often well-annotated sequence to which reads can be aligned. Can be either a published reference genome or transcriptome for a species or a </w:t>
      </w:r>
      <w:r w:rsidRPr="00330D6B">
        <w:rPr>
          <w:rFonts w:ascii="Arial" w:hAnsi="Arial" w:cs="Arial"/>
          <w:b/>
          <w:i/>
          <w:color w:val="1D1C1D"/>
        </w:rPr>
        <w:t xml:space="preserve">de novo </w:t>
      </w:r>
      <w:r w:rsidRPr="00330D6B">
        <w:rPr>
          <w:rFonts w:ascii="Arial" w:hAnsi="Arial" w:cs="Arial"/>
          <w:b/>
          <w:color w:val="1D1C1D"/>
        </w:rPr>
        <w:t>reference</w:t>
      </w:r>
      <w:r w:rsidRPr="00330D6B">
        <w:rPr>
          <w:rFonts w:ascii="Arial" w:hAnsi="Arial" w:cs="Arial"/>
          <w:color w:val="1D1C1D"/>
        </w:rPr>
        <w:t>.</w:t>
      </w:r>
    </w:p>
    <w:p w14:paraId="0000010D" w14:textId="77777777" w:rsidR="0088299C" w:rsidRPr="00330D6B" w:rsidRDefault="0088299C">
      <w:pPr>
        <w:shd w:val="clear" w:color="auto" w:fill="FFFFFF"/>
        <w:spacing w:before="0" w:after="0" w:line="360" w:lineRule="auto"/>
        <w:ind w:firstLine="0"/>
        <w:rPr>
          <w:rFonts w:ascii="Arial" w:hAnsi="Arial" w:cs="Arial"/>
          <w:color w:val="1D1C1D"/>
        </w:rPr>
      </w:pPr>
    </w:p>
    <w:p w14:paraId="0000010E"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SAMPLE GROUPS</w:t>
      </w:r>
    </w:p>
    <w:p w14:paraId="0000010F"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Groups of samples that are not independent of each other created by natural populations, geographic or temporal variation in sampling, and/or experimental treatments.</w:t>
      </w:r>
    </w:p>
    <w:p w14:paraId="00000110" w14:textId="77777777" w:rsidR="0088299C" w:rsidRPr="00330D6B" w:rsidRDefault="0088299C">
      <w:pPr>
        <w:shd w:val="clear" w:color="auto" w:fill="FFFFFF"/>
        <w:spacing w:before="0" w:after="0" w:line="360" w:lineRule="auto"/>
        <w:ind w:firstLine="0"/>
        <w:rPr>
          <w:rFonts w:ascii="Arial" w:hAnsi="Arial" w:cs="Arial"/>
          <w:color w:val="1D1C1D"/>
        </w:rPr>
      </w:pPr>
    </w:p>
    <w:p w14:paraId="00000111"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SINGLE-NUCLEOTIDE POLYMORPHISM (SNP):</w:t>
      </w:r>
    </w:p>
    <w:p w14:paraId="00000112"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A genetic variant where the allelic state of the population varies at a single base-pair.</w:t>
      </w:r>
    </w:p>
    <w:p w14:paraId="00000113" w14:textId="77777777" w:rsidR="0088299C" w:rsidRPr="00330D6B" w:rsidRDefault="0088299C">
      <w:pPr>
        <w:shd w:val="clear" w:color="auto" w:fill="FFFFFF"/>
        <w:spacing w:before="0" w:after="0" w:line="360" w:lineRule="auto"/>
        <w:ind w:firstLine="0"/>
        <w:rPr>
          <w:rFonts w:ascii="Arial" w:hAnsi="Arial" w:cs="Arial"/>
          <w:color w:val="1D1C1D"/>
        </w:rPr>
      </w:pPr>
    </w:p>
    <w:p w14:paraId="00000114"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SEQUENCING DEPTH/COVERAGE</w:t>
      </w:r>
    </w:p>
    <w:p w14:paraId="00000115"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lastRenderedPageBreak/>
        <w:t>The number of reads that were aligned to and overlap a particular genomic locus. More simply, the number of times a locus was sequenced.</w:t>
      </w:r>
    </w:p>
    <w:p w14:paraId="00000116" w14:textId="77777777" w:rsidR="0088299C" w:rsidRPr="00330D6B" w:rsidRDefault="0088299C">
      <w:pPr>
        <w:shd w:val="clear" w:color="auto" w:fill="FFFFFF"/>
        <w:spacing w:before="0" w:after="0" w:line="360" w:lineRule="auto"/>
        <w:ind w:firstLine="0"/>
        <w:rPr>
          <w:rFonts w:ascii="Arial" w:hAnsi="Arial" w:cs="Arial"/>
          <w:color w:val="1D1C1D"/>
        </w:rPr>
      </w:pPr>
    </w:p>
    <w:p w14:paraId="00000117"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SINGLETON</w:t>
      </w:r>
    </w:p>
    <w:p w14:paraId="00000118"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An allele sequenced only one time across all individuals. Sometimes alternatively defined as an allele sequenced in only one individual (which may be homozygous for that allele).</w:t>
      </w:r>
    </w:p>
    <w:p w14:paraId="00000119" w14:textId="77777777" w:rsidR="0088299C" w:rsidRPr="00330D6B" w:rsidRDefault="0088299C">
      <w:pPr>
        <w:shd w:val="clear" w:color="auto" w:fill="FFFFFF"/>
        <w:spacing w:before="0" w:after="0" w:line="360" w:lineRule="auto"/>
        <w:ind w:firstLine="0"/>
        <w:rPr>
          <w:rFonts w:ascii="Arial" w:hAnsi="Arial" w:cs="Arial"/>
          <w:color w:val="1D1C1D"/>
        </w:rPr>
      </w:pPr>
    </w:p>
    <w:p w14:paraId="0000011A"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 xml:space="preserve">SITE-FREQUENCY SPECTRUM (SFS) </w:t>
      </w:r>
    </w:p>
    <w:p w14:paraId="0000011B"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The distribution of allele frequencies across loci within a study or sample group. Can be either an “unfolded” or “polarized” derived allele frequency spectra which describe the frequency distribution of derived alleles or a “folded” or “unpolarized” minor</w:t>
      </w:r>
      <w:r w:rsidRPr="00330D6B">
        <w:rPr>
          <w:rFonts w:ascii="Arial" w:hAnsi="Arial" w:cs="Arial"/>
          <w:b/>
          <w:color w:val="1D1C1D"/>
        </w:rPr>
        <w:t xml:space="preserve"> </w:t>
      </w:r>
      <w:r w:rsidRPr="00330D6B">
        <w:rPr>
          <w:rFonts w:ascii="Arial" w:hAnsi="Arial" w:cs="Arial"/>
          <w:color w:val="1D1C1D"/>
        </w:rPr>
        <w:t>allele frequency spectra which describes the frequency distribution of the minor alleles. Also known as the allele frequency distribution.</w:t>
      </w:r>
    </w:p>
    <w:p w14:paraId="0000011C" w14:textId="77777777" w:rsidR="0088299C" w:rsidRPr="00330D6B" w:rsidRDefault="0088299C">
      <w:pPr>
        <w:shd w:val="clear" w:color="auto" w:fill="FFFFFF"/>
        <w:spacing w:before="0" w:after="0" w:line="360" w:lineRule="auto"/>
        <w:ind w:firstLine="0"/>
        <w:rPr>
          <w:rFonts w:ascii="Arial" w:hAnsi="Arial" w:cs="Arial"/>
          <w:color w:val="1D1C1D"/>
        </w:rPr>
      </w:pPr>
    </w:p>
    <w:p w14:paraId="0000011D"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STRUCTURAL VARIANTS</w:t>
      </w:r>
    </w:p>
    <w:p w14:paraId="0000011E"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 xml:space="preserve"> Genetic variants which are caused by underlying variation in the order, number, and/or arrangement of loci. Copy number variations, paralogs, and indels all fall into this category. Sequence variations, where individual or series base-pairs change without changing genomic positions or counts, do not.</w:t>
      </w:r>
    </w:p>
    <w:p w14:paraId="0000011F" w14:textId="77777777" w:rsidR="0088299C" w:rsidRPr="00330D6B" w:rsidRDefault="0088299C">
      <w:pPr>
        <w:shd w:val="clear" w:color="auto" w:fill="FFFFFF"/>
        <w:spacing w:before="0" w:after="0" w:line="360" w:lineRule="auto"/>
        <w:ind w:firstLine="0"/>
        <w:rPr>
          <w:rFonts w:ascii="Arial" w:hAnsi="Arial" w:cs="Arial"/>
          <w:color w:val="1D1C1D"/>
        </w:rPr>
      </w:pPr>
    </w:p>
    <w:p w14:paraId="00000120"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STUDY-WIDE FILTERING</w:t>
      </w:r>
    </w:p>
    <w:p w14:paraId="00000121"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 xml:space="preserve">Applying a filtering threshold globally (across the entire dataset) rather than separately within each sample group. </w:t>
      </w:r>
    </w:p>
    <w:p w14:paraId="00000122" w14:textId="77777777" w:rsidR="0088299C" w:rsidRPr="00330D6B" w:rsidRDefault="0088299C">
      <w:pPr>
        <w:shd w:val="clear" w:color="auto" w:fill="FFFFFF"/>
        <w:spacing w:before="0" w:after="0" w:line="360" w:lineRule="auto"/>
        <w:ind w:firstLine="0"/>
        <w:rPr>
          <w:rFonts w:ascii="Arial" w:hAnsi="Arial" w:cs="Arial"/>
          <w:color w:val="1D1C1D"/>
        </w:rPr>
      </w:pPr>
    </w:p>
    <w:p w14:paraId="00000123" w14:textId="77777777" w:rsidR="0088299C" w:rsidRPr="00330D6B" w:rsidRDefault="00000000">
      <w:pPr>
        <w:keepNext/>
        <w:shd w:val="clear" w:color="auto" w:fill="FFFFFF"/>
        <w:spacing w:before="0" w:after="0" w:line="360" w:lineRule="auto"/>
        <w:ind w:firstLine="0"/>
        <w:rPr>
          <w:rFonts w:ascii="Arial" w:hAnsi="Arial" w:cs="Arial"/>
          <w:color w:val="1D1C1D"/>
        </w:rPr>
      </w:pPr>
      <w:r w:rsidRPr="00330D6B">
        <w:rPr>
          <w:rFonts w:ascii="Arial" w:hAnsi="Arial" w:cs="Arial"/>
          <w:color w:val="1D1C1D"/>
        </w:rPr>
        <w:t>WAHLUND EFFECT</w:t>
      </w:r>
    </w:p>
    <w:p w14:paraId="00000124" w14:textId="77777777" w:rsidR="0088299C" w:rsidRPr="00330D6B" w:rsidRDefault="00000000">
      <w:pPr>
        <w:keepNext/>
        <w:shd w:val="clear" w:color="auto" w:fill="FFFFFF"/>
        <w:spacing w:before="0" w:after="0" w:line="360" w:lineRule="auto"/>
        <w:ind w:firstLine="0"/>
        <w:rPr>
          <w:rFonts w:ascii="Arial" w:hAnsi="Arial" w:cs="Arial"/>
          <w:color w:val="1D1C1D"/>
        </w:rPr>
      </w:pPr>
      <w:r w:rsidRPr="00330D6B">
        <w:rPr>
          <w:rFonts w:ascii="Arial" w:hAnsi="Arial" w:cs="Arial"/>
          <w:color w:val="1D1C1D"/>
        </w:rPr>
        <w:t>A reduction in observed homozygosity (</w:t>
      </w:r>
      <m:oMath>
        <m:r>
          <w:rPr>
            <w:rFonts w:ascii="Cambria Math" w:hAnsi="Cambria Math" w:cs="Arial"/>
            <w:color w:val="1D1C1D"/>
          </w:rPr>
          <m:t>Ho&gt;He</m:t>
        </m:r>
      </m:oMath>
      <w:r w:rsidRPr="00330D6B">
        <w:rPr>
          <w:rFonts w:ascii="Arial" w:hAnsi="Arial" w:cs="Arial"/>
          <w:color w:val="1D1C1D"/>
        </w:rPr>
        <w:t xml:space="preserve">) at many/most loci caused by underlying population structure. When multiple (sub)populations are included in a sample, any differences in allele frequency between (sub)populations will cause there to be considerably more </w:t>
      </w:r>
      <w:r w:rsidRPr="00330D6B">
        <w:rPr>
          <w:rFonts w:ascii="Arial" w:hAnsi="Arial" w:cs="Arial"/>
          <w:color w:val="0000FF"/>
        </w:rPr>
        <w:t>homozygous</w:t>
      </w:r>
      <w:r w:rsidRPr="00330D6B">
        <w:rPr>
          <w:rFonts w:ascii="Arial" w:hAnsi="Arial" w:cs="Arial"/>
          <w:color w:val="1D1C1D"/>
        </w:rPr>
        <w:t xml:space="preserve"> individuals at those loci than would be expected </w:t>
      </w:r>
      <w:r w:rsidRPr="00330D6B">
        <w:rPr>
          <w:rFonts w:ascii="Arial" w:hAnsi="Arial" w:cs="Arial"/>
          <w:color w:val="1D1C1D"/>
        </w:rPr>
        <w:lastRenderedPageBreak/>
        <w:t xml:space="preserve">under HWP (causing an elevated </w:t>
      </w:r>
      <w:r w:rsidRPr="00330D6B">
        <w:rPr>
          <w:rFonts w:ascii="Arial" w:hAnsi="Arial" w:cs="Arial"/>
          <w:i/>
          <w:color w:val="1D1C1D"/>
        </w:rPr>
        <w:t>F</w:t>
      </w:r>
      <w:r w:rsidRPr="00330D6B">
        <w:rPr>
          <w:rFonts w:ascii="Arial" w:hAnsi="Arial" w:cs="Arial"/>
          <w:color w:val="1D1C1D"/>
          <w:vertAlign w:val="subscript"/>
        </w:rPr>
        <w:t>IS</w:t>
      </w:r>
      <w:r w:rsidRPr="00330D6B">
        <w:rPr>
          <w:rFonts w:ascii="Arial" w:hAnsi="Arial" w:cs="Arial"/>
          <w:color w:val="1D1C1D"/>
        </w:rPr>
        <w:t>). Note that this observation is what underlies the differentiation measure</w:t>
      </w:r>
      <w:r w:rsidRPr="00330D6B">
        <w:rPr>
          <w:rFonts w:ascii="Arial" w:hAnsi="Arial" w:cs="Arial"/>
          <w:i/>
          <w:color w:val="1D1C1D"/>
        </w:rPr>
        <w:t xml:space="preserve"> F</w:t>
      </w:r>
      <w:r w:rsidRPr="00330D6B">
        <w:rPr>
          <w:rFonts w:ascii="Arial" w:hAnsi="Arial" w:cs="Arial"/>
          <w:color w:val="1D1C1D"/>
          <w:vertAlign w:val="subscript"/>
        </w:rPr>
        <w:t>ST</w:t>
      </w:r>
      <w:r w:rsidRPr="00330D6B">
        <w:rPr>
          <w:rFonts w:ascii="Arial" w:hAnsi="Arial" w:cs="Arial"/>
          <w:color w:val="1D1C1D"/>
        </w:rPr>
        <w:t xml:space="preserve"> when populations are split, and could thus be described as </w:t>
      </w:r>
      <w:r w:rsidRPr="00330D6B">
        <w:rPr>
          <w:rFonts w:ascii="Arial" w:hAnsi="Arial" w:cs="Arial"/>
          <w:i/>
          <w:color w:val="1D1C1D"/>
        </w:rPr>
        <w:t>F</w:t>
      </w:r>
      <w:r w:rsidRPr="00330D6B">
        <w:rPr>
          <w:rFonts w:ascii="Arial" w:hAnsi="Arial" w:cs="Arial"/>
          <w:color w:val="1D1C1D"/>
          <w:vertAlign w:val="subscript"/>
        </w:rPr>
        <w:t>ST</w:t>
      </w:r>
      <w:r w:rsidRPr="00330D6B">
        <w:rPr>
          <w:rFonts w:ascii="Arial" w:hAnsi="Arial" w:cs="Arial"/>
          <w:color w:val="1D1C1D"/>
        </w:rPr>
        <w:t xml:space="preserve"> improperly calculated as </w:t>
      </w:r>
      <w:r w:rsidRPr="00330D6B">
        <w:rPr>
          <w:rFonts w:ascii="Arial" w:hAnsi="Arial" w:cs="Arial"/>
          <w:i/>
          <w:color w:val="1D1C1D"/>
        </w:rPr>
        <w:t>F</w:t>
      </w:r>
      <w:r w:rsidRPr="00330D6B">
        <w:rPr>
          <w:rFonts w:ascii="Arial" w:hAnsi="Arial" w:cs="Arial"/>
          <w:color w:val="1D1C1D"/>
          <w:vertAlign w:val="subscript"/>
        </w:rPr>
        <w:t>IS</w:t>
      </w:r>
      <w:r w:rsidRPr="00330D6B">
        <w:rPr>
          <w:rFonts w:ascii="Arial" w:hAnsi="Arial" w:cs="Arial"/>
          <w:color w:val="1D1C1D"/>
        </w:rPr>
        <w:t>.</w:t>
      </w:r>
    </w:p>
    <w:p w14:paraId="00000125" w14:textId="77777777" w:rsidR="0088299C" w:rsidRPr="00330D6B" w:rsidRDefault="0088299C">
      <w:pPr>
        <w:shd w:val="clear" w:color="auto" w:fill="FFFFFF"/>
        <w:spacing w:before="0" w:after="0" w:line="360" w:lineRule="auto"/>
        <w:ind w:firstLine="0"/>
        <w:rPr>
          <w:rFonts w:ascii="Arial" w:hAnsi="Arial" w:cs="Arial"/>
          <w:color w:val="1D1C1D"/>
        </w:rPr>
      </w:pPr>
    </w:p>
    <w:p w14:paraId="00000126" w14:textId="77777777" w:rsidR="0088299C" w:rsidRPr="00330D6B" w:rsidRDefault="00000000">
      <w:pPr>
        <w:shd w:val="clear" w:color="auto" w:fill="FFFFFF"/>
        <w:spacing w:before="0" w:after="0" w:line="360" w:lineRule="auto"/>
        <w:ind w:firstLine="0"/>
        <w:rPr>
          <w:rFonts w:ascii="Arial" w:hAnsi="Arial" w:cs="Arial"/>
          <w:color w:val="1D1C1D"/>
        </w:rPr>
      </w:pPr>
      <w:r w:rsidRPr="00330D6B">
        <w:rPr>
          <w:rFonts w:ascii="Arial" w:hAnsi="Arial" w:cs="Arial"/>
          <w:color w:val="1D1C1D"/>
        </w:rPr>
        <w:t>WITHIN-GROUP FILTERING</w:t>
      </w:r>
    </w:p>
    <w:p w14:paraId="00000127" w14:textId="77777777" w:rsidR="0088299C" w:rsidRPr="00330D6B" w:rsidRDefault="00000000">
      <w:pPr>
        <w:widowControl w:val="0"/>
        <w:spacing w:before="0" w:after="0" w:line="360" w:lineRule="auto"/>
        <w:ind w:firstLine="0"/>
        <w:rPr>
          <w:rFonts w:ascii="Arial" w:hAnsi="Arial" w:cs="Arial"/>
          <w:color w:val="1D1C1D"/>
        </w:rPr>
      </w:pPr>
      <w:r w:rsidRPr="00330D6B">
        <w:rPr>
          <w:rFonts w:ascii="Arial" w:hAnsi="Arial" w:cs="Arial"/>
          <w:color w:val="1D1C1D"/>
        </w:rPr>
        <w:t xml:space="preserve">Applying a filtering threshold within groups separately rather than globally. </w:t>
      </w:r>
    </w:p>
    <w:p w14:paraId="00000128" w14:textId="77777777" w:rsidR="0088299C" w:rsidRPr="00330D6B" w:rsidRDefault="0088299C">
      <w:pPr>
        <w:widowControl w:val="0"/>
        <w:spacing w:before="0" w:after="0" w:line="360" w:lineRule="auto"/>
        <w:ind w:firstLine="0"/>
        <w:rPr>
          <w:rFonts w:ascii="Arial" w:hAnsi="Arial" w:cs="Arial"/>
          <w:color w:val="1D1C1D"/>
        </w:rPr>
      </w:pPr>
    </w:p>
    <w:p w14:paraId="00000129" w14:textId="77777777" w:rsidR="0088299C" w:rsidRPr="00330D6B" w:rsidRDefault="00000000">
      <w:pPr>
        <w:keepNext/>
        <w:widowControl w:val="0"/>
        <w:spacing w:before="0" w:after="0" w:line="360" w:lineRule="auto"/>
        <w:ind w:firstLine="0"/>
        <w:rPr>
          <w:rFonts w:ascii="Arial" w:hAnsi="Arial" w:cs="Arial"/>
          <w:color w:val="1D1C1D"/>
        </w:rPr>
      </w:pPr>
      <w:r w:rsidRPr="00330D6B">
        <w:rPr>
          <w:rFonts w:ascii="Arial" w:hAnsi="Arial" w:cs="Arial"/>
          <w:color w:val="1D1C1D"/>
        </w:rPr>
        <w:t>WHOLE-GENOME SEQUENCING</w:t>
      </w:r>
    </w:p>
    <w:p w14:paraId="0000012A" w14:textId="77777777" w:rsidR="0088299C" w:rsidRPr="00330D6B" w:rsidRDefault="00000000">
      <w:pPr>
        <w:keepNext/>
        <w:spacing w:before="0" w:after="0" w:line="360" w:lineRule="auto"/>
        <w:ind w:firstLine="0"/>
        <w:rPr>
          <w:rFonts w:ascii="Arial" w:hAnsi="Arial" w:cs="Arial"/>
        </w:rPr>
      </w:pPr>
      <w:r w:rsidRPr="00330D6B">
        <w:rPr>
          <w:rFonts w:ascii="Arial" w:hAnsi="Arial" w:cs="Arial"/>
          <w:color w:val="1D1C1D"/>
        </w:rPr>
        <w:t>Sequencing the entire genome without any attempt to target specific regions (in contrast to reduced-representation sequencing). Usually entails “shotgun” sequencing and results in many more sequenced loci than reduced representation sequencing.</w:t>
      </w:r>
    </w:p>
    <w:p w14:paraId="0000012B" w14:textId="77777777" w:rsidR="0088299C" w:rsidRPr="00330D6B" w:rsidRDefault="00000000">
      <w:pPr>
        <w:spacing w:before="0" w:after="0"/>
        <w:rPr>
          <w:rFonts w:ascii="Arial" w:hAnsi="Arial" w:cs="Arial"/>
          <w:color w:val="2F5496"/>
        </w:rPr>
      </w:pPr>
      <w:r w:rsidRPr="00330D6B">
        <w:rPr>
          <w:rFonts w:ascii="Arial" w:hAnsi="Arial" w:cs="Arial"/>
        </w:rPr>
        <w:br w:type="page"/>
      </w:r>
    </w:p>
    <w:p w14:paraId="0000012C" w14:textId="77777777" w:rsidR="0088299C" w:rsidRPr="00330D6B" w:rsidRDefault="00000000">
      <w:pPr>
        <w:spacing w:before="0" w:after="0" w:line="240" w:lineRule="auto"/>
        <w:ind w:firstLine="0"/>
        <w:rPr>
          <w:rFonts w:ascii="Arial" w:hAnsi="Arial" w:cs="Arial"/>
          <w:b/>
          <w:color w:val="0000FF"/>
        </w:rPr>
      </w:pPr>
      <w:r w:rsidRPr="00330D6B">
        <w:rPr>
          <w:rFonts w:ascii="Arial" w:hAnsi="Arial" w:cs="Arial"/>
          <w:b/>
          <w:color w:val="0000FF"/>
        </w:rPr>
        <w:lastRenderedPageBreak/>
        <w:t>Box 1: Effects of Filtering</w:t>
      </w:r>
    </w:p>
    <w:p w14:paraId="0000012D" w14:textId="66777D61" w:rsidR="0088299C" w:rsidRPr="009B4B1E" w:rsidRDefault="00000000">
      <w:pPr>
        <w:spacing w:before="0" w:after="0"/>
        <w:ind w:firstLine="0"/>
        <w:rPr>
          <w:rFonts w:ascii="Arial" w:hAnsi="Arial" w:cs="Arial"/>
          <w:color w:val="0000FF"/>
        </w:rPr>
      </w:pPr>
      <w:r w:rsidRPr="00330D6B">
        <w:rPr>
          <w:rFonts w:ascii="Arial" w:hAnsi="Arial" w:cs="Arial"/>
          <w:color w:val="0000FF"/>
        </w:rPr>
        <w:t>Genomic filtering choices can have substantial effects on downstream analyses that are not necessarily consistent across samples, populations, or statistical methods. We used ten empirical datasets (</w:t>
      </w:r>
      <w:r w:rsidRPr="00330D6B">
        <w:rPr>
          <w:rFonts w:ascii="Arial" w:hAnsi="Arial" w:cs="Arial"/>
          <w:i/>
          <w:color w:val="0000FF"/>
        </w:rPr>
        <w:t>Arabidopsis</w:t>
      </w:r>
      <w:r w:rsidR="00135CD1" w:rsidRPr="00330D6B">
        <w:rPr>
          <w:rFonts w:ascii="Arial" w:hAnsi="Arial" w:cs="Arial"/>
          <w:i/>
          <w:color w:val="0000FF"/>
        </w:rPr>
        <w:fldChar w:fldCharType="begin"/>
      </w:r>
      <w:r w:rsidR="00135CD1" w:rsidRPr="00330D6B">
        <w:rPr>
          <w:rFonts w:ascii="Arial" w:hAnsi="Arial" w:cs="Arial"/>
          <w:i/>
          <w:color w:val="0000FF"/>
        </w:rPr>
        <w:instrText xml:space="preserve"> ADDIN ZOTERO_ITEM CSL_CITATION {"citationID":"FdEw7wXz","properties":{"formattedCitation":"\\super 120\\nosupersub{}","plainCitation":"120","noteIndex":0},"citationItems":[{"id":5648,"uris":["http://zotero.org/users/10196124/items/J8F8GCTZ"],"itemData":{"id":5648,"type":"article-journal","abstract":"Summary\nArabidopsis thaliana serves as a model organism for the study of fundamental physiological, cellular, and molecular processes. It has also greatly advanced our understanding of intraspecific genome variation. We present a detailed map of variation in 1,135 high-quality re-sequenced natural inbred lines representing the native Eurasian and North African range and recently colonized North America. We identify relict populations that continue to inhabit ancestral habitats, primarily in the Iberian Peninsula. They have mixed with a lineage that has spread to northern latitudes from an unknown glacial refugium and is now found in a much broader spectrum of habitats. Insights into the history of the species and the fine-scale distribution of genetic diversity provide the basis for full exploitation of A. thaliana natural variation through integration of genomes and epigenomes with molecular and non-molecular phenotypes.","container-title":"Cell","DOI":"10.1016/j.cell.2016.05.063","ISSN":"0092-8674","issue":"2","journalAbbreviation":"Cell","page":"481-491","title":"1,135 Genomes Reveal the Global Pattern of Polymorphism in Arabidopsis thaliana","volume":"166","author":[{"family":"Alonso-Blanco","given":"Carlos"},{"family":"Andrade","given":"Jorge"},{"family":"Becker","given":"Claude"},{"family":"Bemm","given":"Felix"},{"family":"Bergelson","given":"Joy"},{"family":"Borgwardt","given":"Karsten M."},{"family":"Cao","given":"Jun"},{"family":"Chae","given":"Eunyoung"},{"family":"Dezwaan","given":"Todd M."},{"family":"Ding","given":"Wei"},{"family":"Ecker","given":"Joseph R."},{"family":"Exposito-Alonso","given":"Moises"},{"family":"Farlow","given":"Ashley"},{"family":"Fitz","given":"Joffrey"},{"family":"Gan","given":"Xiangchao"},{"family":"Grimm","given":"Dominik G."},{"family":"Hancock","given":"Angela M."},{"family":"Henz","given":"Stefan R."},{"family":"Holm","given":"Svante"},{"family":"Horton","given":"Matthew"},{"family":"Jarsulic","given":"Mike"},{"family":"Kerstetter","given":"Randall A."},{"family":"Korte","given":"Arthur"},{"family":"Korte","given":"Pamela"},{"family":"Lanz","given":"Christa"},{"family":"Lee","given":"Cheng-Ruei"},{"family":"Meng","given":"Dazhe"},{"family":"Michael","given":"Todd P."},{"family":"Mott","given":"Richard"},{"family":"Muliyati","given":"Ni Wayan"},{"family":"Nägele","given":"Thomas"},{"family":"Nagler","given":"Matthias"},{"family":"Nizhynska","given":"Viktoria"},{"family":"Nordborg","given":"Magnus"},{"family":"Novikova","given":"Polina Yu."},{"family":"Picó","given":"F. Xavier"},{"family":"Platzer","given":"Alexander"},{"family":"Rabanal","given":"Fernando A."},{"family":"Rodriguez","given":"Alex"},{"family":"Rowan","given":"Beth A."},{"family":"Salomé","given":"Patrice A."},{"family":"Schmid","given":"Karl J."},{"family":"Schmitz","given":"Robert J."},{"family":"Seren","given":"Ümit"},{"family":"Sperone","given":"Felice Gianluca"},{"family":"Sudkamp","given":"Mitchell"},{"family":"Svardal","given":"Hannes"},{"family":"Tanzer","given":"Matt M."},{"family":"Todd","given":"Donald"},{"family":"Volchenboum","given":"Samuel L."},{"family":"Wang","given":"Congmao"},{"family":"Wang","given":"George"},{"family":"Wang","given":"Xi"},{"family":"Weckwerth","given":"Wolfram"},{"family":"Weigel","given":"Detlef"},{"family":"Zhou","given":"Xuefeng"}],"issued":{"date-parts":[["2016",7,14]]},"citation-key":"alonso-blanco135GenomesReveal2016"}}],"schema":"https://github.com/citation-style-language/schema/raw/master/csl-citation.json"} </w:instrText>
      </w:r>
      <w:r w:rsidR="00135CD1" w:rsidRPr="00330D6B">
        <w:rPr>
          <w:rFonts w:ascii="Arial" w:hAnsi="Arial" w:cs="Arial"/>
          <w:i/>
          <w:color w:val="0000FF"/>
        </w:rPr>
        <w:fldChar w:fldCharType="separate"/>
      </w:r>
      <w:r w:rsidR="00135CD1" w:rsidRPr="00330D6B">
        <w:rPr>
          <w:rFonts w:ascii="Arial" w:hAnsi="Arial" w:cs="Arial"/>
          <w:vertAlign w:val="superscript"/>
        </w:rPr>
        <w:t>120</w:t>
      </w:r>
      <w:r w:rsidR="00135CD1" w:rsidRPr="00330D6B">
        <w:rPr>
          <w:rFonts w:ascii="Arial" w:hAnsi="Arial" w:cs="Arial"/>
          <w:i/>
          <w:color w:val="0000FF"/>
        </w:rPr>
        <w:fldChar w:fldCharType="end"/>
      </w:r>
      <w:r w:rsidRPr="00330D6B">
        <w:rPr>
          <w:rFonts w:ascii="Arial" w:hAnsi="Arial" w:cs="Arial"/>
          <w:color w:val="0000FF"/>
        </w:rPr>
        <w:t xml:space="preserve">, </w:t>
      </w:r>
      <w:r w:rsidRPr="00330D6B">
        <w:rPr>
          <w:rFonts w:ascii="Arial" w:hAnsi="Arial" w:cs="Arial"/>
          <w:i/>
          <w:color w:val="0000FF"/>
        </w:rPr>
        <w:t>Daphnia</w:t>
      </w:r>
      <w:r w:rsidR="00135CD1" w:rsidRPr="00330D6B">
        <w:rPr>
          <w:rFonts w:ascii="Arial" w:hAnsi="Arial" w:cs="Arial"/>
          <w:i/>
          <w:color w:val="0000FF"/>
        </w:rPr>
        <w:fldChar w:fldCharType="begin"/>
      </w:r>
      <w:r w:rsidR="00135CD1" w:rsidRPr="00330D6B">
        <w:rPr>
          <w:rFonts w:ascii="Arial" w:hAnsi="Arial" w:cs="Arial"/>
          <w:i/>
          <w:color w:val="0000FF"/>
        </w:rPr>
        <w:instrText xml:space="preserve"> ADDIN ZOTERO_ITEM CSL_CITATION {"citationID":"k3T1HD3D","properties":{"formattedCitation":"\\super 121\\nosupersub{}","plainCitation":"121","noteIndex":0},"citationItems":[{"id":5524,"uris":["http://zotero.org/users/10196124/items/AKQKA52L"],"itemData":{"id":5524,"type":"article-journal","abstract":"The ways in which genetic variation is distributed within and among populations is a key determinant of the evolutionary features of a species. However, most comprehensive studies of these features have been restricted to studies of subdivision in settings known to have been driven by local adaptation, leaving our understanding of the natural dispersion of allelic variation less than ideal. Here, we present a geographic population-genomic analysis of 10 populations of the freshwater microcrustacean Daphnia pulex, an emerging model system in evolutionary genomics. These populations exhibit a pattern of moderate isolation-by-distance, with an average migration rate of 0.6 individuals per generation, and average effective population sizes of </w:instrText>
      </w:r>
      <w:r w:rsidR="00135CD1" w:rsidRPr="00330D6B">
        <w:rPr>
          <w:rFonts w:ascii="Cambria Math" w:hAnsi="Cambria Math" w:cs="Cambria Math"/>
          <w:i/>
          <w:color w:val="0000FF"/>
        </w:rPr>
        <w:instrText>∼</w:instrText>
      </w:r>
      <w:r w:rsidR="00135CD1" w:rsidRPr="00330D6B">
        <w:rPr>
          <w:rFonts w:ascii="Arial" w:hAnsi="Arial" w:cs="Arial"/>
          <w:i/>
          <w:color w:val="0000FF"/>
        </w:rPr>
        <w:instrText xml:space="preserve">650,000 individuals. Most populations contain numerous private alleles, and genomic scans highlight the presence of islands of excessively high population subdivision for more common alleles. A large fraction of such islands of population divergence likely reflect historical neutral changes, including rare stochastic migration and hybridization events. The data do point to local adaptive divergence, although the precise nature of the relevant variation is diffuse and cannot be associated with particular loci, despite the very large sample sizes involved in this study. In contrast, an analysis of between-species divergence highlights positive selection operating on a large set of genes with functions nearly nonoverlapping with those involved in local adaptation, in particular ribosome structure, mitochondrial bioenergetics, light reception and response, detoxification, and gene regulation. These results set the stage for using D. pulex as a model for understanding the relationship between molecular and cellular evolution in the context of natural environments.","container-title":"Molecular Biology and Evolution","DOI":"10.1093/molbev/msac152","ISSN":"1537-1719","issue":"8","journalAbbreviation":"Molecular Biology and Evolution","page":"msac152","title":"Evolutionary Genomics of a Subdivided Species","volume":"39","author":[{"family":"Maruki","given":"Takahiro"},{"family":"Ye","given":"Zhiqiang"},{"family":"Lynch","given":"Michael"}],"issued":{"date-parts":[["2022",8,1]]},"citation-key":"marukiEvolutionaryGenomicsSubdivided2022"}}],"schema":"https://github.com/citation-style-language/schema/raw/master/csl-citation.json"} </w:instrText>
      </w:r>
      <w:r w:rsidR="00135CD1" w:rsidRPr="00330D6B">
        <w:rPr>
          <w:rFonts w:ascii="Arial" w:hAnsi="Arial" w:cs="Arial"/>
          <w:i/>
          <w:color w:val="0000FF"/>
        </w:rPr>
        <w:fldChar w:fldCharType="separate"/>
      </w:r>
      <w:r w:rsidR="00135CD1" w:rsidRPr="00330D6B">
        <w:rPr>
          <w:rFonts w:ascii="Arial" w:hAnsi="Arial" w:cs="Arial"/>
          <w:vertAlign w:val="superscript"/>
        </w:rPr>
        <w:t>121</w:t>
      </w:r>
      <w:r w:rsidR="00135CD1" w:rsidRPr="00330D6B">
        <w:rPr>
          <w:rFonts w:ascii="Arial" w:hAnsi="Arial" w:cs="Arial"/>
          <w:i/>
          <w:color w:val="0000FF"/>
        </w:rPr>
        <w:fldChar w:fldCharType="end"/>
      </w:r>
      <w:r w:rsidRPr="00330D6B">
        <w:rPr>
          <w:rFonts w:ascii="Arial" w:hAnsi="Arial" w:cs="Arial"/>
          <w:color w:val="0000FF"/>
        </w:rPr>
        <w:t>, white-tailed deer</w:t>
      </w:r>
      <w:r w:rsidR="0048765C" w:rsidRPr="00330D6B">
        <w:rPr>
          <w:rFonts w:ascii="Arial" w:hAnsi="Arial" w:cs="Arial"/>
          <w:color w:val="0000FF"/>
        </w:rPr>
        <w:fldChar w:fldCharType="begin"/>
      </w:r>
      <w:r w:rsidR="0048765C" w:rsidRPr="00330D6B">
        <w:rPr>
          <w:rFonts w:ascii="Arial" w:hAnsi="Arial" w:cs="Arial"/>
          <w:color w:val="0000FF"/>
        </w:rPr>
        <w:instrText xml:space="preserve"> ADDIN ZOTERO_ITEM CSL_CITATION {"citationID":"lexXk3fv","properties":{"formattedCitation":"\\super 122\\nosupersub{}","plainCitation":"122","noteIndex":0},"citationItems":[{"id":5650,"uris":["http://zotero.org/users/10196124/items/NPM5QXDF"],"itemData":{"id":5650,"type":"article-journal","abstract":"Abstract Under the ecological speciation model, divergent selection acts on ecological differences between populations, gradually creating barriers to gene flow and ultimately leading to reproductive isolation. Hybridisation is part of this continuum and can both promote and inhibit the speciation process. Here, we used white-tailed (Odocoileus virginianus) and mule deer (O. hemionus) to investigate patterns of speciation in hybridizing sister species. We quantified genome-wide historical introgression and performed genome scans to look for signatures of four different selection scenarios. Despite ample modern evidence of hybridisation, we found negligible patterns of ancestral introgression and no signatures of divergence with gene flow, rather localized patterns of allopatric and balancing selection were detected across the genome. Genes under balancing selection were related to immunity, MHC and sensory perception of smell, the latter of which is consistent with deer biology. The deficiency of historical gene-flow suggests that white-tailed and mule deer were spatially separated during the glaciation cycles of the Pleistocene and genome wide differentiation accrued via genetic drift. Dobzhansky-Muller incompatibilities and selection against hybrids are hypothesised to be acting, and diversity correlations to recombination rates suggests these sister species are far along the speciation continuum.","container-title":"Molecular Ecology","DOI":"10.1111/mec.16824","ISSN":"0962-1083","issue":"5","journalAbbreviation":"Molecular Ecology","note":"publisher: John Wiley &amp; Sons, Ltd","page":"1117-1132","title":"Speciation without gene-flow in hybridizing deer","volume":"32","author":[{"family":"Kessler","given":"Camille"},{"family":"Wootton","given":"Eric"},{"family":"Shafer","given":"Aaron B. A."}],"issued":{"date-parts":[["2023",3,1]]},"citation-key":"kesslerSpeciationGeneflowHybridizing2023"}}],"schema":"https://github.com/citation-style-language/schema/raw/master/csl-citation.json"} </w:instrText>
      </w:r>
      <w:r w:rsidR="0048765C" w:rsidRPr="00330D6B">
        <w:rPr>
          <w:rFonts w:ascii="Arial" w:hAnsi="Arial" w:cs="Arial"/>
          <w:color w:val="0000FF"/>
        </w:rPr>
        <w:fldChar w:fldCharType="separate"/>
      </w:r>
      <w:r w:rsidR="0048765C" w:rsidRPr="00330D6B">
        <w:rPr>
          <w:rFonts w:ascii="Arial" w:hAnsi="Arial" w:cs="Arial"/>
          <w:vertAlign w:val="superscript"/>
        </w:rPr>
        <w:t>122</w:t>
      </w:r>
      <w:r w:rsidR="0048765C" w:rsidRPr="00330D6B">
        <w:rPr>
          <w:rFonts w:ascii="Arial" w:hAnsi="Arial" w:cs="Arial"/>
          <w:color w:val="0000FF"/>
        </w:rPr>
        <w:fldChar w:fldCharType="end"/>
      </w:r>
      <w:r w:rsidRPr="00330D6B">
        <w:rPr>
          <w:rFonts w:ascii="Arial" w:hAnsi="Arial" w:cs="Arial"/>
          <w:color w:val="0000FF"/>
        </w:rPr>
        <w:t>, mountain goats</w:t>
      </w:r>
      <w:r w:rsidR="0048765C" w:rsidRPr="00330D6B">
        <w:rPr>
          <w:rFonts w:ascii="Arial" w:hAnsi="Arial" w:cs="Arial"/>
          <w:color w:val="0000FF"/>
        </w:rPr>
        <w:fldChar w:fldCharType="begin"/>
      </w:r>
      <w:r w:rsidR="0048765C" w:rsidRPr="00330D6B">
        <w:rPr>
          <w:rFonts w:ascii="Arial" w:hAnsi="Arial" w:cs="Arial"/>
          <w:color w:val="0000FF"/>
        </w:rPr>
        <w:instrText xml:space="preserve"> ADDIN ZOTERO_ITEM CSL_CITATION {"citationID":"E1sprhtH","properties":{"formattedCitation":"\\super 123\\nosupersub{}","plainCitation":"123","noteIndex":0},"citationItems":[{"id":5651,"uris":["http://zotero.org/users/10196124/items/5F8GCFKI"],"itemData":{"id":5651,"type":"article-journal","abstract":"Genomes capture the adaptive and demographic history of a species, but the choice of sequencing strategy and sample size can impact such inferences. We compared whole genome and reduced representation sequencing approaches to study the population demographic and adaptive signals of the North American mountain goat (Oreamnos americanus). We applied the restriction site-associated DNA sequencing (RADseq) approach to 254 individuals and whole genome resequencing (WGS) approach to 35 individuals across the species range at mid-level coverage (9X) and to 5 individuals at high coverage (30X). We used ANGSD to estimate the genotype likelihoods and estimated the effective population size (Ne), population structure, and explicitly modelled the demographic history with δaδi and MSMC2. The data sets were overall concordant in supporting a glacial induced vicariance and extremely low Ne in mountain goats. We evaluated a set of climatic variables and geographic location as predictors of genetic diversity using redundancy analysis. A moderate proportion of total variance (36% for WGS and 21% for RADseq data sets) was explained by geography and climate variables; both data sets support a large impact of drift and some degree of local adaptation. The empirical similarities of WGS and RADseq presented herein reassuringly suggest that both approaches will recover large demographic and adaptive signals in a population; however, WGS offers several advantages over RADseq, such as inferring adaptive processes and calculating runs-of-homozygosity estimates. Considering the predicted climate-induced changes in alpine environments and the genetically depauperate mountain goat, the long-term adaptive capabilities of this enigmatic species are questionable.","container-title":"Heredity","DOI":"10.1038/s41437-023-00643-4","ISSN":"1365-2540","issue":"4","journalAbbreviation":"Heredity","page":"273-281","title":"Contrasting whole-genome and reduced representation sequencing for population demographic and adaptive inference: an alpine mammal case study","volume":"131","author":[{"family":"Martchenko","given":"Daria"},{"family":"Shafer","given":"Aaron B. A."}],"issued":{"date-parts":[["2023",10,1]]},"citation-key":"martchenkoContrastingWholegenomeReduced2023"}}],"schema":"https://github.com/citation-style-language/schema/raw/master/csl-citation.json"} </w:instrText>
      </w:r>
      <w:r w:rsidR="0048765C" w:rsidRPr="00330D6B">
        <w:rPr>
          <w:rFonts w:ascii="Arial" w:hAnsi="Arial" w:cs="Arial"/>
          <w:color w:val="0000FF"/>
        </w:rPr>
        <w:fldChar w:fldCharType="separate"/>
      </w:r>
      <w:r w:rsidR="0048765C" w:rsidRPr="00330D6B">
        <w:rPr>
          <w:rFonts w:ascii="Arial" w:hAnsi="Arial" w:cs="Arial"/>
          <w:vertAlign w:val="superscript"/>
        </w:rPr>
        <w:t>123</w:t>
      </w:r>
      <w:r w:rsidR="0048765C" w:rsidRPr="00330D6B">
        <w:rPr>
          <w:rFonts w:ascii="Arial" w:hAnsi="Arial" w:cs="Arial"/>
          <w:color w:val="0000FF"/>
        </w:rPr>
        <w:fldChar w:fldCharType="end"/>
      </w:r>
      <w:r w:rsidRPr="00330D6B">
        <w:rPr>
          <w:rFonts w:ascii="Arial" w:hAnsi="Arial" w:cs="Arial"/>
          <w:color w:val="0000FF"/>
        </w:rPr>
        <w:t>, humans, deer mice</w:t>
      </w:r>
      <w:r w:rsidR="0048765C" w:rsidRPr="00330D6B">
        <w:rPr>
          <w:rFonts w:ascii="Arial" w:hAnsi="Arial" w:cs="Arial"/>
          <w:color w:val="0000FF"/>
        </w:rPr>
        <w:fldChar w:fldCharType="begin"/>
      </w:r>
      <w:r w:rsidR="0048765C" w:rsidRPr="00330D6B">
        <w:rPr>
          <w:rFonts w:ascii="Arial" w:hAnsi="Arial" w:cs="Arial"/>
          <w:color w:val="0000FF"/>
        </w:rPr>
        <w:instrText xml:space="preserve"> ADDIN ZOTERO_ITEM CSL_CITATION {"citationID":"TyWg1IMn","properties":{"formattedCitation":"\\super 124\\nosupersub{}","plainCitation":"124","noteIndex":0},"citationItems":[{"id":5649,"uris":["http://zotero.org/users/10196124/items/SSV88V7H"],"itemData":{"id":5649,"type":"article-journal","abstract":"When species are continuously distributed across environmental gradients, the relative strength of selection and gene flow shape spatial patterns of genetic variation, potentially leading to variable levels of differentiation across loci. Determining whether adaptive genetic variation tends to be structured differently than neutral variation along environmental gradients is an open and important question in evolutionary genetics. We performed exome-wide population genomic analysis on deer mice sampled along an elevational gradient of nearly 4,000 m of vertical relief. Using a combination of selection scans, genotype−environment associations, and geographic cline analyses, we found that a large proportion of the exome has experienced a history of altitude-related selection. Elevational clines for nearly 30% of these putatively adaptive loci were shifted significantly up- or downslope of clines for loci that did not bear similar signatures of selection. Many of these selection targets can be plausibly linked to known phenotypic differences between highland and lowland deer mice, although the vast majority of these candidates have not been reported in other studies of highland taxa. Together, these results suggest new hypotheses about the genetic basis of physiological adaptation to high altitude, and the spatial distribution of adaptive genetic variation along environmental gradients.","container-title":"Molecular Biology and Evolution","DOI":"10.1093/molbev/msab161","ISSN":"1537-1719","issue":"10","journalAbbreviation":"Molecular Biology and Evolution","page":"4286-4300","title":"Broad Concordance in the Spatial Distribution of Adaptive and Neutral Genetic Variation across an Elevational Gradient in Deer Mice","volume":"38","author":[{"family":"Schweizer","given":"Rena M"},{"family":"Jones","given":"Matthew R"},{"family":"Bradburd","given":"Gideon S"},{"family":"Storz","given":"Jay F"},{"family":"Senner","given":"Nathan R"},{"family":"Wolf","given":"Cole"},{"family":"Cheviron","given":"Zachary A"}],"issued":{"date-parts":[["2021",10,1]]},"citation-key":"schweizerBroadConcordanceSpatial2021"}}],"schema":"https://github.com/citation-style-language/schema/raw/master/csl-citation.json"} </w:instrText>
      </w:r>
      <w:r w:rsidR="0048765C" w:rsidRPr="00330D6B">
        <w:rPr>
          <w:rFonts w:ascii="Arial" w:hAnsi="Arial" w:cs="Arial"/>
          <w:color w:val="0000FF"/>
        </w:rPr>
        <w:fldChar w:fldCharType="separate"/>
      </w:r>
      <w:r w:rsidR="0048765C" w:rsidRPr="00330D6B">
        <w:rPr>
          <w:rFonts w:ascii="Arial" w:hAnsi="Arial" w:cs="Arial"/>
          <w:vertAlign w:val="superscript"/>
        </w:rPr>
        <w:t>124</w:t>
      </w:r>
      <w:r w:rsidR="0048765C" w:rsidRPr="00330D6B">
        <w:rPr>
          <w:rFonts w:ascii="Arial" w:hAnsi="Arial" w:cs="Arial"/>
          <w:color w:val="0000FF"/>
        </w:rPr>
        <w:fldChar w:fldCharType="end"/>
      </w:r>
      <w:r w:rsidRPr="00330D6B">
        <w:rPr>
          <w:rFonts w:ascii="Arial" w:hAnsi="Arial" w:cs="Arial"/>
          <w:color w:val="0000FF"/>
        </w:rPr>
        <w:t>, killer whales, monarch butterflies</w:t>
      </w:r>
      <w:r w:rsidR="0048765C" w:rsidRPr="00330D6B">
        <w:rPr>
          <w:rFonts w:ascii="Arial" w:hAnsi="Arial" w:cs="Arial"/>
          <w:color w:val="0000FF"/>
        </w:rPr>
        <w:fldChar w:fldCharType="begin"/>
      </w:r>
      <w:r w:rsidR="0048765C" w:rsidRPr="00330D6B">
        <w:rPr>
          <w:rFonts w:ascii="Arial" w:hAnsi="Arial" w:cs="Arial"/>
          <w:color w:val="0000FF"/>
        </w:rPr>
        <w:instrText xml:space="preserve"> ADDIN ZOTERO_ITEM CSL_CITATION {"citationID":"vzZSFxTK","properties":{"formattedCitation":"\\super 102\\nosupersub{}","plainCitation":"102","noteIndex":0},"citationItems":[{"id":2536,"uris":["http://zotero.org/users/10196124/items/L2KYM4TL"],"itemData":{"id":2536,"type":"article-journal","abstract":"Abstract Range expansions?whether permanent or transient?strongly influence the distribution of genetic variation in space. Monarch butterflies are best known for long-distance seasonal migration within North America but are also established as nonmigratory populations around the world, including on Pacific Islands. Previous research has highlighted stepwise expansion across the Pacific, though questions remain about expansion timing and the population genetic consequences of migration loss. Here, we present reduced-representation sequencing data for 275 monarchs from North America (n =?85), 12 Pacific Islands (n =?136) and three locations in Australia (n =?54), with the goal of understanding (i) how the monarch's Pacific expansion has shaped patterns of population genetic variation and (ii) how loss of migration has influenced spatial patterns of differentiation. We find support for previously described stepwise dispersal across the Pacific and document an additional expansion from Hawaii into the Mariana Islands. Nonmigratory monarchs within the Mariana Islands show strong patterns of differentiation, despite their proximity; by contrast, migratory North American samples form a single genetically panmictic population across the continent. Estimates of Pacific establishment timing are highly uncertain (~100?1,000,000?years ago) but overlap with historical records that indicate a recent expansion. Our data support (i) a recent expansion across the Pacific whose timing overlaps with available historical records of establishment and (ii) a strong role for seasonal migration in determining patterns of spatial genetic variation. Our results are noteworthy because they demonstrate how the evolution of partial migration can drive population differentiation over contemporary timescales.","container-title":"Molecular Ecology","DOI":"https://doi.org/10.1111/mec.16592","ISSN":"0962-1083","issue":"17","note":"publisher: John Wiley &amp; Sons, Ltd\nCitation Key: Hemstrom2022a","page":"4544-4557","title":"Population genetics of a recent range expansion and subsequent loss of migration in monarch butterflies","volume":"31","author":[{"family":"Hemstrom","given":"William B"},{"family":"Freedman","given":"Micah G"},{"family":"Zalucki","given":"Myron P"},{"family":"Ramírez","given":"Santiago R"},{"family":"Miller","given":"Michael R"}],"issued":{"date-parts":[["2022",9,1]]},"citation-key":"Hemstrom2022a"}}],"schema":"https://github.com/citation-style-language/schema/raw/master/csl-citation.json"} </w:instrText>
      </w:r>
      <w:r w:rsidR="0048765C" w:rsidRPr="00330D6B">
        <w:rPr>
          <w:rFonts w:ascii="Arial" w:hAnsi="Arial" w:cs="Arial"/>
          <w:color w:val="0000FF"/>
        </w:rPr>
        <w:fldChar w:fldCharType="separate"/>
      </w:r>
      <w:r w:rsidR="0048765C" w:rsidRPr="00330D6B">
        <w:rPr>
          <w:rFonts w:ascii="Arial" w:hAnsi="Arial" w:cs="Arial"/>
          <w:vertAlign w:val="superscript"/>
        </w:rPr>
        <w:t>102</w:t>
      </w:r>
      <w:r w:rsidR="0048765C" w:rsidRPr="00330D6B">
        <w:rPr>
          <w:rFonts w:ascii="Arial" w:hAnsi="Arial" w:cs="Arial"/>
          <w:color w:val="0000FF"/>
        </w:rPr>
        <w:fldChar w:fldCharType="end"/>
      </w:r>
      <w:r w:rsidRPr="00330D6B">
        <w:rPr>
          <w:rFonts w:ascii="Arial" w:hAnsi="Arial" w:cs="Arial"/>
          <w:color w:val="0000FF"/>
        </w:rPr>
        <w:t>, stoneflies</w:t>
      </w:r>
      <w:r w:rsidR="0048765C" w:rsidRPr="00330D6B">
        <w:rPr>
          <w:rFonts w:ascii="Arial" w:hAnsi="Arial" w:cs="Arial"/>
          <w:color w:val="0000FF"/>
        </w:rPr>
        <w:fldChar w:fldCharType="begin"/>
      </w:r>
      <w:r w:rsidR="0048765C" w:rsidRPr="00330D6B">
        <w:rPr>
          <w:rFonts w:ascii="Arial" w:hAnsi="Arial" w:cs="Arial"/>
          <w:color w:val="0000FF"/>
        </w:rPr>
        <w:instrText xml:space="preserve"> ADDIN ZOTERO_ITEM CSL_CITATION {"citationID":"sSFcjbrL","properties":{"formattedCitation":"\\super 125\\nosupersub{}","plainCitation":"125","noteIndex":0},"citationItems":[{"id":5652,"uris":["http://zotero.org/users/10196124/items/PRDJUTTB"],"itemData":{"id":5652,"type":"article-journal","abstract":"Understanding how environmental variation influences population genetic structure can help predict how environmental change influences population connectivity, genetic diversity, and evolutionary potential. We used riverscape genomics modeling to investigate how climatic and habitat variables relate to patterns of genetic variation in 2 stonefly species, one from mainstem river habitats (Sweltsa coloradensis) and one from tributaries (Sweltsa fidelis) in 40 sites in northwest Montana, USA. We produced a draft genome assembly for S. coloradensis (N50 = 0.251 Mbp, BUSCO &amp;gt; 95% using “insecta_ob9” reference genes). We genotyped 1930 SNPs in 372 individuals for S. coloradensis and 520 SNPs in 153 individuals for S. fidelis. We found higher genetic diversity for S. coloradensis compared to S. fidelis, but nearly identical genetic differentiation among sites within each species (both had global loci median FST = 0.000), despite differences in stream network location. For landscape genomics and testing for selection, we produced a less stringently filtered data set (3454 and 1070 SNPs for S. coloradensis and S. fidelis, respectively). Environmental variables (mean summer precipitation, slope, aspect, mean June stream temperature, land cover type) were correlated with 19 putative adaptive loci for S. coloradensis, but there was only one putative adaptive locus for S. fidelis (correlated with aspect). Interestingly, we also detected potential hybridization between multiple Sweltsa species which has never been previously detected. Studies like ours, that test for adaptive variation in multiple related species are needed to help assess landscape connectivity and the vulnerability of populations and communities to environmental change.","container-title":"Journal of Heredity","DOI":"10.1093/jhered/esac025","ISSN":"1465-7333","issue":"4","journalAbbreviation":"Journal of Heredity","page":"453-471","title":"Landscape Connectivity and Genetic Structure in a Mainstem and a Tributary Stonefly (Plecoptera) Species Using a Novel Reference Genome","volume":"113","author":[{"family":"Malison","given":"Rachel L"},{"family":"Hand","given":"Brian K"},{"family":"Winter","given":"Emily"},{"family":"Giersch","given":"J Joseph"},{"family":"Amish","given":"Stephen J"},{"family":"Whited","given":"Diane"},{"family":"Stanford","given":"Jack A"},{"family":"Luikart","given":"Gordon"}],"issued":{"date-parts":[["2022",7,1]]},"citation-key":"malisonLandscapeConnectivityGenetic2022"}}],"schema":"https://github.com/citation-style-language/schema/raw/master/csl-citation.json"} </w:instrText>
      </w:r>
      <w:r w:rsidR="0048765C" w:rsidRPr="00330D6B">
        <w:rPr>
          <w:rFonts w:ascii="Arial" w:hAnsi="Arial" w:cs="Arial"/>
          <w:color w:val="0000FF"/>
        </w:rPr>
        <w:fldChar w:fldCharType="separate"/>
      </w:r>
      <w:r w:rsidR="0048765C" w:rsidRPr="00330D6B">
        <w:rPr>
          <w:rFonts w:ascii="Arial" w:hAnsi="Arial" w:cs="Arial"/>
          <w:vertAlign w:val="superscript"/>
        </w:rPr>
        <w:t>125</w:t>
      </w:r>
      <w:r w:rsidR="0048765C" w:rsidRPr="00330D6B">
        <w:rPr>
          <w:rFonts w:ascii="Arial" w:hAnsi="Arial" w:cs="Arial"/>
          <w:color w:val="0000FF"/>
        </w:rPr>
        <w:fldChar w:fldCharType="end"/>
      </w:r>
      <w:r w:rsidRPr="00330D6B">
        <w:rPr>
          <w:rFonts w:ascii="Arial" w:hAnsi="Arial" w:cs="Arial"/>
          <w:color w:val="0000FF"/>
        </w:rPr>
        <w:t>, and yellow perch</w:t>
      </w:r>
      <w:r w:rsidR="0048765C" w:rsidRPr="00330D6B">
        <w:rPr>
          <w:rFonts w:ascii="Arial" w:hAnsi="Arial" w:cs="Arial"/>
          <w:color w:val="0000FF"/>
        </w:rPr>
        <w:fldChar w:fldCharType="begin"/>
      </w:r>
      <w:r w:rsidR="0048765C" w:rsidRPr="00330D6B">
        <w:rPr>
          <w:rFonts w:ascii="Arial" w:hAnsi="Arial" w:cs="Arial"/>
          <w:color w:val="0000FF"/>
        </w:rPr>
        <w:instrText xml:space="preserve"> ADDIN ZOTERO_ITEM CSL_CITATION {"citationID":"e1eVtNUM","properties":{"formattedCitation":"\\super 75\\nosupersub{}","plainCitation":"75","noteIndex":0},"citationItems":[{"id":5534,"uris":["http://zotero.org/users/10196124/items/XGGCK56L"],"itemData":{"id":5534,"type":"article-journal","abstract":"Abstract How to identify the drivers of population connectivity remains a fundamental question in ecology and evolution. Answering this question can be challenging in aquatic environments where dynamic lake and ocean currents coupled with high levels of dispersal and gene flow can decrease the utility of modern population genetic tools. To address this challenge, we used RAD-Seq to genotype 959 yellow perch (Perca flavescens), a species with an ~40-day pelagic larval duration (PLD), collected from 20 sites circumscribing Lake Michigan. We also developed a novel, integrative approach that couples detailed biophysical models with eco-genetic agent-based models to generate ?predictive? values of genetic differentiation. By comparing predictive and empirical values of genetic differentiation, we estimated the relative contributions for known drivers of population connectivity (e.g., currents, behavior, PLD). For the main basin populations (i.e., the largest contiguous portion of the lake), we found that high gene flow led to low overall levels of genetic differentiation among populations (FST?=?0.003). By far the best predictors of genetic differentiation were connectivity matrices that were derived from periods of time when there were strong and highly dispersive currents. Thus, these highly dispersive currents are driving the patterns of population connectivity in the main basin. We also found that populations from the northern and southern main basin are slightly divergent from one another, while those from Green Bay and the main basin are highly divergent (FST?=?0.11). By integrating biophysical and eco-genetic models with genome-wide data, we illustrate that the drivers of population connectivity can be identified in high gene flow systems.","container-title":"Evolutionary Applications","DOI":"10.1111/eva.13567","ISSN":"1752-4571","issue":"n/a","journalAbbreviation":"Evolutionary Applications","note":"publisher: John Wiley &amp; Sons, Ltd","title":"Dispersive currents explain patterns of population connectivity in an ecologically and economically important fish","URL":"https://doi.org/10.1111/eva.13567","volume":"n/a","author":[{"family":"Schraidt","given":"Claire E."},{"family":"Ackiss","given":"Amanda S."},{"family":"Larson","given":"Wesley A."},{"family":"Rowe","given":"Mark D."},{"family":"Höök","given":"Tomas O."},{"family":"Christie","given":"Mark R."}],"accessed":{"date-parts":[["2023",7,15]]},"issued":{"date-parts":[["2023",6,21]]},"citation-key":"schraidtDispersiveCurrentsExplain2023"}}],"schema":"https://github.com/citation-style-language/schema/raw/master/csl-citation.json"} </w:instrText>
      </w:r>
      <w:r w:rsidR="0048765C" w:rsidRPr="00330D6B">
        <w:rPr>
          <w:rFonts w:ascii="Arial" w:hAnsi="Arial" w:cs="Arial"/>
          <w:color w:val="0000FF"/>
        </w:rPr>
        <w:fldChar w:fldCharType="separate"/>
      </w:r>
      <w:r w:rsidR="0048765C" w:rsidRPr="00330D6B">
        <w:rPr>
          <w:rFonts w:ascii="Arial" w:hAnsi="Arial" w:cs="Arial"/>
          <w:vertAlign w:val="superscript"/>
        </w:rPr>
        <w:t>75</w:t>
      </w:r>
      <w:r w:rsidR="0048765C" w:rsidRPr="00330D6B">
        <w:rPr>
          <w:rFonts w:ascii="Arial" w:hAnsi="Arial" w:cs="Arial"/>
          <w:color w:val="0000FF"/>
        </w:rPr>
        <w:fldChar w:fldCharType="end"/>
      </w:r>
      <w:r w:rsidRPr="00330D6B">
        <w:rPr>
          <w:rFonts w:ascii="Arial" w:hAnsi="Arial" w:cs="Arial"/>
          <w:color w:val="0000FF"/>
        </w:rPr>
        <w:t xml:space="preserve"> - see Supplementary Table S2 for references) along with three simulated datasets to demonstrate how a single filter (here, minor allele frequency–MAF) can impact a wide range of commonly calculated population-genetic parameters (panel A, Supplementary </w:t>
      </w:r>
      <w:r w:rsidRPr="009B4B1E">
        <w:rPr>
          <w:rFonts w:ascii="Arial" w:hAnsi="Arial" w:cs="Arial"/>
          <w:color w:val="0000FF"/>
        </w:rPr>
        <w:t>Figures S1-2</w:t>
      </w:r>
      <w:r w:rsidRPr="00330D6B">
        <w:rPr>
          <w:rFonts w:ascii="Arial" w:hAnsi="Arial" w:cs="Arial"/>
          <w:color w:val="0000FF"/>
        </w:rPr>
        <w:t xml:space="preserve">). We also show how multiple filters (MAF, HWP, and missing data) influence a single parameter (here, the number of observed segregating sites) and how two specific filters (MAF and HWP) interact to influence the latter statistic (panel B). A wide range of additional filtering effects are also presented in the Supplementary </w:t>
      </w:r>
      <w:r w:rsidRPr="009B4B1E">
        <w:rPr>
          <w:rFonts w:ascii="Arial" w:hAnsi="Arial" w:cs="Arial"/>
          <w:color w:val="0000FF"/>
        </w:rPr>
        <w:t>Information (Figures S1-10).</w:t>
      </w:r>
    </w:p>
    <w:p w14:paraId="0000012E" w14:textId="78260F2D" w:rsidR="0088299C" w:rsidRPr="00330D6B" w:rsidRDefault="00000000">
      <w:pPr>
        <w:spacing w:before="200" w:after="0"/>
        <w:rPr>
          <w:rFonts w:ascii="Arial" w:hAnsi="Arial" w:cs="Arial"/>
          <w:color w:val="0000FF"/>
        </w:rPr>
      </w:pPr>
      <w:r w:rsidRPr="009B4B1E">
        <w:rPr>
          <w:rFonts w:ascii="Arial" w:hAnsi="Arial" w:cs="Arial"/>
          <w:color w:val="0000FF"/>
        </w:rPr>
        <w:t xml:space="preserve">Changing filtering thresholds for a single filter can result in large changes in estimates of </w:t>
      </w:r>
      <w:r w:rsidRPr="009B4B1E">
        <w:rPr>
          <w:rFonts w:ascii="Arial" w:hAnsi="Arial" w:cs="Arial"/>
          <w:i/>
          <w:color w:val="0000FF"/>
        </w:rPr>
        <w:t>F</w:t>
      </w:r>
      <w:r w:rsidRPr="009B4B1E">
        <w:rPr>
          <w:rFonts w:ascii="Arial" w:hAnsi="Arial" w:cs="Arial"/>
          <w:color w:val="0000FF"/>
          <w:vertAlign w:val="subscript"/>
        </w:rPr>
        <w:t>ST</w:t>
      </w:r>
      <w:r w:rsidRPr="009B4B1E">
        <w:rPr>
          <w:rFonts w:ascii="Arial" w:hAnsi="Arial" w:cs="Arial"/>
          <w:color w:val="0000FF"/>
        </w:rPr>
        <w:t xml:space="preserve">, </w:t>
      </w:r>
      <w:r w:rsidRPr="009B4B1E">
        <w:rPr>
          <w:rFonts w:ascii="Arial" w:hAnsi="Arial" w:cs="Arial"/>
          <w:i/>
          <w:color w:val="0000FF"/>
        </w:rPr>
        <w:t>F</w:t>
      </w:r>
      <w:r w:rsidRPr="009B4B1E">
        <w:rPr>
          <w:rFonts w:ascii="Arial" w:hAnsi="Arial" w:cs="Arial"/>
          <w:color w:val="0000FF"/>
          <w:vertAlign w:val="subscript"/>
        </w:rPr>
        <w:t>IS</w:t>
      </w:r>
      <w:r w:rsidRPr="009B4B1E">
        <w:rPr>
          <w:rFonts w:ascii="Arial" w:hAnsi="Arial" w:cs="Arial"/>
          <w:color w:val="0000FF"/>
        </w:rPr>
        <w:t>, H</w:t>
      </w:r>
      <w:r w:rsidRPr="009B4B1E">
        <w:rPr>
          <w:rFonts w:ascii="Arial" w:hAnsi="Arial" w:cs="Arial"/>
          <w:color w:val="0000FF"/>
          <w:vertAlign w:val="subscript"/>
        </w:rPr>
        <w:t>O</w:t>
      </w:r>
      <w:r w:rsidRPr="009B4B1E">
        <w:rPr>
          <w:rFonts w:ascii="Arial" w:hAnsi="Arial" w:cs="Arial"/>
          <w:color w:val="0000FF"/>
        </w:rPr>
        <w:t xml:space="preserve">, and Tajima’s D. Increasing MAF thresholds reliably increases average </w:t>
      </w:r>
      <w:r w:rsidRPr="009B4B1E">
        <w:rPr>
          <w:rFonts w:ascii="Arial" w:hAnsi="Arial" w:cs="Arial"/>
          <w:i/>
          <w:color w:val="0000FF"/>
        </w:rPr>
        <w:t>F</w:t>
      </w:r>
      <w:r w:rsidRPr="009B4B1E">
        <w:rPr>
          <w:rFonts w:ascii="Arial" w:hAnsi="Arial" w:cs="Arial"/>
          <w:color w:val="0000FF"/>
          <w:vertAlign w:val="subscript"/>
        </w:rPr>
        <w:t>ST</w:t>
      </w:r>
      <w:r w:rsidRPr="009B4B1E">
        <w:rPr>
          <w:rFonts w:ascii="Arial" w:hAnsi="Arial" w:cs="Arial"/>
          <w:color w:val="0000FF"/>
        </w:rPr>
        <w:t>, H</w:t>
      </w:r>
      <w:r w:rsidRPr="009B4B1E">
        <w:rPr>
          <w:rFonts w:ascii="Arial" w:hAnsi="Arial" w:cs="Arial"/>
          <w:color w:val="0000FF"/>
          <w:vertAlign w:val="subscript"/>
        </w:rPr>
        <w:t>O</w:t>
      </w:r>
      <w:r w:rsidRPr="009B4B1E">
        <w:rPr>
          <w:rFonts w:ascii="Arial" w:hAnsi="Arial" w:cs="Arial"/>
          <w:color w:val="0000FF"/>
        </w:rPr>
        <w:t xml:space="preserve"> (per site), and Tajima’s D. </w:t>
      </w:r>
      <w:r w:rsidRPr="009B4B1E">
        <w:rPr>
          <w:rFonts w:ascii="Arial" w:hAnsi="Arial" w:cs="Arial"/>
          <w:i/>
          <w:color w:val="0000FF"/>
        </w:rPr>
        <w:t>F</w:t>
      </w:r>
      <w:r w:rsidRPr="009B4B1E">
        <w:rPr>
          <w:rFonts w:ascii="Arial" w:hAnsi="Arial" w:cs="Arial"/>
          <w:color w:val="0000FF"/>
          <w:vertAlign w:val="subscript"/>
        </w:rPr>
        <w:t>IS</w:t>
      </w:r>
      <w:r w:rsidRPr="009B4B1E">
        <w:rPr>
          <w:rFonts w:ascii="Arial" w:hAnsi="Arial" w:cs="Arial"/>
          <w:color w:val="0000FF"/>
        </w:rPr>
        <w:t>, however, is impacted differently and unpredictably across datasets (panel A). Filtering with the “standard” MAF threshold of 0.05 can often flip the sign of the Tajima’s D estimate - a measure of site frequency spectra skew - from negative to positive, thus completely changing its interpretation from a population expansion to a bottleneck (Panel A, top-right, diamonds indicate change in sign; see also Figure S2). While not shown here, MAF filtering is also of particular note in that it can dramatically change</w:t>
      </w:r>
      <w:r w:rsidRPr="00330D6B">
        <w:rPr>
          <w:rFonts w:ascii="Arial" w:hAnsi="Arial" w:cs="Arial"/>
          <w:color w:val="0000FF"/>
        </w:rPr>
        <w:t xml:space="preserve"> effective population size (</w:t>
      </w:r>
      <w:r w:rsidRPr="00330D6B">
        <w:rPr>
          <w:rFonts w:ascii="Arial" w:hAnsi="Arial" w:cs="Arial"/>
          <w:i/>
          <w:color w:val="0000FF"/>
        </w:rPr>
        <w:t>N</w:t>
      </w:r>
      <w:r w:rsidRPr="00330D6B">
        <w:rPr>
          <w:rFonts w:ascii="Arial" w:hAnsi="Arial" w:cs="Arial"/>
          <w:i/>
          <w:color w:val="0000FF"/>
          <w:vertAlign w:val="subscript"/>
        </w:rPr>
        <w:t>e</w:t>
      </w:r>
      <w:r w:rsidRPr="00330D6B">
        <w:rPr>
          <w:rFonts w:ascii="Arial" w:hAnsi="Arial" w:cs="Arial"/>
          <w:color w:val="0000FF"/>
        </w:rPr>
        <w:t>) estimates derived from LD-based approaches</w:t>
      </w:r>
      <w:r w:rsidRPr="00330D6B">
        <w:rPr>
          <w:rFonts w:ascii="Arial" w:hAnsi="Arial" w:cs="Arial"/>
          <w:color w:val="0000FF"/>
          <w:vertAlign w:val="superscript"/>
        </w:rPr>
        <w:t>113</w:t>
      </w:r>
      <w:r w:rsidR="0016642B" w:rsidRPr="00330D6B">
        <w:rPr>
          <w:rFonts w:ascii="Arial" w:hAnsi="Arial" w:cs="Arial"/>
          <w:color w:val="0000FF"/>
          <w:vertAlign w:val="superscript"/>
        </w:rPr>
        <w:t xml:space="preserve"> </w:t>
      </w:r>
      <w:r w:rsidR="0016642B" w:rsidRPr="00330D6B">
        <w:rPr>
          <w:rFonts w:ascii="Arial" w:hAnsi="Arial" w:cs="Arial"/>
          <w:color w:val="0000FF"/>
          <w:vertAlign w:val="superscript"/>
        </w:rPr>
        <w:softHyphen/>
      </w:r>
      <w:r w:rsidR="0016642B" w:rsidRPr="00330D6B">
        <w:rPr>
          <w:rFonts w:ascii="Arial" w:hAnsi="Arial" w:cs="Arial"/>
          <w:color w:val="0000FF"/>
        </w:rPr>
        <w:t>(see Figure S1)</w:t>
      </w:r>
      <w:r w:rsidRPr="00330D6B">
        <w:rPr>
          <w:rFonts w:ascii="Arial" w:hAnsi="Arial" w:cs="Arial"/>
          <w:color w:val="0000FF"/>
        </w:rPr>
        <w:t>.</w:t>
      </w:r>
    </w:p>
    <w:p w14:paraId="0000012F" w14:textId="77777777" w:rsidR="0088299C" w:rsidRPr="00330D6B" w:rsidRDefault="00000000">
      <w:pPr>
        <w:spacing w:before="200" w:after="0"/>
        <w:rPr>
          <w:rFonts w:ascii="Arial" w:hAnsi="Arial" w:cs="Arial"/>
          <w:color w:val="0000FF"/>
        </w:rPr>
      </w:pPr>
      <w:r w:rsidRPr="00330D6B">
        <w:rPr>
          <w:rFonts w:ascii="Arial" w:hAnsi="Arial" w:cs="Arial"/>
          <w:color w:val="0000FF"/>
        </w:rPr>
        <w:lastRenderedPageBreak/>
        <w:t xml:space="preserve"> Varying filtering thresholds across multiple filters also results in substantial changes to a single parameter (panel B). The number of segregating sites is, predictably, always reduced by stringent filtering, although the degree to which that occurs varies across datasets and populations. MAF filters, which are perhaps the most widely used, can have a particularly strong effect that, while constant in direction, can widely vary in magnitude depending, primarily, upon the shape of the underlying site frequency spectra across populations. HWP and missing data filtering also impact different datasets in different ways–datasets where more loci are out of HWP lose more segregating sites with higher HWP filters, as do those with more missing data. While our simulations show little relationship between HWP and missing data filtering (panel B, right), interactions between filters have still not been explored to any substantial degree and are worthy of more study.</w:t>
      </w:r>
    </w:p>
    <w:p w14:paraId="00000130" w14:textId="77777777" w:rsidR="0088299C" w:rsidRPr="00330D6B" w:rsidRDefault="00000000">
      <w:pPr>
        <w:spacing w:before="200" w:after="0"/>
        <w:rPr>
          <w:rFonts w:ascii="Arial" w:hAnsi="Arial" w:cs="Arial"/>
          <w:color w:val="0000FF"/>
        </w:rPr>
      </w:pPr>
      <w:r w:rsidRPr="00330D6B">
        <w:rPr>
          <w:rFonts w:ascii="Arial" w:hAnsi="Arial" w:cs="Arial"/>
          <w:color w:val="0000FF"/>
        </w:rPr>
        <w:t>Demographic history is a particularly critical part of population biology which must be considered when conducting MAF filtering. Populations which have experienced bottlenecks, and thus have fewer rare alleles, are far less affected by MAF filtering than are those which have undergone an expansion and thus have many rare alleles that are removed by MAF filtering. They are therefore prone to less change in their site frequency spectra than are populations with a static demographic history or those which have expanded (Panel C).</w:t>
      </w:r>
    </w:p>
    <w:p w14:paraId="00000131" w14:textId="77777777" w:rsidR="0088299C" w:rsidRPr="00330D6B" w:rsidRDefault="00000000">
      <w:pPr>
        <w:spacing w:before="200" w:after="0"/>
        <w:rPr>
          <w:rFonts w:ascii="Arial" w:hAnsi="Arial" w:cs="Arial"/>
        </w:rPr>
      </w:pPr>
      <w:r w:rsidRPr="00330D6B">
        <w:rPr>
          <w:rFonts w:ascii="Arial" w:hAnsi="Arial" w:cs="Arial"/>
          <w:color w:val="0000FF"/>
        </w:rPr>
        <w:t xml:space="preserve">Just as demographic history can influence the effects of filtering, so too can the genetic architecture and distribution of genomic variation throughout a genome. For example, many parameters such as </w:t>
      </w:r>
      <w:r w:rsidRPr="00330D6B">
        <w:rPr>
          <w:rFonts w:ascii="Arial" w:hAnsi="Arial" w:cs="Arial"/>
          <w:i/>
          <w:color w:val="0000FF"/>
        </w:rPr>
        <w:t>F</w:t>
      </w:r>
      <w:r w:rsidRPr="00330D6B">
        <w:rPr>
          <w:rFonts w:ascii="Arial" w:hAnsi="Arial" w:cs="Arial"/>
          <w:color w:val="0000FF"/>
          <w:vertAlign w:val="subscript"/>
        </w:rPr>
        <w:t>ST</w:t>
      </w:r>
      <w:r w:rsidRPr="00330D6B">
        <w:rPr>
          <w:rFonts w:ascii="Arial" w:hAnsi="Arial" w:cs="Arial"/>
          <w:color w:val="0000FF"/>
        </w:rPr>
        <w:t xml:space="preserve">, </w:t>
      </w:r>
      <w:r w:rsidRPr="00330D6B">
        <w:rPr>
          <w:rFonts w:ascii="Arial" w:hAnsi="Arial" w:cs="Arial"/>
          <w:i/>
          <w:color w:val="0000FF"/>
        </w:rPr>
        <w:t>F</w:t>
      </w:r>
      <w:r w:rsidRPr="00330D6B">
        <w:rPr>
          <w:rFonts w:ascii="Arial" w:hAnsi="Arial" w:cs="Arial"/>
          <w:color w:val="0000FF"/>
          <w:vertAlign w:val="subscript"/>
        </w:rPr>
        <w:t>IS</w:t>
      </w:r>
      <w:r w:rsidRPr="00330D6B">
        <w:rPr>
          <w:rFonts w:ascii="Arial" w:hAnsi="Arial" w:cs="Arial"/>
          <w:color w:val="0000FF"/>
        </w:rPr>
        <w:t xml:space="preserve">, and LD will be influenced by whether the </w:t>
      </w:r>
      <w:r w:rsidRPr="00330D6B">
        <w:rPr>
          <w:rFonts w:ascii="Arial" w:hAnsi="Arial" w:cs="Arial"/>
          <w:color w:val="0000FF"/>
        </w:rPr>
        <w:lastRenderedPageBreak/>
        <w:t xml:space="preserve">underlying SNPs (or genotypes) are found within exons, introns, centromeres or telomeres. Here we illustrate that peaks of </w:t>
      </w:r>
      <w:r w:rsidRPr="00330D6B">
        <w:rPr>
          <w:rFonts w:ascii="Arial" w:hAnsi="Arial" w:cs="Arial"/>
          <w:i/>
          <w:color w:val="0000FF"/>
        </w:rPr>
        <w:t>F</w:t>
      </w:r>
      <w:r w:rsidRPr="00330D6B">
        <w:rPr>
          <w:rFonts w:ascii="Arial" w:hAnsi="Arial" w:cs="Arial"/>
          <w:color w:val="0000FF"/>
          <w:vertAlign w:val="subscript"/>
        </w:rPr>
        <w:t>ST</w:t>
      </w:r>
      <w:r w:rsidRPr="00330D6B">
        <w:rPr>
          <w:rFonts w:ascii="Arial" w:hAnsi="Arial" w:cs="Arial"/>
          <w:color w:val="0000FF"/>
        </w:rPr>
        <w:t xml:space="preserve"> differentiation caused by simulations of strong directional selection, for example, can increase signals of population structure in PCAs, and filtering out loci within those peaks may be desirable in cases where neutral population structure estimates are preferred (Panel D). Other position-specific differences in selection and differentiation, such as sex-linked loci and conserved exons, could also impact structuring and diversity estimates and should be removed in some circumstances.</w:t>
      </w:r>
    </w:p>
    <w:p w14:paraId="00000132" w14:textId="2CA91748" w:rsidR="0088299C" w:rsidRPr="00330D6B" w:rsidRDefault="00BA737C">
      <w:pPr>
        <w:spacing w:before="0" w:after="0" w:line="276" w:lineRule="auto"/>
        <w:ind w:firstLine="0"/>
        <w:rPr>
          <w:rFonts w:ascii="Arial" w:hAnsi="Arial" w:cs="Arial"/>
        </w:rPr>
      </w:pPr>
      <w:r>
        <w:rPr>
          <w:rFonts w:ascii="Arial" w:hAnsi="Arial" w:cs="Arial"/>
          <w:noProof/>
        </w:rPr>
        <w:drawing>
          <wp:inline distT="0" distB="0" distL="0" distR="0" wp14:anchorId="6DEEEA3D" wp14:editId="58C75E55">
            <wp:extent cx="5943600" cy="4436745"/>
            <wp:effectExtent l="0" t="0" r="0" b="1905"/>
            <wp:docPr id="1929271206"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71206" name="Picture 1" descr="A collage of graphs and diagram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36745"/>
                    </a:xfrm>
                    <a:prstGeom prst="rect">
                      <a:avLst/>
                    </a:prstGeom>
                  </pic:spPr>
                </pic:pic>
              </a:graphicData>
            </a:graphic>
          </wp:inline>
        </w:drawing>
      </w:r>
    </w:p>
    <w:p w14:paraId="00000133" w14:textId="77777777" w:rsidR="0088299C" w:rsidRPr="00330D6B" w:rsidRDefault="00000000">
      <w:pPr>
        <w:spacing w:before="0" w:after="0" w:line="276" w:lineRule="auto"/>
        <w:rPr>
          <w:rFonts w:ascii="Arial" w:hAnsi="Arial" w:cs="Arial"/>
          <w:b/>
          <w:u w:val="single"/>
        </w:rPr>
      </w:pPr>
      <w:r w:rsidRPr="00330D6B">
        <w:rPr>
          <w:rFonts w:ascii="Arial" w:hAnsi="Arial" w:cs="Arial"/>
        </w:rPr>
        <w:br w:type="page"/>
      </w:r>
    </w:p>
    <w:p w14:paraId="00000134" w14:textId="77777777" w:rsidR="0088299C" w:rsidRPr="00330D6B" w:rsidRDefault="00000000">
      <w:pPr>
        <w:spacing w:before="0" w:after="0" w:line="240" w:lineRule="auto"/>
        <w:ind w:firstLine="0"/>
        <w:rPr>
          <w:rFonts w:ascii="Arial" w:hAnsi="Arial" w:cs="Arial"/>
        </w:rPr>
      </w:pPr>
      <w:bookmarkStart w:id="2" w:name="_heading=h.1fob9te" w:colFirst="0" w:colLast="0"/>
      <w:bookmarkEnd w:id="2"/>
      <w:r w:rsidRPr="00330D6B">
        <w:rPr>
          <w:rFonts w:ascii="Arial" w:hAnsi="Arial" w:cs="Arial"/>
          <w:b/>
        </w:rPr>
        <w:lastRenderedPageBreak/>
        <w:t>Box 2: Filtering Trade-</w:t>
      </w:r>
      <w:sdt>
        <w:sdtPr>
          <w:rPr>
            <w:rFonts w:ascii="Arial" w:hAnsi="Arial" w:cs="Arial"/>
          </w:rPr>
          <w:tag w:val="goog_rdk_35"/>
          <w:id w:val="215097274"/>
        </w:sdtPr>
        <w:sdtContent/>
      </w:sdt>
      <w:r w:rsidRPr="00330D6B">
        <w:rPr>
          <w:rFonts w:ascii="Arial" w:hAnsi="Arial" w:cs="Arial"/>
          <w:b/>
        </w:rPr>
        <w:t>offs</w:t>
      </w:r>
    </w:p>
    <w:p w14:paraId="00000135" w14:textId="21866298" w:rsidR="0088299C" w:rsidRPr="00330D6B" w:rsidRDefault="00000000">
      <w:pPr>
        <w:spacing w:before="0" w:after="0"/>
        <w:ind w:firstLine="0"/>
        <w:rPr>
          <w:rFonts w:ascii="Arial" w:hAnsi="Arial" w:cs="Arial"/>
        </w:rPr>
      </w:pPr>
      <w:r w:rsidRPr="00330D6B">
        <w:rPr>
          <w:rFonts w:ascii="Arial" w:hAnsi="Arial" w:cs="Arial"/>
        </w:rPr>
        <w:t>Different filtering choices result in trade-offs described here as false-positives and false-negatives (Type-I, α, and Type-II, β, errors, respectively; see diagram below). In the case of variant calling (</w:t>
      </w:r>
      <w:r w:rsidRPr="00330D6B">
        <w:rPr>
          <w:rFonts w:ascii="Arial" w:hAnsi="Arial" w:cs="Arial"/>
          <w:i/>
        </w:rPr>
        <w:t>i.e.</w:t>
      </w:r>
      <w:r w:rsidRPr="00330D6B">
        <w:rPr>
          <w:rFonts w:ascii="Arial" w:hAnsi="Arial" w:cs="Arial"/>
        </w:rPr>
        <w:t xml:space="preserve">, genotyping) we here hold that an incorrectly called genotype is the null hypothesis. While this is not the only reasonable interpretation, it simultaneously allows for a more conservative philosophical approach towards genotyping and allows for power </w:t>
      </w:r>
      <m:oMath>
        <m:r>
          <w:rPr>
            <w:rFonts w:ascii="Cambria Math" w:hAnsi="Cambria Math" w:cs="Arial"/>
          </w:rPr>
          <m:t>(1-β)</m:t>
        </m:r>
      </m:oMath>
      <w:r w:rsidRPr="00330D6B">
        <w:rPr>
          <w:rFonts w:ascii="Arial" w:hAnsi="Arial" w:cs="Arial"/>
        </w:rPr>
        <w:t xml:space="preserve"> to equal the proportion (or percentage) of correctly called genotypes that are retained in a dataset. Within this framework, a false-positive occurs when an incorrectly called genotype (at a single locus) is retained within a dataset and a false-negative occurs when a correctly called genotype is incorrectly filtered out of the dataset (see diagram below)</w:t>
      </w:r>
      <w:r w:rsidR="0016642B" w:rsidRPr="00330D6B">
        <w:rPr>
          <w:rFonts w:ascii="Arial" w:hAnsi="Arial" w:cs="Arial"/>
        </w:rPr>
        <w:fldChar w:fldCharType="begin"/>
      </w:r>
      <w:r w:rsidR="0016642B" w:rsidRPr="00330D6B">
        <w:rPr>
          <w:rFonts w:ascii="Arial" w:hAnsi="Arial" w:cs="Arial"/>
        </w:rPr>
        <w:instrText xml:space="preserve"> ADDIN ZOTERO_ITEM CSL_CITATION {"citationID":"RWckxRxR","properties":{"formattedCitation":"\\super 126\\nosupersub{}","plainCitation":"126","noteIndex":0},"citationItems":[{"id":5339,"uris":["http://zotero.org/users/10196124/items/XS6V6435"],"itemData":{"id":5339,"type":"article-journal","abstract":"Abstract Knowledge about population genetic data is important for effective conservation management. Genetic research traditionally requires sampling directly from the organism, for example tissue, which can be challenging, time-consuming, and harmful to the animal. Environmental DNA (eDNA) approaches offer a way to sample genetic material noninvasively. In attempts to estimate population size of aquatic species using eDNA, researchers have found positive correlations between biomass and eDNA concentrations, but the approach is debated because of variations in the production and degrading of DNA in water. Recently, a more accurate eDNA-approach has emerged, focusing on the genomic differences between individuals. In this study, we used eDNA from water samples to estimate the number of European eel (Anguilla anguilla) individuals by examining haplotypes in the mitochondrial D-loop region, both in a closed aquatic environment with 10 eels of known haplotypes and in three rivers. The results revealed that it was possible to find every eel haplotype in the eDNA sample collected from the closed environment. We also found 13 unique haplotypes in the eDNA samples from the three rivers, which probably represent 13 eel individuals. This means that it is possible to obtain genomic information from European eel eDNA in water; however, more research is needed to develop the approach into a possible future tool for population quantification.","container-title":"Ecology and Evolution","DOI":"10.1002/ece3.9785","ISSN":"2045-7758","issue":"2","journalAbbreviation":"Ecology and Evolution","note":"publisher: John Wiley &amp; Sons, Ltd","page":"e9785","title":"Estimating number of European eel (Anguilla anguilla) individuals using environmental DNA and haplotype count in small rivers","volume":"13","author":[{"family":"Halvorsen","given":"Silje"},{"family":"Korslund","given":"Lars"},{"family":"Mattingsdal","given":"Morten"},{"family":"Slettan","given":"Audun"}],"issued":{"date-parts":[["2023",2,1]]},"citation-key":"halvorsenEstimatingNumberEuropean2023"}}],"schema":"https://github.com/citation-style-language/schema/raw/master/csl-citation.json"} </w:instrText>
      </w:r>
      <w:r w:rsidR="0016642B" w:rsidRPr="00330D6B">
        <w:rPr>
          <w:rFonts w:ascii="Arial" w:hAnsi="Arial" w:cs="Arial"/>
        </w:rPr>
        <w:fldChar w:fldCharType="separate"/>
      </w:r>
      <w:r w:rsidR="0016642B" w:rsidRPr="00330D6B">
        <w:rPr>
          <w:rFonts w:ascii="Arial" w:hAnsi="Arial" w:cs="Arial"/>
          <w:vertAlign w:val="superscript"/>
        </w:rPr>
        <w:t>126</w:t>
      </w:r>
      <w:r w:rsidR="0016642B" w:rsidRPr="00330D6B">
        <w:rPr>
          <w:rFonts w:ascii="Arial" w:hAnsi="Arial" w:cs="Arial"/>
        </w:rPr>
        <w:fldChar w:fldCharType="end"/>
      </w:r>
      <w:r w:rsidRPr="00330D6B">
        <w:rPr>
          <w:rFonts w:ascii="Arial" w:hAnsi="Arial" w:cs="Arial"/>
        </w:rPr>
        <w:t xml:space="preserve">. </w:t>
      </w:r>
      <w:proofErr w:type="gramStart"/>
      <w:r w:rsidRPr="00330D6B">
        <w:rPr>
          <w:rFonts w:ascii="Arial" w:hAnsi="Arial" w:cs="Arial"/>
        </w:rPr>
        <w:t>False-positives</w:t>
      </w:r>
      <w:proofErr w:type="gramEnd"/>
      <w:r w:rsidRPr="00330D6B">
        <w:rPr>
          <w:rFonts w:ascii="Arial" w:hAnsi="Arial" w:cs="Arial"/>
        </w:rPr>
        <w:t xml:space="preserve"> occur most frequently when filters are not stringent (for example, no MAF filtering is performed) and/or when the read depth at a locus is low and thus incorrectly genotyped loci are allowed to proceed into downstream analyses. By contrast, </w:t>
      </w:r>
      <w:proofErr w:type="gramStart"/>
      <w:r w:rsidRPr="00330D6B">
        <w:rPr>
          <w:rFonts w:ascii="Arial" w:hAnsi="Arial" w:cs="Arial"/>
        </w:rPr>
        <w:t>false-negatives</w:t>
      </w:r>
      <w:proofErr w:type="gramEnd"/>
      <w:r w:rsidRPr="00330D6B">
        <w:rPr>
          <w:rFonts w:ascii="Arial" w:hAnsi="Arial" w:cs="Arial"/>
        </w:rPr>
        <w:t xml:space="preserve"> will be more likely when stringent filters are used (such as a high MAF filter), because more loci are assumed to be errors (and thus removed) even though many of those sites may represent real, correctly called genotypes. </w:t>
      </w:r>
    </w:p>
    <w:p w14:paraId="00000136" w14:textId="22DACCDC" w:rsidR="0088299C" w:rsidRPr="00330D6B" w:rsidRDefault="00000000">
      <w:pPr>
        <w:spacing w:before="200" w:after="0"/>
        <w:rPr>
          <w:rFonts w:ascii="Arial" w:hAnsi="Arial" w:cs="Arial"/>
        </w:rPr>
      </w:pPr>
      <w:r w:rsidRPr="00330D6B">
        <w:rPr>
          <w:rFonts w:ascii="Arial" w:hAnsi="Arial" w:cs="Arial"/>
        </w:rPr>
        <w:t xml:space="preserve">To answer specific questions, certain trade-offs will invariably arise. For example, when calculating Tajima’s D, many or most low-frequency sites must be retained (see Box 1). This procedure, </w:t>
      </w:r>
      <w:r w:rsidRPr="00330D6B">
        <w:rPr>
          <w:rFonts w:ascii="Arial" w:hAnsi="Arial" w:cs="Arial"/>
          <w:color w:val="0000FF"/>
        </w:rPr>
        <w:t xml:space="preserve">however, </w:t>
      </w:r>
      <w:r w:rsidRPr="00330D6B">
        <w:rPr>
          <w:rFonts w:ascii="Arial" w:hAnsi="Arial" w:cs="Arial"/>
        </w:rPr>
        <w:t xml:space="preserve">will invariably allow more </w:t>
      </w:r>
      <w:proofErr w:type="gramStart"/>
      <w:r w:rsidRPr="00330D6B">
        <w:rPr>
          <w:rFonts w:ascii="Arial" w:hAnsi="Arial" w:cs="Arial"/>
        </w:rPr>
        <w:t>false-positives</w:t>
      </w:r>
      <w:proofErr w:type="gramEnd"/>
      <w:r w:rsidRPr="00330D6B">
        <w:rPr>
          <w:rFonts w:ascii="Arial" w:hAnsi="Arial" w:cs="Arial"/>
        </w:rPr>
        <w:t xml:space="preserve"> (false variants) into the dataset (affecting the precision of the estimator). Alternatively, </w:t>
      </w:r>
      <w:r w:rsidRPr="00330D6B">
        <w:rPr>
          <w:rFonts w:ascii="Arial" w:hAnsi="Arial" w:cs="Arial"/>
          <w:color w:val="0000FF"/>
        </w:rPr>
        <w:t xml:space="preserve">low-frequency sites are often removed </w:t>
      </w:r>
      <w:r w:rsidRPr="00330D6B">
        <w:rPr>
          <w:rFonts w:ascii="Arial" w:hAnsi="Arial" w:cs="Arial"/>
        </w:rPr>
        <w:t xml:space="preserve">when performing GWAS or outlier </w:t>
      </w:r>
      <w:r w:rsidRPr="00330D6B">
        <w:rPr>
          <w:rFonts w:ascii="Arial" w:hAnsi="Arial" w:cs="Arial"/>
          <w:i/>
        </w:rPr>
        <w:t>F</w:t>
      </w:r>
      <w:r w:rsidRPr="00330D6B">
        <w:rPr>
          <w:rFonts w:ascii="Arial" w:hAnsi="Arial" w:cs="Arial"/>
          <w:i/>
          <w:vertAlign w:val="subscript"/>
        </w:rPr>
        <w:t>ST</w:t>
      </w:r>
      <w:r w:rsidRPr="00330D6B">
        <w:rPr>
          <w:rFonts w:ascii="Arial" w:hAnsi="Arial" w:cs="Arial"/>
        </w:rPr>
        <w:t xml:space="preserve"> detection</w:t>
      </w:r>
      <w:r w:rsidR="0016642B" w:rsidRPr="00330D6B">
        <w:rPr>
          <w:rFonts w:ascii="Arial" w:hAnsi="Arial" w:cs="Arial"/>
        </w:rPr>
        <w:fldChar w:fldCharType="begin"/>
      </w:r>
      <w:r w:rsidR="0016642B" w:rsidRPr="00330D6B">
        <w:rPr>
          <w:rFonts w:ascii="Arial" w:hAnsi="Arial" w:cs="Arial"/>
        </w:rPr>
        <w:instrText xml:space="preserve"> ADDIN ZOTERO_ITEM CSL_CITATION {"citationID":"VGZExBEk","properties":{"formattedCitation":"\\super 76,127\\nosupersub{}","plainCitation":"76,127","noteIndex":0},"citationItems":[{"id":2871,"uris":["http://zotero.org/users/10196124/items/7KWUQU6B"],"itemData":{"id":2871,"type":"article-journal","abstract":"Application of the experimental design of genome-wide association studies (GWASs) is now 10 years old (young), and here we review the remarkable range of discoveries it has facilitated in population and complex-trait genetics, the biology of diseases, and translation toward new therapeutics. We predict the likely discoveries in the next 10 years, when GWASs will be based on millions of samples with array data imputed to a large fully sequenced reference panel and on hundreds of thousands of samples with whole-genome sequencing data.","container-title":"American Journal of Human Genetics","DOI":"10.1016/j.ajhg.2017.06.005","ISSN":"15376605","issue":"1","note":"PMID: 28686856\npublisher: Elsevier\nCitation Key: Visscher2017\nISBN: 0002-9297","page":"5-22","title":"10 Years of GWAS Discovery: Biology, Function, and Translation","volume":"101","author":[{"family":"Visscher","given":"Peter M."},{"family":"Wray","given":"Naomi R."},{"family":"Zhang","given":"Qian"},{"family":"Sklar","given":"Pamela"},{"family":"McCarthy","given":"Mark I."},{"family":"Brown","given":"Matthew A."},{"family":"Yang","given":"Jian"}],"issued":{"date-parts":[["2017",7,6]]},"citation-key":"Visscher2017"}},{"id":5532,"uris":["http://zotero.org/users/10196124/items/MH74CP26"],"itemData":{"id":5532,"type":"article-journal","abstract":"AbstractLoci responsible for local adaptation are likely to have more genetic differentiation among populations than neutral loci. However, neutral loci can vary widely in their amount of genetic differentiation, even over the same geographic range. Unfortunately, the distribution of differentiation?as measured by an index such as FST?depends on the details of the demographic history of the populations in question, even without spatially heterogeneous selection. Many methods designed to detect FST outliers assume a specific model of demographic history, which can result in extremely high false positive rates for detecting loci under selection. We develop a new method that infers the distribution of FST for loci unlikely to be strongly affected by spatially diversifying selection, using data on a large set of loci with unknown selective properties. Compared to previous methods, this approach, called OutFLANK, has much lower false positive rates and comparable power, as shown by simulation.","container-title":"The American Naturalist","DOI":"10.1086/682949","ISSN":"0003-0147","issue":"S1","note":"publisher: The University of Chicago Press\nCitation Key: whitlockReliableDetectionLoci2015","page":"S24-S36","title":"Reliable Detection of Loci Responsible for Local Adaptation: Inference of a Null Model through Trimming the Distribution of FST","volume":"186","author":[{"family":"Whitlock","given":"Michael C."},{"family":"Lotterhos","given":"Katie E."}],"issued":{"date-parts":[["2015",10,1]]},"citation-key":"whitlockReliableDetectionLoci2015"}}],"schema":"https://github.com/citation-style-language/schema/raw/master/csl-citation.json"} </w:instrText>
      </w:r>
      <w:r w:rsidR="0016642B" w:rsidRPr="00330D6B">
        <w:rPr>
          <w:rFonts w:ascii="Arial" w:hAnsi="Arial" w:cs="Arial"/>
        </w:rPr>
        <w:fldChar w:fldCharType="separate"/>
      </w:r>
      <w:r w:rsidR="0016642B" w:rsidRPr="00330D6B">
        <w:rPr>
          <w:rFonts w:ascii="Arial" w:hAnsi="Arial" w:cs="Arial"/>
          <w:vertAlign w:val="superscript"/>
        </w:rPr>
        <w:t>76,127</w:t>
      </w:r>
      <w:r w:rsidR="0016642B" w:rsidRPr="00330D6B">
        <w:rPr>
          <w:rFonts w:ascii="Arial" w:hAnsi="Arial" w:cs="Arial"/>
        </w:rPr>
        <w:fldChar w:fldCharType="end"/>
      </w:r>
      <w:r w:rsidRPr="00330D6B">
        <w:rPr>
          <w:rFonts w:ascii="Arial" w:hAnsi="Arial" w:cs="Arial"/>
        </w:rPr>
        <w:t xml:space="preserve">, which creates datasets with few genotyping errors but that may exclude real, causal </w:t>
      </w:r>
      <w:r w:rsidRPr="00330D6B">
        <w:rPr>
          <w:rFonts w:ascii="Arial" w:hAnsi="Arial" w:cs="Arial"/>
        </w:rPr>
        <w:lastRenderedPageBreak/>
        <w:t>variants that segregate at a low frequency. Investigators should be cognizant of the very real trade-offs associated with certain filtering choices and should consider practical solutions such as creating two or more datasets with different filtering thresholds, sequencing loci of interest to higher depth/confidence, and re-sequencing select samples.</w:t>
      </w:r>
    </w:p>
    <w:p w14:paraId="00000137" w14:textId="77777777" w:rsidR="0088299C" w:rsidRPr="00330D6B" w:rsidRDefault="00000000">
      <w:pPr>
        <w:spacing w:before="0" w:after="0"/>
        <w:rPr>
          <w:rFonts w:ascii="Arial" w:hAnsi="Arial" w:cs="Arial"/>
        </w:rPr>
      </w:pPr>
      <w:sdt>
        <w:sdtPr>
          <w:rPr>
            <w:rFonts w:ascii="Arial" w:hAnsi="Arial" w:cs="Arial"/>
          </w:rPr>
          <w:tag w:val="goog_rdk_36"/>
          <w:id w:val="1328324799"/>
        </w:sdtPr>
        <w:sdtContent/>
      </w:sdt>
      <w:r w:rsidRPr="00330D6B">
        <w:rPr>
          <w:rFonts w:ascii="Arial" w:hAnsi="Arial" w:cs="Arial"/>
          <w:noProof/>
        </w:rPr>
        <w:drawing>
          <wp:inline distT="0" distB="0" distL="0" distR="0" wp14:anchorId="1DBB8ACB" wp14:editId="3EC84A10">
            <wp:extent cx="4904597" cy="4545136"/>
            <wp:effectExtent l="0" t="0" r="0" b="0"/>
            <wp:docPr id="30" name="image10.png" descr="A diagram of a scientific experime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diagram of a scientific experiment&#10;&#10;Description automatically generated"/>
                    <pic:cNvPicPr preferRelativeResize="0"/>
                  </pic:nvPicPr>
                  <pic:blipFill>
                    <a:blip r:embed="rId10"/>
                    <a:srcRect/>
                    <a:stretch>
                      <a:fillRect/>
                    </a:stretch>
                  </pic:blipFill>
                  <pic:spPr>
                    <a:xfrm>
                      <a:off x="0" y="0"/>
                      <a:ext cx="4904597" cy="4545136"/>
                    </a:xfrm>
                    <a:prstGeom prst="rect">
                      <a:avLst/>
                    </a:prstGeom>
                    <a:ln/>
                  </pic:spPr>
                </pic:pic>
              </a:graphicData>
            </a:graphic>
          </wp:inline>
        </w:drawing>
      </w:r>
    </w:p>
    <w:p w14:paraId="00000138" w14:textId="77777777" w:rsidR="0088299C" w:rsidRPr="00330D6B" w:rsidRDefault="00000000">
      <w:pPr>
        <w:spacing w:before="0" w:after="0"/>
        <w:rPr>
          <w:rFonts w:ascii="Arial" w:hAnsi="Arial" w:cs="Arial"/>
        </w:rPr>
      </w:pPr>
      <w:bookmarkStart w:id="3" w:name="_heading=h.3znysh7" w:colFirst="0" w:colLast="0"/>
      <w:bookmarkEnd w:id="3"/>
      <w:r w:rsidRPr="00330D6B">
        <w:rPr>
          <w:rFonts w:ascii="Arial" w:hAnsi="Arial" w:cs="Arial"/>
        </w:rPr>
        <w:br w:type="page"/>
      </w:r>
    </w:p>
    <w:p w14:paraId="00000139" w14:textId="77777777" w:rsidR="0088299C" w:rsidRPr="00330D6B" w:rsidRDefault="00000000">
      <w:pPr>
        <w:spacing w:before="0" w:after="0"/>
        <w:ind w:firstLine="0"/>
        <w:rPr>
          <w:rFonts w:ascii="Arial" w:hAnsi="Arial" w:cs="Arial"/>
          <w:b/>
        </w:rPr>
      </w:pPr>
      <w:r w:rsidRPr="00330D6B">
        <w:rPr>
          <w:rFonts w:ascii="Arial" w:hAnsi="Arial" w:cs="Arial"/>
          <w:b/>
        </w:rPr>
        <w:lastRenderedPageBreak/>
        <w:t>Box 3: Filtering checklist</w:t>
      </w:r>
    </w:p>
    <w:p w14:paraId="0000013A" w14:textId="77777777" w:rsidR="0088299C" w:rsidRPr="00330D6B" w:rsidRDefault="00000000" w:rsidP="00330D6B">
      <w:pPr>
        <w:spacing w:before="0" w:after="0"/>
        <w:ind w:firstLine="0"/>
        <w:rPr>
          <w:rFonts w:ascii="Arial" w:hAnsi="Arial" w:cs="Arial"/>
        </w:rPr>
      </w:pPr>
      <w:r w:rsidRPr="00330D6B">
        <w:rPr>
          <w:rFonts w:ascii="Arial" w:hAnsi="Arial" w:cs="Arial"/>
        </w:rPr>
        <w:t>Throughout dataset assembly (</w:t>
      </w:r>
      <w:r w:rsidRPr="00330D6B">
        <w:rPr>
          <w:rFonts w:ascii="Arial" w:hAnsi="Arial" w:cs="Arial"/>
          <w:i/>
        </w:rPr>
        <w:t>e.g.</w:t>
      </w:r>
      <w:r w:rsidRPr="00330D6B">
        <w:rPr>
          <w:rFonts w:ascii="Arial" w:hAnsi="Arial" w:cs="Arial"/>
        </w:rPr>
        <w:t>, from raw sequencing reads to genotypes), researchers should perform various steps to explore the effects of alternative filtering strategies on downstream analyses and aid in reproducibility. To ensure a robust examination of filtering effects and study reproducibility, the example checklist below should be consulted before and during a research project and checked-off before submitting a manuscript for peer-review.</w:t>
      </w:r>
    </w:p>
    <w:p w14:paraId="0A12D6C5" w14:textId="77777777" w:rsidR="0016642B" w:rsidRDefault="0016642B">
      <w:pPr>
        <w:spacing w:before="0" w:after="0" w:line="240" w:lineRule="auto"/>
        <w:ind w:firstLine="0"/>
        <w:rPr>
          <w:rFonts w:ascii="Arial" w:hAnsi="Arial" w:cs="Arial"/>
          <w:b/>
        </w:rPr>
      </w:pPr>
    </w:p>
    <w:tbl>
      <w:tblPr>
        <w:tblStyle w:val="TableGrid"/>
        <w:tblW w:w="9535" w:type="dxa"/>
        <w:tblBorders>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45"/>
        <w:gridCol w:w="8190"/>
      </w:tblGrid>
      <w:tr w:rsidR="005D5273" w:rsidRPr="00C0114A" w14:paraId="5C3F02D8" w14:textId="77777777" w:rsidTr="00403648">
        <w:trPr>
          <w:trHeight w:val="576"/>
        </w:trPr>
        <w:tc>
          <w:tcPr>
            <w:tcW w:w="1345" w:type="dxa"/>
            <w:vAlign w:val="center"/>
          </w:tcPr>
          <w:p w14:paraId="7642A404"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59264" behindDoc="1" locked="0" layoutInCell="1" allowOverlap="1" wp14:anchorId="70A27FB4" wp14:editId="250A10D5">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13915825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B381D" id="Rectangle 1" o:spid="_x0000_s1026" style="position:absolute;margin-left:11.15pt;margin-top:-28.5pt;width:15.7pt;height:16.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759B2749"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Data archival</w:t>
            </w:r>
          </w:p>
        </w:tc>
      </w:tr>
      <w:tr w:rsidR="005D5273" w:rsidRPr="00C0114A" w14:paraId="1DDAB4F0" w14:textId="77777777" w:rsidTr="00403648">
        <w:trPr>
          <w:trHeight w:val="576"/>
        </w:trPr>
        <w:tc>
          <w:tcPr>
            <w:tcW w:w="1345" w:type="dxa"/>
            <w:vAlign w:val="center"/>
          </w:tcPr>
          <w:p w14:paraId="785D04E3"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0288" behindDoc="1" locked="0" layoutInCell="1" allowOverlap="1" wp14:anchorId="0E347959" wp14:editId="0E200721">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43178308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90FB6" id="Rectangle 1" o:spid="_x0000_s1026" style="position:absolute;margin-left:11.15pt;margin-top:-28.5pt;width:15.7pt;height:16.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2391724D"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 xml:space="preserve">Decide on filtered data sets given </w:t>
            </w:r>
            <w:r w:rsidRPr="00C0114A">
              <w:rPr>
                <w:rFonts w:ascii="Times New Roman" w:hAnsi="Times New Roman" w:cs="Times New Roman"/>
                <w:i/>
                <w:iCs/>
                <w:sz w:val="24"/>
                <w:szCs w:val="24"/>
                <w:lang w:val="en-GB"/>
              </w:rPr>
              <w:t>a priori</w:t>
            </w:r>
            <w:r w:rsidRPr="00C0114A">
              <w:rPr>
                <w:rFonts w:ascii="Times New Roman" w:hAnsi="Times New Roman" w:cs="Times New Roman"/>
                <w:sz w:val="24"/>
                <w:szCs w:val="24"/>
                <w:lang w:val="en-GB"/>
              </w:rPr>
              <w:t xml:space="preserve"> study questions</w:t>
            </w:r>
            <w:r>
              <w:rPr>
                <w:rFonts w:ascii="Times New Roman" w:hAnsi="Times New Roman" w:cs="Times New Roman"/>
                <w:sz w:val="24"/>
                <w:szCs w:val="24"/>
                <w:lang w:val="en-GB"/>
              </w:rPr>
              <w:t xml:space="preserve">, </w:t>
            </w:r>
            <w:r w:rsidRPr="00C6480C">
              <w:rPr>
                <w:rFonts w:ascii="Times New Roman" w:hAnsi="Times New Roman" w:cs="Times New Roman"/>
                <w:color w:val="0000FF"/>
                <w:sz w:val="24"/>
                <w:szCs w:val="24"/>
                <w:lang w:val="en-GB"/>
              </w:rPr>
              <w:t>knowledge of the system and population genetics theory</w:t>
            </w:r>
            <w:r>
              <w:rPr>
                <w:rFonts w:ascii="Times New Roman" w:hAnsi="Times New Roman" w:cs="Times New Roman"/>
                <w:sz w:val="24"/>
                <w:szCs w:val="24"/>
                <w:lang w:val="en-GB"/>
              </w:rPr>
              <w:t xml:space="preserve"> (see Figure 3)</w:t>
            </w:r>
          </w:p>
        </w:tc>
      </w:tr>
      <w:tr w:rsidR="005D5273" w:rsidRPr="00C0114A" w14:paraId="77B5BD57" w14:textId="77777777" w:rsidTr="00403648">
        <w:trPr>
          <w:trHeight w:val="576"/>
        </w:trPr>
        <w:tc>
          <w:tcPr>
            <w:tcW w:w="1345" w:type="dxa"/>
            <w:vAlign w:val="center"/>
          </w:tcPr>
          <w:p w14:paraId="6A5C212B"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6B71617C"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0528" behindDoc="1" locked="0" layoutInCell="1" allowOverlap="1" wp14:anchorId="7DBE2E83" wp14:editId="040B5A45">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51988443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F8A6C" id="Rectangle 1" o:spid="_x0000_s1026" style="position:absolute;margin-left:-3.1pt;margin-top:-26.45pt;width:15.7pt;height:16.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Create filter recording/reporting table</w:t>
            </w:r>
            <w:r>
              <w:rPr>
                <w:rFonts w:ascii="Times New Roman" w:hAnsi="Times New Roman" w:cs="Times New Roman"/>
                <w:sz w:val="24"/>
                <w:szCs w:val="24"/>
                <w:lang w:val="en-GB"/>
              </w:rPr>
              <w:t>s</w:t>
            </w:r>
            <w:r w:rsidRPr="00C0114A">
              <w:rPr>
                <w:rFonts w:ascii="Times New Roman" w:hAnsi="Times New Roman" w:cs="Times New Roman"/>
                <w:sz w:val="24"/>
                <w:szCs w:val="24"/>
                <w:lang w:val="en-GB"/>
              </w:rPr>
              <w:t xml:space="preserve"> (see Table </w:t>
            </w:r>
            <w:r>
              <w:rPr>
                <w:rFonts w:ascii="Times New Roman" w:hAnsi="Times New Roman" w:cs="Times New Roman"/>
                <w:sz w:val="24"/>
                <w:szCs w:val="24"/>
                <w:lang w:val="en-GB"/>
              </w:rPr>
              <w:t>1 and Table 2</w:t>
            </w:r>
            <w:r w:rsidRPr="00C0114A">
              <w:rPr>
                <w:rFonts w:ascii="Times New Roman" w:hAnsi="Times New Roman" w:cs="Times New Roman"/>
                <w:sz w:val="24"/>
                <w:szCs w:val="24"/>
                <w:lang w:val="en-GB"/>
              </w:rPr>
              <w:t>)</w:t>
            </w:r>
          </w:p>
        </w:tc>
      </w:tr>
      <w:tr w:rsidR="005D5273" w:rsidRPr="00C0114A" w14:paraId="6B93CE26" w14:textId="77777777" w:rsidTr="00403648">
        <w:trPr>
          <w:trHeight w:val="576"/>
        </w:trPr>
        <w:tc>
          <w:tcPr>
            <w:tcW w:w="1345" w:type="dxa"/>
            <w:vAlign w:val="center"/>
          </w:tcPr>
          <w:p w14:paraId="122DB702"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61312" behindDoc="1" locked="0" layoutInCell="1" allowOverlap="1" wp14:anchorId="4292B426" wp14:editId="111600A8">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785522371"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1FB50" id="Rectangle 1" o:spid="_x0000_s1026" style="position:absolute;margin-left:11.15pt;margin-top:-28.5pt;width:15.7pt;height:16.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7ED279B3"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Filter on raw sequences (</w:t>
            </w:r>
            <w:r w:rsidRPr="00C0114A">
              <w:rPr>
                <w:rFonts w:ascii="Times New Roman" w:hAnsi="Times New Roman" w:cs="Times New Roman"/>
                <w:iCs/>
                <w:sz w:val="24"/>
                <w:szCs w:val="24"/>
                <w:lang w:val="en-GB"/>
              </w:rPr>
              <w:t>for example</w:t>
            </w:r>
            <w:r w:rsidRPr="00C0114A">
              <w:rPr>
                <w:rFonts w:ascii="Times New Roman" w:hAnsi="Times New Roman" w:cs="Times New Roman"/>
                <w:sz w:val="24"/>
                <w:szCs w:val="24"/>
                <w:lang w:val="en-GB"/>
              </w:rPr>
              <w:t xml:space="preserve">, read quality, poly-G tails; see Table 1) </w:t>
            </w:r>
          </w:p>
        </w:tc>
      </w:tr>
      <w:tr w:rsidR="005D5273" w:rsidRPr="00C0114A" w14:paraId="123BB06D" w14:textId="77777777" w:rsidTr="00403648">
        <w:trPr>
          <w:trHeight w:val="576"/>
        </w:trPr>
        <w:tc>
          <w:tcPr>
            <w:tcW w:w="1345" w:type="dxa"/>
            <w:vAlign w:val="center"/>
          </w:tcPr>
          <w:p w14:paraId="2058670A"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7A75BF60"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69504" behindDoc="1" locked="0" layoutInCell="1" allowOverlap="1" wp14:anchorId="1423E142" wp14:editId="3F856B9B">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718473068"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531D0" id="Rectangle 1" o:spid="_x0000_s1026" style="position:absolute;margin-left:-3.1pt;margin-top:-26.45pt;width:15.7pt;height:16.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exact filters used for filtering on raw sequences</w:t>
            </w:r>
          </w:p>
        </w:tc>
      </w:tr>
      <w:tr w:rsidR="005D5273" w:rsidRPr="00C0114A" w14:paraId="39FA032C" w14:textId="77777777" w:rsidTr="00403648">
        <w:trPr>
          <w:trHeight w:val="576"/>
        </w:trPr>
        <w:tc>
          <w:tcPr>
            <w:tcW w:w="1345" w:type="dxa"/>
            <w:vAlign w:val="center"/>
          </w:tcPr>
          <w:p w14:paraId="16EC0477"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77740BEA"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62336" behindDoc="1" locked="0" layoutInCell="1" allowOverlap="1" wp14:anchorId="7C7DEFD9" wp14:editId="0667502C">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421874948"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16803" id="Rectangle 1" o:spid="_x0000_s1026" style="position:absolute;margin-left:-3.1pt;margin-top:-26.45pt;width:15.7pt;height:1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in study</w:t>
            </w:r>
          </w:p>
        </w:tc>
      </w:tr>
      <w:tr w:rsidR="005D5273" w:rsidRPr="00C0114A" w14:paraId="69A3A343" w14:textId="77777777" w:rsidTr="00403648">
        <w:trPr>
          <w:trHeight w:val="576"/>
        </w:trPr>
        <w:tc>
          <w:tcPr>
            <w:tcW w:w="1345" w:type="dxa"/>
            <w:vAlign w:val="center"/>
          </w:tcPr>
          <w:p w14:paraId="47588FDE"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2B940C2B"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8480" behindDoc="1" locked="0" layoutInCell="1" allowOverlap="1" wp14:anchorId="447B50AC" wp14:editId="49D2A229">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35096458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EC1B8" id="Rectangle 1" o:spid="_x0000_s1026" style="position:absolute;margin-left:-3.1pt;margin-top:-26.45pt;width:15.7pt;height:1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filtered out</w:t>
            </w:r>
            <w:r>
              <w:rPr>
                <w:rFonts w:ascii="Times New Roman" w:hAnsi="Times New Roman" w:cs="Times New Roman"/>
                <w:sz w:val="24"/>
                <w:szCs w:val="24"/>
                <w:lang w:val="en-GB"/>
              </w:rPr>
              <w:t xml:space="preserve"> by filter type</w:t>
            </w:r>
          </w:p>
        </w:tc>
      </w:tr>
      <w:tr w:rsidR="005D5273" w:rsidRPr="00C0114A" w14:paraId="16C4258E" w14:textId="77777777" w:rsidTr="00403648">
        <w:trPr>
          <w:trHeight w:val="576"/>
        </w:trPr>
        <w:tc>
          <w:tcPr>
            <w:tcW w:w="1345" w:type="dxa"/>
            <w:vAlign w:val="center"/>
          </w:tcPr>
          <w:p w14:paraId="45BB32C8"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3360" behindDoc="1" locked="0" layoutInCell="1" allowOverlap="1" wp14:anchorId="30A3EA45" wp14:editId="1B5F17B6">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74147236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DBC7D" id="Rectangle 1" o:spid="_x0000_s1026" style="position:absolute;margin-left:11.15pt;margin-top:-28.5pt;width:15.7pt;height:16.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3997FCA5"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Perform sequence alignment; report alignment parameters</w:t>
            </w:r>
          </w:p>
        </w:tc>
      </w:tr>
      <w:tr w:rsidR="005D5273" w:rsidRPr="00C0114A" w14:paraId="10A23A46" w14:textId="77777777" w:rsidTr="00403648">
        <w:trPr>
          <w:trHeight w:val="576"/>
        </w:trPr>
        <w:tc>
          <w:tcPr>
            <w:tcW w:w="1345" w:type="dxa"/>
            <w:vAlign w:val="center"/>
          </w:tcPr>
          <w:p w14:paraId="7DE1635E"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4AAE027C"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64384" behindDoc="1" locked="0" layoutInCell="1" allowOverlap="1" wp14:anchorId="2A1D4EE6" wp14:editId="4168A6B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15037556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4AC0D" id="Rectangle 1" o:spid="_x0000_s1026" style="position:absolute;margin-left:-3.1pt;margin-top:-26.45pt;width:15.7pt;height:16.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that aligned successfully</w:t>
            </w:r>
          </w:p>
        </w:tc>
      </w:tr>
      <w:tr w:rsidR="005D5273" w:rsidRPr="00C0114A" w14:paraId="2D8B0F14" w14:textId="77777777" w:rsidTr="00403648">
        <w:trPr>
          <w:trHeight w:val="576"/>
        </w:trPr>
        <w:tc>
          <w:tcPr>
            <w:tcW w:w="1345" w:type="dxa"/>
            <w:vAlign w:val="center"/>
          </w:tcPr>
          <w:p w14:paraId="3AA24022"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7D8334BC"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5408" behindDoc="1" locked="0" layoutInCell="1" allowOverlap="1" wp14:anchorId="66D0C086" wp14:editId="7176D32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7835980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4D155" id="Rectangle 1" o:spid="_x0000_s1026" style="position:absolute;margin-left:-3.1pt;margin-top:-26.45pt;width:15.7pt;height:16.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that mapped uniquely</w:t>
            </w:r>
          </w:p>
        </w:tc>
      </w:tr>
      <w:tr w:rsidR="005D5273" w:rsidRPr="00C0114A" w14:paraId="399E9A40" w14:textId="77777777" w:rsidTr="00403648">
        <w:trPr>
          <w:trHeight w:val="576"/>
        </w:trPr>
        <w:tc>
          <w:tcPr>
            <w:tcW w:w="1345" w:type="dxa"/>
            <w:vAlign w:val="center"/>
          </w:tcPr>
          <w:p w14:paraId="4ACE32A1"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63792573"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7456" behindDoc="1" locked="0" layoutInCell="1" allowOverlap="1" wp14:anchorId="768F96BF" wp14:editId="7D9708E8">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2479199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06111" id="Rectangle 1" o:spid="_x0000_s1026" style="position:absolute;margin-left:-3.1pt;margin-top:-26.45pt;width:15.7pt;height:16.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total number of reads that were filtered out</w:t>
            </w:r>
          </w:p>
        </w:tc>
      </w:tr>
      <w:tr w:rsidR="005D5273" w:rsidRPr="00C0114A" w14:paraId="0BC561D0" w14:textId="77777777" w:rsidTr="00403648">
        <w:trPr>
          <w:trHeight w:val="576"/>
        </w:trPr>
        <w:tc>
          <w:tcPr>
            <w:tcW w:w="1345" w:type="dxa"/>
            <w:vAlign w:val="center"/>
          </w:tcPr>
          <w:p w14:paraId="14904B31"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66432" behindDoc="1" locked="0" layoutInCell="1" allowOverlap="1" wp14:anchorId="263D9F4C" wp14:editId="2514F98F">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92050005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383C2" id="Rectangle 1" o:spid="_x0000_s1026" style="position:absolute;margin-left:11.15pt;margin-top:-28.5pt;width:15.7pt;height:16.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7EA14447"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Perform filtering on successfully mapped reads</w:t>
            </w:r>
          </w:p>
        </w:tc>
      </w:tr>
      <w:tr w:rsidR="005D5273" w:rsidRPr="00C0114A" w14:paraId="458E09ED" w14:textId="77777777" w:rsidTr="00403648">
        <w:trPr>
          <w:trHeight w:val="576"/>
        </w:trPr>
        <w:tc>
          <w:tcPr>
            <w:tcW w:w="1345" w:type="dxa"/>
            <w:vAlign w:val="center"/>
          </w:tcPr>
          <w:p w14:paraId="2E463285"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560CD682"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2576" behindDoc="1" locked="0" layoutInCell="1" allowOverlap="1" wp14:anchorId="30B69959" wp14:editId="6825C039">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203409732"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41284" id="Rectangle 1" o:spid="_x0000_s1026" style="position:absolute;margin-left:-3.1pt;margin-top:-26.45pt;width:15.7pt;height:16.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Filter on mapping quality, PCR duplicates, </w:t>
            </w:r>
            <w:proofErr w:type="gramStart"/>
            <w:r w:rsidRPr="00C0114A">
              <w:rPr>
                <w:rFonts w:ascii="Times New Roman" w:hAnsi="Times New Roman" w:cs="Times New Roman"/>
                <w:sz w:val="24"/>
                <w:szCs w:val="24"/>
                <w:lang w:val="en-GB"/>
              </w:rPr>
              <w:t>read</w:t>
            </w:r>
            <w:r>
              <w:rPr>
                <w:rFonts w:ascii="Times New Roman" w:hAnsi="Times New Roman" w:cs="Times New Roman"/>
                <w:sz w:val="24"/>
                <w:szCs w:val="24"/>
                <w:lang w:val="en-GB"/>
              </w:rPr>
              <w:t>-</w:t>
            </w:r>
            <w:r w:rsidRPr="00C0114A">
              <w:rPr>
                <w:rFonts w:ascii="Times New Roman" w:hAnsi="Times New Roman" w:cs="Times New Roman"/>
                <w:sz w:val="24"/>
                <w:szCs w:val="24"/>
                <w:lang w:val="en-GB"/>
              </w:rPr>
              <w:t>pairs</w:t>
            </w:r>
            <w:proofErr w:type="gramEnd"/>
          </w:p>
        </w:tc>
      </w:tr>
      <w:tr w:rsidR="005D5273" w:rsidRPr="00C0114A" w14:paraId="217DAA46" w14:textId="77777777" w:rsidTr="00403648">
        <w:trPr>
          <w:trHeight w:val="576"/>
        </w:trPr>
        <w:tc>
          <w:tcPr>
            <w:tcW w:w="1345" w:type="dxa"/>
            <w:vAlign w:val="center"/>
          </w:tcPr>
          <w:p w14:paraId="751F949F"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57959B8F"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1552" behindDoc="1" locked="0" layoutInCell="1" allowOverlap="1" wp14:anchorId="0B4C4332" wp14:editId="07BA8BA4">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554638571"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96C5A" id="Rectangle 1" o:spid="_x0000_s1026" style="position:absolute;margin-left:-3.1pt;margin-top:-26.45pt;width:15.7pt;height:16.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number of reads retained/filtered at each step</w:t>
            </w:r>
          </w:p>
        </w:tc>
      </w:tr>
      <w:tr w:rsidR="005D5273" w:rsidRPr="00C0114A" w14:paraId="356E7257" w14:textId="77777777" w:rsidTr="00403648">
        <w:trPr>
          <w:trHeight w:val="576"/>
        </w:trPr>
        <w:tc>
          <w:tcPr>
            <w:tcW w:w="1345" w:type="dxa"/>
            <w:vAlign w:val="center"/>
          </w:tcPr>
          <w:p w14:paraId="6CF9F36D"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w:lastRenderedPageBreak/>
              <mc:AlternateContent>
                <mc:Choice Requires="wps">
                  <w:drawing>
                    <wp:anchor distT="0" distB="0" distL="114300" distR="114300" simplePos="0" relativeHeight="251673600" behindDoc="1" locked="0" layoutInCell="1" allowOverlap="1" wp14:anchorId="1A8BC814" wp14:editId="7F877543">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87695887"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5FB33F" id="Rectangle 1" o:spid="_x0000_s1026" style="position:absolute;margin-left:11.15pt;margin-top:-28.5pt;width:15.7pt;height:16.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4BFC9F0C"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rFonts w:ascii="Times New Roman" w:hAnsi="Times New Roman" w:cs="Times New Roman"/>
                <w:sz w:val="24"/>
                <w:szCs w:val="24"/>
                <w:lang w:val="en-GB"/>
              </w:rPr>
              <w:t xml:space="preserve">Variant discovery </w:t>
            </w:r>
          </w:p>
        </w:tc>
      </w:tr>
      <w:tr w:rsidR="005D5273" w:rsidRPr="00C0114A" w14:paraId="0C775113" w14:textId="77777777" w:rsidTr="00403648">
        <w:trPr>
          <w:trHeight w:val="576"/>
        </w:trPr>
        <w:tc>
          <w:tcPr>
            <w:tcW w:w="1345" w:type="dxa"/>
            <w:vAlign w:val="center"/>
          </w:tcPr>
          <w:p w14:paraId="5C52595A"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74624" behindDoc="1" locked="0" layoutInCell="1" allowOverlap="1" wp14:anchorId="0AAA8EEB" wp14:editId="4C397F59">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322466286"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F7623" id="Rectangle 1" o:spid="_x0000_s1026" style="position:absolute;margin-left:11.15pt;margin-top:-28.5pt;width:15.7pt;height:16.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5E3AAFCE"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Begin or continue creation of multiple data sets</w:t>
            </w:r>
          </w:p>
        </w:tc>
      </w:tr>
      <w:tr w:rsidR="005D5273" w:rsidRPr="00C0114A" w14:paraId="30AE6C94" w14:textId="77777777" w:rsidTr="00403648">
        <w:trPr>
          <w:trHeight w:val="576"/>
        </w:trPr>
        <w:tc>
          <w:tcPr>
            <w:tcW w:w="1345" w:type="dxa"/>
            <w:vAlign w:val="center"/>
          </w:tcPr>
          <w:p w14:paraId="586DF435"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0D3E78D6"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5648" behindDoc="1" locked="0" layoutInCell="1" allowOverlap="1" wp14:anchorId="54D75917" wp14:editId="6481A670">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39863861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8DF9E" id="Rectangle 1" o:spid="_x0000_s1026" style="position:absolute;margin-left:-3.1pt;margin-top:-26.45pt;width:15.7pt;height:16.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Decide on study-wide versus within-sample group filters</w:t>
            </w:r>
          </w:p>
        </w:tc>
      </w:tr>
      <w:tr w:rsidR="005D5273" w:rsidRPr="00C0114A" w14:paraId="1BAD0743" w14:textId="77777777" w:rsidTr="00403648">
        <w:trPr>
          <w:trHeight w:val="576"/>
        </w:trPr>
        <w:tc>
          <w:tcPr>
            <w:tcW w:w="1345" w:type="dxa"/>
            <w:vAlign w:val="center"/>
          </w:tcPr>
          <w:p w14:paraId="2E884481"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3CB8E16E"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80768" behindDoc="1" locked="0" layoutInCell="1" allowOverlap="1" wp14:anchorId="5CDB03C8" wp14:editId="592CFB7A">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401904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57959" id="Rectangle 1" o:spid="_x0000_s1026" style="position:absolute;margin-left:-3.1pt;margin-top:-26.45pt;width:15.7pt;height:16.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Decide on filter values to employ and order of filters</w:t>
            </w:r>
          </w:p>
        </w:tc>
      </w:tr>
      <w:tr w:rsidR="005D5273" w:rsidRPr="00C0114A" w14:paraId="364D8261" w14:textId="77777777" w:rsidTr="00403648">
        <w:trPr>
          <w:trHeight w:val="576"/>
        </w:trPr>
        <w:tc>
          <w:tcPr>
            <w:tcW w:w="1345" w:type="dxa"/>
            <w:vAlign w:val="center"/>
          </w:tcPr>
          <w:p w14:paraId="57FC680F"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76672" behindDoc="1" locked="0" layoutInCell="1" allowOverlap="1" wp14:anchorId="2DB85FC6" wp14:editId="153EEA5A">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7041032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ED1C2" id="Rectangle 1" o:spid="_x0000_s1026" style="position:absolute;margin-left:11.15pt;margin-top:-28.5pt;width:15.7pt;height:16.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0930F5AC"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 xml:space="preserve">Locus filtering (see text for when individual filtering should go first) </w:t>
            </w:r>
          </w:p>
        </w:tc>
      </w:tr>
      <w:tr w:rsidR="005D5273" w:rsidRPr="00C0114A" w14:paraId="1505D67B" w14:textId="77777777" w:rsidTr="00403648">
        <w:trPr>
          <w:trHeight w:val="576"/>
        </w:trPr>
        <w:tc>
          <w:tcPr>
            <w:tcW w:w="1345" w:type="dxa"/>
            <w:vAlign w:val="center"/>
          </w:tcPr>
          <w:p w14:paraId="568F943C"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5D36A932" w14:textId="0635F36C"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8720" behindDoc="1" locked="0" layoutInCell="1" allowOverlap="1" wp14:anchorId="29B133BF" wp14:editId="0E1AF0F2">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41418550"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A327E" id="Rectangle 1" o:spid="_x0000_s1026" style="position:absolute;margin-left:-3.1pt;margin-top:-26.45pt;width:15.7pt;height:16.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Filter for MAF, HWP, paralogs, coverage etc. </w:t>
            </w:r>
          </w:p>
        </w:tc>
      </w:tr>
      <w:tr w:rsidR="005D5273" w:rsidRPr="00C0114A" w14:paraId="7020398F" w14:textId="77777777" w:rsidTr="00403648">
        <w:trPr>
          <w:trHeight w:val="576"/>
        </w:trPr>
        <w:tc>
          <w:tcPr>
            <w:tcW w:w="1345" w:type="dxa"/>
            <w:vAlign w:val="center"/>
          </w:tcPr>
          <w:p w14:paraId="1C01F511" w14:textId="77777777" w:rsidR="005D5273" w:rsidRPr="00C0114A" w:rsidRDefault="005D5273" w:rsidP="00403648">
            <w:pPr>
              <w:spacing w:line="259" w:lineRule="auto"/>
              <w:jc w:val="both"/>
              <w:rPr>
                <w:noProof/>
                <w:lang w:val="en-GB"/>
              </w:rPr>
            </w:pPr>
          </w:p>
        </w:tc>
        <w:tc>
          <w:tcPr>
            <w:tcW w:w="8190" w:type="dxa"/>
            <w:vAlign w:val="center"/>
          </w:tcPr>
          <w:p w14:paraId="1223527D" w14:textId="77777777" w:rsidR="005D5273" w:rsidRPr="00355470" w:rsidRDefault="005D5273" w:rsidP="00403648">
            <w:pPr>
              <w:spacing w:line="259" w:lineRule="auto"/>
              <w:ind w:left="786"/>
              <w:jc w:val="both"/>
              <w:rPr>
                <w:rFonts w:ascii="Times New Roman" w:hAnsi="Times New Roman" w:cs="Times New Roman"/>
                <w:noProof/>
                <w:sz w:val="24"/>
                <w:szCs w:val="24"/>
                <w:lang w:val="en-GB"/>
              </w:rPr>
            </w:pPr>
            <w:r>
              <w:rPr>
                <w:rFonts w:ascii="Times New Roman" w:hAnsi="Times New Roman" w:cs="Times New Roman"/>
                <w:color w:val="000000"/>
                <w:sz w:val="24"/>
                <w:szCs w:val="24"/>
              </w:rPr>
              <w:t>R</w:t>
            </w:r>
            <w:r w:rsidRPr="00355470">
              <w:rPr>
                <w:rFonts w:ascii="Times New Roman" w:hAnsi="Times New Roman" w:cs="Times New Roman"/>
                <w:color w:val="000000"/>
                <w:sz w:val="24"/>
                <w:szCs w:val="24"/>
              </w:rPr>
              <w:t>eport the # SNPs remaining after th</w:t>
            </w:r>
            <w:r>
              <w:rPr>
                <w:rFonts w:ascii="Times New Roman" w:hAnsi="Times New Roman" w:cs="Times New Roman"/>
                <w:color w:val="000000"/>
                <w:sz w:val="24"/>
                <w:szCs w:val="24"/>
              </w:rPr>
              <w:t>ese</w:t>
            </w:r>
            <w:r w:rsidRPr="00355470">
              <w:rPr>
                <w:rFonts w:ascii="Times New Roman" w:hAnsi="Times New Roman" w:cs="Times New Roman"/>
                <w:color w:val="000000"/>
                <w:sz w:val="24"/>
                <w:szCs w:val="24"/>
              </w:rPr>
              <w:t xml:space="preserve"> steps to understand which steps remove the most loci</w:t>
            </w:r>
          </w:p>
        </w:tc>
      </w:tr>
      <w:tr w:rsidR="005D5273" w:rsidRPr="00C0114A" w14:paraId="580A61BA" w14:textId="77777777" w:rsidTr="00403648">
        <w:trPr>
          <w:trHeight w:val="576"/>
        </w:trPr>
        <w:tc>
          <w:tcPr>
            <w:tcW w:w="1345" w:type="dxa"/>
            <w:vAlign w:val="center"/>
          </w:tcPr>
          <w:p w14:paraId="1F4D0CFA"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77696" behindDoc="1" locked="0" layoutInCell="1" allowOverlap="1" wp14:anchorId="3A9A1D20" wp14:editId="455C2AB8">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5956812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2F97B" id="Rectangle 1" o:spid="_x0000_s1026" style="position:absolute;margin-left:11.15pt;margin-top:-28.5pt;width:15.7pt;height:16.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69F78731"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Individual filtering</w:t>
            </w:r>
          </w:p>
        </w:tc>
      </w:tr>
      <w:tr w:rsidR="005D5273" w:rsidRPr="00C0114A" w14:paraId="197B9F2D" w14:textId="77777777" w:rsidTr="00403648">
        <w:trPr>
          <w:trHeight w:val="576"/>
        </w:trPr>
        <w:tc>
          <w:tcPr>
            <w:tcW w:w="1345" w:type="dxa"/>
            <w:vAlign w:val="center"/>
          </w:tcPr>
          <w:p w14:paraId="2154113C"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3125FD85"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79744" behindDoc="1" locked="0" layoutInCell="1" allowOverlap="1" wp14:anchorId="7BDFA35E" wp14:editId="4D8B34C6">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965405316"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02ECB" id="Rectangle 1" o:spid="_x0000_s1026" style="position:absolute;margin-left:-3.1pt;margin-top:-26.45pt;width:15.7pt;height:16.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Missing data; </w:t>
            </w:r>
            <w:r>
              <w:rPr>
                <w:rFonts w:ascii="Times New Roman" w:hAnsi="Times New Roman" w:cs="Times New Roman"/>
                <w:sz w:val="24"/>
                <w:szCs w:val="24"/>
                <w:lang w:val="en-GB"/>
              </w:rPr>
              <w:t>m</w:t>
            </w:r>
            <w:r w:rsidRPr="00C0114A">
              <w:rPr>
                <w:rFonts w:ascii="Times New Roman" w:hAnsi="Times New Roman" w:cs="Times New Roman"/>
                <w:sz w:val="24"/>
                <w:szCs w:val="24"/>
                <w:lang w:val="en-GB"/>
              </w:rPr>
              <w:t>islabelling/contamination</w:t>
            </w:r>
          </w:p>
        </w:tc>
      </w:tr>
      <w:tr w:rsidR="005D5273" w:rsidRPr="00C0114A" w14:paraId="446BC0B8" w14:textId="77777777" w:rsidTr="00403648">
        <w:trPr>
          <w:trHeight w:val="576"/>
        </w:trPr>
        <w:tc>
          <w:tcPr>
            <w:tcW w:w="1345" w:type="dxa"/>
            <w:vAlign w:val="center"/>
          </w:tcPr>
          <w:p w14:paraId="36963C3E"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81792" behindDoc="1" locked="0" layoutInCell="1" allowOverlap="1" wp14:anchorId="707471DC" wp14:editId="3E40EE46">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791200913"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71FB8" id="Rectangle 1" o:spid="_x0000_s1026" style="position:absolute;margin-left:11.15pt;margin-top:-28.5pt;width:15.7pt;height:16.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3C91E785"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rFonts w:ascii="Times New Roman" w:hAnsi="Times New Roman" w:cs="Times New Roman"/>
                <w:sz w:val="24"/>
                <w:szCs w:val="24"/>
                <w:lang w:val="en-GB"/>
              </w:rPr>
              <w:t xml:space="preserve">Dataset </w:t>
            </w:r>
            <w:proofErr w:type="gramStart"/>
            <w:r w:rsidRPr="00C0114A">
              <w:rPr>
                <w:rFonts w:ascii="Times New Roman" w:hAnsi="Times New Roman" w:cs="Times New Roman"/>
                <w:sz w:val="24"/>
                <w:szCs w:val="24"/>
                <w:lang w:val="en-GB"/>
              </w:rPr>
              <w:t>construction;</w:t>
            </w:r>
            <w:proofErr w:type="gramEnd"/>
            <w:r w:rsidRPr="00C0114A">
              <w:rPr>
                <w:rFonts w:ascii="Times New Roman" w:hAnsi="Times New Roman" w:cs="Times New Roman"/>
                <w:sz w:val="24"/>
                <w:szCs w:val="24"/>
                <w:lang w:val="en-GB"/>
              </w:rPr>
              <w:t xml:space="preserve"> continue reporting of all filters and reads filtered</w:t>
            </w:r>
          </w:p>
        </w:tc>
      </w:tr>
      <w:tr w:rsidR="005D5273" w:rsidRPr="00C0114A" w14:paraId="2F2BB03C" w14:textId="77777777" w:rsidTr="00403648">
        <w:trPr>
          <w:trHeight w:val="576"/>
        </w:trPr>
        <w:tc>
          <w:tcPr>
            <w:tcW w:w="1345" w:type="dxa"/>
            <w:vAlign w:val="center"/>
          </w:tcPr>
          <w:p w14:paraId="74CD1FCB"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82816" behindDoc="1" locked="0" layoutInCell="1" allowOverlap="1" wp14:anchorId="5C01B5E4" wp14:editId="48ABCA16">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1828889739"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5BD89" id="Rectangle 1" o:spid="_x0000_s1026" style="position:absolute;margin-left:11.15pt;margin-top:-28.5pt;width:15.7pt;height:16.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7C499D7D"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Data analysis and parameter estimation</w:t>
            </w:r>
          </w:p>
        </w:tc>
      </w:tr>
      <w:tr w:rsidR="005D5273" w:rsidRPr="00C0114A" w14:paraId="4A3AED68" w14:textId="77777777" w:rsidTr="00403648">
        <w:trPr>
          <w:trHeight w:val="576"/>
        </w:trPr>
        <w:tc>
          <w:tcPr>
            <w:tcW w:w="1345" w:type="dxa"/>
            <w:vAlign w:val="center"/>
          </w:tcPr>
          <w:p w14:paraId="3A14AFF6" w14:textId="77777777" w:rsidR="005D5273" w:rsidRPr="00C0114A" w:rsidRDefault="005D5273" w:rsidP="00403648">
            <w:pPr>
              <w:spacing w:line="259" w:lineRule="auto"/>
              <w:jc w:val="both"/>
              <w:rPr>
                <w:rFonts w:ascii="Times New Roman" w:hAnsi="Times New Roman" w:cs="Times New Roman"/>
                <w:noProof/>
                <w:sz w:val="24"/>
                <w:szCs w:val="24"/>
                <w:lang w:val="en-GB"/>
              </w:rPr>
            </w:pPr>
          </w:p>
        </w:tc>
        <w:tc>
          <w:tcPr>
            <w:tcW w:w="8190" w:type="dxa"/>
            <w:vAlign w:val="center"/>
          </w:tcPr>
          <w:p w14:paraId="46AF32C1" w14:textId="0F57C502" w:rsidR="005D5273" w:rsidRPr="00C0114A" w:rsidRDefault="005D5273" w:rsidP="00403648">
            <w:pPr>
              <w:spacing w:line="259" w:lineRule="auto"/>
              <w:jc w:val="both"/>
              <w:rPr>
                <w:rFonts w:ascii="Times New Roman" w:hAnsi="Times New Roman" w:cs="Times New Roman"/>
                <w:sz w:val="24"/>
                <w:szCs w:val="24"/>
                <w:lang w:val="en-GB"/>
              </w:rPr>
            </w:pPr>
            <w:r w:rsidRPr="00C0114A">
              <w:rPr>
                <w:noProof/>
              </w:rPr>
              <mc:AlternateContent>
                <mc:Choice Requires="wps">
                  <w:drawing>
                    <wp:anchor distT="0" distB="0" distL="114300" distR="114300" simplePos="0" relativeHeight="251686912" behindDoc="1" locked="0" layoutInCell="1" allowOverlap="1" wp14:anchorId="01749B2B" wp14:editId="717166AF">
                      <wp:simplePos x="0" y="0"/>
                      <wp:positionH relativeFrom="column">
                        <wp:posOffset>-39370</wp:posOffset>
                      </wp:positionH>
                      <wp:positionV relativeFrom="paragraph">
                        <wp:posOffset>-335915</wp:posOffset>
                      </wp:positionV>
                      <wp:extent cx="199390" cy="214630"/>
                      <wp:effectExtent l="0" t="0" r="10160" b="13970"/>
                      <wp:wrapTight wrapText="bothSides">
                        <wp:wrapPolygon edited="0">
                          <wp:start x="0" y="0"/>
                          <wp:lineTo x="0" y="21089"/>
                          <wp:lineTo x="20637" y="21089"/>
                          <wp:lineTo x="20637" y="0"/>
                          <wp:lineTo x="0" y="0"/>
                        </wp:wrapPolygon>
                      </wp:wrapTight>
                      <wp:docPr id="1163421955"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F67F2" id="Rectangle 1" o:spid="_x0000_s1026" style="position:absolute;margin-left:-3.1pt;margin-top:-26.45pt;width:15.7pt;height:16.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" filled="f" strokecolor="windowText">
                      <w10:wrap type="tight"/>
                    </v:rect>
                  </w:pict>
                </mc:Fallback>
              </mc:AlternateContent>
            </w:r>
            <w:r w:rsidRPr="00C0114A">
              <w:rPr>
                <w:rFonts w:ascii="Times New Roman" w:hAnsi="Times New Roman" w:cs="Times New Roman"/>
                <w:sz w:val="24"/>
                <w:szCs w:val="24"/>
                <w:lang w:val="en-GB"/>
              </w:rPr>
              <w:t xml:space="preserve">      Report effects of filters on parameters/questions of interest</w:t>
            </w:r>
            <w:r>
              <w:rPr>
                <w:rFonts w:ascii="Times New Roman" w:hAnsi="Times New Roman" w:cs="Times New Roman"/>
                <w:sz w:val="24"/>
                <w:szCs w:val="24"/>
                <w:lang w:val="en-GB"/>
              </w:rPr>
              <w:t xml:space="preserve"> (see Tables 12)</w:t>
            </w:r>
          </w:p>
        </w:tc>
      </w:tr>
      <w:tr w:rsidR="005D5273" w:rsidRPr="00C0114A" w14:paraId="1AC3E479" w14:textId="77777777" w:rsidTr="00403648">
        <w:trPr>
          <w:trHeight w:val="576"/>
        </w:trPr>
        <w:tc>
          <w:tcPr>
            <w:tcW w:w="1345" w:type="dxa"/>
            <w:vAlign w:val="center"/>
          </w:tcPr>
          <w:p w14:paraId="51B279B5"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83840" behindDoc="1" locked="0" layoutInCell="1" allowOverlap="1" wp14:anchorId="267D2BE8" wp14:editId="2B0A2AB1">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660022703"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54D0F" id="Rectangle 1" o:spid="_x0000_s1026" style="position:absolute;margin-left:11.15pt;margin-top:-28.5pt;width:15.7pt;height:16.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46F4072B"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Perform re-filtering and/or re-sequencing if necessary</w:t>
            </w:r>
          </w:p>
        </w:tc>
      </w:tr>
      <w:tr w:rsidR="005D5273" w:rsidRPr="00C0114A" w14:paraId="0F8D31D3" w14:textId="77777777" w:rsidTr="00403648">
        <w:trPr>
          <w:trHeight w:val="576"/>
        </w:trPr>
        <w:tc>
          <w:tcPr>
            <w:tcW w:w="1345" w:type="dxa"/>
            <w:vAlign w:val="center"/>
          </w:tcPr>
          <w:p w14:paraId="6820C65A"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84864" behindDoc="1" locked="0" layoutInCell="1" allowOverlap="1" wp14:anchorId="40147FBF" wp14:editId="6D75AC1C">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92937677"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55333" id="Rectangle 1" o:spid="_x0000_s1026" style="position:absolute;margin-left:11.15pt;margin-top:-28.5pt;width:15.7pt;height:16.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4C666713"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Final filter recording (report reads, loci, individuals lost at each step)</w:t>
            </w:r>
          </w:p>
        </w:tc>
      </w:tr>
      <w:tr w:rsidR="005D5273" w:rsidRPr="00C0114A" w14:paraId="42A936A7" w14:textId="77777777" w:rsidTr="00403648">
        <w:trPr>
          <w:trHeight w:val="576"/>
        </w:trPr>
        <w:tc>
          <w:tcPr>
            <w:tcW w:w="1345" w:type="dxa"/>
            <w:vAlign w:val="center"/>
          </w:tcPr>
          <w:p w14:paraId="36BD3109" w14:textId="77777777" w:rsidR="005D5273" w:rsidRPr="00C0114A" w:rsidRDefault="005D5273" w:rsidP="00403648">
            <w:pPr>
              <w:spacing w:line="259" w:lineRule="auto"/>
              <w:jc w:val="both"/>
              <w:rPr>
                <w:rFonts w:ascii="Times New Roman" w:hAnsi="Times New Roman" w:cs="Times New Roman"/>
                <w:noProof/>
                <w:sz w:val="24"/>
                <w:szCs w:val="24"/>
                <w:lang w:val="en-GB"/>
              </w:rPr>
            </w:pPr>
            <w:r w:rsidRPr="00C0114A">
              <w:rPr>
                <w:noProof/>
              </w:rPr>
              <mc:AlternateContent>
                <mc:Choice Requires="wps">
                  <w:drawing>
                    <wp:anchor distT="0" distB="0" distL="114300" distR="114300" simplePos="0" relativeHeight="251685888" behindDoc="1" locked="0" layoutInCell="1" allowOverlap="1" wp14:anchorId="56589353" wp14:editId="1F18B963">
                      <wp:simplePos x="0" y="0"/>
                      <wp:positionH relativeFrom="column">
                        <wp:posOffset>141605</wp:posOffset>
                      </wp:positionH>
                      <wp:positionV relativeFrom="paragraph">
                        <wp:posOffset>-361950</wp:posOffset>
                      </wp:positionV>
                      <wp:extent cx="199390" cy="214630"/>
                      <wp:effectExtent l="0" t="0" r="10160" b="13970"/>
                      <wp:wrapTight wrapText="bothSides">
                        <wp:wrapPolygon edited="0">
                          <wp:start x="0" y="0"/>
                          <wp:lineTo x="0" y="21089"/>
                          <wp:lineTo x="20637" y="21089"/>
                          <wp:lineTo x="20637" y="0"/>
                          <wp:lineTo x="0" y="0"/>
                        </wp:wrapPolygon>
                      </wp:wrapTight>
                      <wp:docPr id="2139423504" name="Rectangle 1"/>
                      <wp:cNvGraphicFramePr/>
                      <a:graphic xmlns:a="http://schemas.openxmlformats.org/drawingml/2006/main">
                        <a:graphicData uri="http://schemas.microsoft.com/office/word/2010/wordprocessingShape">
                          <wps:wsp>
                            <wps:cNvSpPr/>
                            <wps:spPr>
                              <a:xfrm>
                                <a:off x="0" y="0"/>
                                <a:ext cx="199390" cy="214630"/>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83AE8" id="Rectangle 1" o:spid="_x0000_s1026" style="position:absolute;margin-left:11.15pt;margin-top:-28.5pt;width:15.7pt;height:16.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" filled="f" strokecolor="windowText">
                      <w10:wrap type="tight"/>
                    </v:rect>
                  </w:pict>
                </mc:Fallback>
              </mc:AlternateContent>
            </w:r>
          </w:p>
        </w:tc>
        <w:tc>
          <w:tcPr>
            <w:tcW w:w="8190" w:type="dxa"/>
            <w:vAlign w:val="center"/>
          </w:tcPr>
          <w:p w14:paraId="130F07C1" w14:textId="77777777" w:rsidR="005D5273" w:rsidRPr="00C0114A" w:rsidRDefault="005D5273" w:rsidP="00403648">
            <w:pPr>
              <w:spacing w:line="259" w:lineRule="auto"/>
              <w:jc w:val="both"/>
              <w:rPr>
                <w:rFonts w:ascii="Times New Roman" w:hAnsi="Times New Roman" w:cs="Times New Roman"/>
                <w:sz w:val="24"/>
                <w:szCs w:val="24"/>
                <w:lang w:val="en-GB"/>
              </w:rPr>
            </w:pPr>
            <w:r w:rsidRPr="00C0114A">
              <w:rPr>
                <w:rFonts w:ascii="Times New Roman" w:hAnsi="Times New Roman" w:cs="Times New Roman"/>
                <w:sz w:val="24"/>
                <w:szCs w:val="24"/>
                <w:lang w:val="en-GB"/>
              </w:rPr>
              <w:t>Archive all filtered data sets as VCF files</w:t>
            </w:r>
          </w:p>
        </w:tc>
      </w:tr>
    </w:tbl>
    <w:p w14:paraId="08F412D5" w14:textId="77777777" w:rsidR="005D5273" w:rsidRPr="00330D6B" w:rsidRDefault="005D5273">
      <w:pPr>
        <w:spacing w:before="0" w:after="0" w:line="240" w:lineRule="auto"/>
        <w:ind w:firstLine="0"/>
        <w:rPr>
          <w:rFonts w:ascii="Arial" w:hAnsi="Arial" w:cs="Arial"/>
          <w:b/>
        </w:rPr>
        <w:sectPr w:rsidR="005D5273" w:rsidRPr="00330D6B" w:rsidSect="005D5273">
          <w:footerReference w:type="default" r:id="rId11"/>
          <w:footerReference w:type="first" r:id="rId12"/>
          <w:type w:val="continuous"/>
          <w:pgSz w:w="12240" w:h="15840"/>
          <w:pgMar w:top="1440" w:right="1440" w:bottom="1440" w:left="1440" w:header="720" w:footer="720" w:gutter="0"/>
          <w:lnNumType w:countBy="1" w:restart="continuous"/>
          <w:pgNumType w:start="0"/>
          <w:cols w:space="720"/>
          <w:titlePg/>
        </w:sectPr>
      </w:pPr>
    </w:p>
    <w:p w14:paraId="7E543E99" w14:textId="25BF4620" w:rsidR="005D5273" w:rsidRDefault="005D5273" w:rsidP="005D5273">
      <w:pPr>
        <w:suppressLineNumbers/>
        <w:spacing w:before="0" w:after="0" w:line="240" w:lineRule="auto"/>
        <w:ind w:firstLine="0"/>
        <w:rPr>
          <w:bCs/>
        </w:rPr>
      </w:pPr>
      <w:r w:rsidRPr="00C0114A">
        <w:rPr>
          <w:b/>
        </w:rPr>
        <w:lastRenderedPageBreak/>
        <w:t xml:space="preserve">Table </w:t>
      </w:r>
      <w:r>
        <w:rPr>
          <w:b/>
        </w:rPr>
        <w:t>1</w:t>
      </w:r>
      <w:r w:rsidRPr="00C0114A">
        <w:rPr>
          <w:b/>
        </w:rPr>
        <w:t xml:space="preserve">: </w:t>
      </w:r>
      <w:r>
        <w:rPr>
          <w:bCs/>
        </w:rPr>
        <w:t>Representative</w:t>
      </w:r>
      <w:r w:rsidRPr="00860AB9">
        <w:rPr>
          <w:bCs/>
        </w:rPr>
        <w:t xml:space="preserve"> table demonstrating </w:t>
      </w:r>
      <w:r>
        <w:rPr>
          <w:bCs/>
        </w:rPr>
        <w:t xml:space="preserve">pre-variant </w:t>
      </w:r>
      <w:r w:rsidRPr="00860AB9">
        <w:rPr>
          <w:bCs/>
        </w:rPr>
        <w:t>filtering reporting standards</w:t>
      </w:r>
      <w:r>
        <w:rPr>
          <w:bCs/>
        </w:rPr>
        <w:t>. All accompanying code and filtering steps should be reported in the Prevariant Notebook; See Figure 3 for a detailed Flow Chart and Supplementary Notebook 1 for the accompanying Prevariant Notebook. The sequence of filtering events can affect downstream results, so rows should be arranged chronologically.</w:t>
      </w:r>
    </w:p>
    <w:p w14:paraId="7450661B" w14:textId="627DFB2F" w:rsidR="005D5273" w:rsidRPr="00860AB9" w:rsidRDefault="005D5273" w:rsidP="005D5273">
      <w:pPr>
        <w:suppressLineNumbers/>
        <w:spacing w:before="0" w:after="0" w:line="240" w:lineRule="auto"/>
        <w:ind w:firstLine="0"/>
        <w:rPr>
          <w:bCs/>
        </w:rPr>
      </w:pPr>
    </w:p>
    <w:tbl>
      <w:tblPr>
        <w:tblW w:w="5156" w:type="pct"/>
        <w:tblInd w:w="-455" w:type="dxa"/>
        <w:tblLayout w:type="fixed"/>
        <w:tblLook w:val="04A0" w:firstRow="1" w:lastRow="0" w:firstColumn="1" w:lastColumn="0" w:noHBand="0" w:noVBand="1"/>
      </w:tblPr>
      <w:tblGrid>
        <w:gridCol w:w="3504"/>
        <w:gridCol w:w="6485"/>
        <w:gridCol w:w="3365"/>
      </w:tblGrid>
      <w:tr w:rsidR="005D5273" w:rsidRPr="00C0114A" w14:paraId="54CBC1F2" w14:textId="77777777" w:rsidTr="00403648">
        <w:trPr>
          <w:trHeight w:val="576"/>
        </w:trPr>
        <w:tc>
          <w:tcPr>
            <w:tcW w:w="1312" w:type="pct"/>
            <w:tcBorders>
              <w:top w:val="single" w:sz="4" w:space="0" w:color="000000"/>
              <w:left w:val="single" w:sz="4" w:space="0" w:color="000000"/>
              <w:bottom w:val="single" w:sz="4" w:space="0" w:color="000000"/>
              <w:right w:val="single" w:sz="4" w:space="0" w:color="000000" w:themeColor="text1"/>
            </w:tcBorders>
            <w:shd w:val="clear" w:color="auto" w:fill="D9D9D9" w:themeFill="background1" w:themeFillShade="D9"/>
            <w:vAlign w:val="bottom"/>
            <w:hideMark/>
          </w:tcPr>
          <w:p w14:paraId="4B6A0F12" w14:textId="77777777" w:rsidR="005D5273" w:rsidRPr="00860AB9" w:rsidRDefault="005D5273" w:rsidP="00403648">
            <w:pPr>
              <w:spacing w:before="0" w:after="0" w:line="240" w:lineRule="auto"/>
              <w:ind w:firstLine="0"/>
              <w:rPr>
                <w:b/>
                <w:bCs/>
                <w:color w:val="000000"/>
                <w:sz w:val="22"/>
                <w:szCs w:val="22"/>
              </w:rPr>
            </w:pPr>
            <w:r>
              <w:rPr>
                <w:b/>
                <w:bCs/>
                <w:color w:val="000000"/>
                <w:sz w:val="22"/>
                <w:szCs w:val="22"/>
              </w:rPr>
              <w:t xml:space="preserve">Filtering Step </w:t>
            </w:r>
          </w:p>
        </w:tc>
        <w:tc>
          <w:tcPr>
            <w:tcW w:w="2428" w:type="pct"/>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3ED109B8" w14:textId="77777777" w:rsidR="005D5273" w:rsidRPr="00860AB9" w:rsidRDefault="005D5273" w:rsidP="00403648">
            <w:pPr>
              <w:spacing w:before="0" w:after="0" w:line="240" w:lineRule="auto"/>
              <w:ind w:firstLine="0"/>
              <w:rPr>
                <w:b/>
                <w:bCs/>
                <w:color w:val="000000"/>
                <w:sz w:val="22"/>
                <w:szCs w:val="22"/>
              </w:rPr>
            </w:pPr>
            <w:r>
              <w:rPr>
                <w:b/>
                <w:bCs/>
                <w:color w:val="000000"/>
                <w:sz w:val="22"/>
                <w:szCs w:val="22"/>
              </w:rPr>
              <w:t>Parameters to Report</w:t>
            </w:r>
          </w:p>
        </w:tc>
        <w:tc>
          <w:tcPr>
            <w:tcW w:w="1260" w:type="pct"/>
            <w:tcBorders>
              <w:top w:val="single" w:sz="4" w:space="0" w:color="000000"/>
              <w:left w:val="nil"/>
              <w:bottom w:val="single" w:sz="4" w:space="0" w:color="000000"/>
              <w:right w:val="single" w:sz="4" w:space="0" w:color="000000"/>
            </w:tcBorders>
            <w:shd w:val="clear" w:color="auto" w:fill="D9D9D9" w:themeFill="background1" w:themeFillShade="D9"/>
            <w:vAlign w:val="bottom"/>
            <w:hideMark/>
          </w:tcPr>
          <w:p w14:paraId="746EAC0F" w14:textId="77777777" w:rsidR="005D5273" w:rsidRPr="00860AB9" w:rsidRDefault="005D5273" w:rsidP="00403648">
            <w:pPr>
              <w:spacing w:before="0" w:after="0" w:line="240" w:lineRule="auto"/>
              <w:ind w:firstLine="0"/>
              <w:rPr>
                <w:b/>
                <w:bCs/>
                <w:color w:val="000000"/>
                <w:sz w:val="22"/>
                <w:szCs w:val="22"/>
              </w:rPr>
            </w:pPr>
            <w:r>
              <w:rPr>
                <w:b/>
                <w:bCs/>
                <w:color w:val="000000"/>
                <w:sz w:val="22"/>
                <w:szCs w:val="22"/>
              </w:rPr>
              <w:t>Values</w:t>
            </w:r>
          </w:p>
        </w:tc>
      </w:tr>
      <w:tr w:rsidR="005D5273" w:rsidRPr="00C0114A" w14:paraId="739BAE3C"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27DC3C8E" w14:textId="77777777" w:rsidR="005D5273" w:rsidRPr="00860AB9" w:rsidRDefault="005D5273" w:rsidP="00403648">
            <w:pPr>
              <w:spacing w:before="0" w:after="0" w:line="240" w:lineRule="auto"/>
              <w:ind w:firstLine="0"/>
              <w:rPr>
                <w:color w:val="000000"/>
                <w:sz w:val="22"/>
                <w:szCs w:val="22"/>
              </w:rPr>
            </w:pPr>
            <w:r>
              <w:rPr>
                <w:color w:val="000000"/>
                <w:sz w:val="22"/>
                <w:szCs w:val="22"/>
              </w:rPr>
              <w:t>Sample selection and Sequencing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470BCCAE" w14:textId="77777777" w:rsidR="005D5273" w:rsidRPr="00860AB9" w:rsidRDefault="005D5273" w:rsidP="00403648">
            <w:pPr>
              <w:spacing w:before="0" w:after="0" w:line="240" w:lineRule="auto"/>
              <w:ind w:firstLine="0"/>
              <w:rPr>
                <w:color w:val="000000"/>
                <w:sz w:val="22"/>
                <w:szCs w:val="22"/>
              </w:rPr>
            </w:pPr>
            <w:r>
              <w:rPr>
                <w:color w:val="000000"/>
                <w:sz w:val="22"/>
                <w:szCs w:val="22"/>
              </w:rPr>
              <w:t>Number of individuals/samples collected</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2AB818C9" w14:textId="77777777" w:rsidR="005D5273" w:rsidRPr="00860AB9" w:rsidRDefault="005D5273" w:rsidP="00403648">
            <w:pPr>
              <w:spacing w:before="0" w:after="0" w:line="240" w:lineRule="auto"/>
              <w:ind w:firstLine="0"/>
              <w:rPr>
                <w:color w:val="000000"/>
                <w:sz w:val="22"/>
                <w:szCs w:val="22"/>
              </w:rPr>
            </w:pPr>
            <w:r w:rsidRPr="009F20C3">
              <w:rPr>
                <w:i/>
                <w:iCs/>
                <w:color w:val="000000"/>
                <w:sz w:val="22"/>
                <w:szCs w:val="22"/>
              </w:rPr>
              <w:t>N</w:t>
            </w:r>
            <w:r>
              <w:rPr>
                <w:color w:val="000000"/>
                <w:sz w:val="22"/>
                <w:szCs w:val="22"/>
              </w:rPr>
              <w:t>=250 individuals</w:t>
            </w:r>
          </w:p>
        </w:tc>
      </w:tr>
      <w:tr w:rsidR="005D5273" w:rsidRPr="00C0114A" w14:paraId="56612E48"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36781E1F" w14:textId="77777777" w:rsidR="005D5273" w:rsidRPr="00860AB9" w:rsidRDefault="005D5273" w:rsidP="00403648">
            <w:pPr>
              <w:spacing w:before="0" w:after="0" w:line="240" w:lineRule="auto"/>
              <w:ind w:firstLine="0"/>
              <w:rPr>
                <w:color w:val="000000"/>
                <w:sz w:val="22"/>
                <w:szCs w:val="22"/>
              </w:rPr>
            </w:pPr>
            <w:r>
              <w:rPr>
                <w:color w:val="000000"/>
                <w:sz w:val="22"/>
                <w:szCs w:val="22"/>
              </w:rPr>
              <w:t>Sample selection and Sequencing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39285B83" w14:textId="77777777" w:rsidR="005D5273" w:rsidRPr="00860AB9" w:rsidRDefault="005D5273" w:rsidP="00403648">
            <w:pPr>
              <w:spacing w:before="0" w:after="0" w:line="240" w:lineRule="auto"/>
              <w:ind w:firstLine="0"/>
              <w:rPr>
                <w:color w:val="000000"/>
                <w:sz w:val="22"/>
                <w:szCs w:val="22"/>
              </w:rPr>
            </w:pPr>
            <w:r>
              <w:rPr>
                <w:color w:val="000000"/>
                <w:sz w:val="22"/>
                <w:szCs w:val="22"/>
              </w:rPr>
              <w:t>Number of samples initially sequenced</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5C4B78AB" w14:textId="77777777" w:rsidR="005D5273" w:rsidRPr="00860AB9" w:rsidRDefault="005D5273" w:rsidP="00403648">
            <w:pPr>
              <w:spacing w:before="0" w:after="0" w:line="240" w:lineRule="auto"/>
              <w:ind w:firstLine="0"/>
              <w:rPr>
                <w:color w:val="000000"/>
                <w:sz w:val="22"/>
                <w:szCs w:val="22"/>
              </w:rPr>
            </w:pPr>
            <w:r w:rsidRPr="009F20C3">
              <w:rPr>
                <w:i/>
                <w:iCs/>
                <w:color w:val="000000"/>
                <w:sz w:val="22"/>
                <w:szCs w:val="22"/>
              </w:rPr>
              <w:t>N</w:t>
            </w:r>
            <w:r>
              <w:rPr>
                <w:color w:val="000000"/>
                <w:sz w:val="22"/>
                <w:szCs w:val="22"/>
              </w:rPr>
              <w:t xml:space="preserve">=210 individuals  </w:t>
            </w:r>
          </w:p>
        </w:tc>
      </w:tr>
      <w:tr w:rsidR="005D5273" w:rsidRPr="00C0114A" w14:paraId="470BF404"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69396B27" w14:textId="77777777" w:rsidR="005D5273" w:rsidRDefault="005D5273" w:rsidP="00403648">
            <w:pPr>
              <w:spacing w:before="0" w:after="0" w:line="240" w:lineRule="auto"/>
              <w:ind w:firstLine="0"/>
              <w:rPr>
                <w:color w:val="000000"/>
                <w:sz w:val="22"/>
                <w:szCs w:val="22"/>
              </w:rPr>
            </w:pPr>
            <w:r>
              <w:rPr>
                <w:color w:val="000000"/>
                <w:sz w:val="22"/>
                <w:szCs w:val="22"/>
              </w:rPr>
              <w:t>Sequence QC</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5AD09FB1" w14:textId="77777777" w:rsidR="005D5273" w:rsidRDefault="005D5273" w:rsidP="00403648">
            <w:pPr>
              <w:spacing w:before="0" w:after="0" w:line="240" w:lineRule="auto"/>
              <w:ind w:firstLine="0"/>
              <w:rPr>
                <w:color w:val="000000"/>
                <w:sz w:val="22"/>
                <w:szCs w:val="22"/>
              </w:rPr>
            </w:pPr>
            <w:r>
              <w:rPr>
                <w:color w:val="000000"/>
                <w:sz w:val="22"/>
                <w:szCs w:val="22"/>
              </w:rPr>
              <w:t>Number of individuals that were successfully sequenced*</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108B320E" w14:textId="77777777" w:rsidR="005D5273" w:rsidRDefault="005D5273" w:rsidP="00403648">
            <w:pPr>
              <w:spacing w:before="0" w:after="0" w:line="240" w:lineRule="auto"/>
              <w:ind w:firstLine="0"/>
              <w:rPr>
                <w:color w:val="000000"/>
                <w:sz w:val="22"/>
                <w:szCs w:val="22"/>
              </w:rPr>
            </w:pPr>
            <w:r w:rsidRPr="009F20C3">
              <w:rPr>
                <w:i/>
                <w:iCs/>
                <w:color w:val="000000"/>
                <w:sz w:val="22"/>
                <w:szCs w:val="22"/>
              </w:rPr>
              <w:t>N</w:t>
            </w:r>
            <w:r>
              <w:rPr>
                <w:color w:val="000000"/>
                <w:sz w:val="22"/>
                <w:szCs w:val="22"/>
              </w:rPr>
              <w:t>=200 individuals</w:t>
            </w:r>
          </w:p>
        </w:tc>
      </w:tr>
      <w:tr w:rsidR="005D5273" w:rsidRPr="00C0114A" w14:paraId="29EFEFB7"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309D0862" w14:textId="77777777" w:rsidR="005D5273" w:rsidRPr="00860AB9" w:rsidRDefault="005D5273" w:rsidP="00403648">
            <w:pPr>
              <w:spacing w:before="0" w:after="0" w:line="240" w:lineRule="auto"/>
              <w:ind w:firstLine="0"/>
              <w:rPr>
                <w:color w:val="000000"/>
                <w:sz w:val="22"/>
                <w:szCs w:val="22"/>
              </w:rPr>
            </w:pPr>
            <w:r>
              <w:rPr>
                <w:color w:val="000000"/>
                <w:sz w:val="22"/>
                <w:szCs w:val="22"/>
              </w:rPr>
              <w:t>Sequence QC</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135763A8" w14:textId="77777777" w:rsidR="005D5273" w:rsidRPr="00860AB9" w:rsidRDefault="005D5273" w:rsidP="00403648">
            <w:pPr>
              <w:spacing w:before="0" w:after="0" w:line="240" w:lineRule="auto"/>
              <w:ind w:firstLine="0"/>
              <w:rPr>
                <w:color w:val="000000"/>
                <w:sz w:val="22"/>
                <w:szCs w:val="22"/>
              </w:rPr>
            </w:pPr>
            <w:r>
              <w:rPr>
                <w:color w:val="000000"/>
                <w:sz w:val="22"/>
                <w:szCs w:val="22"/>
              </w:rPr>
              <w:t>Total number of reads prior to any filtering*</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1A96E585" w14:textId="77777777" w:rsidR="005D5273" w:rsidRPr="00196094" w:rsidRDefault="005D5273" w:rsidP="00403648">
            <w:pPr>
              <w:spacing w:before="0" w:after="0" w:line="240" w:lineRule="auto"/>
              <w:ind w:firstLine="0"/>
              <w:rPr>
                <w:color w:val="000000"/>
                <w:sz w:val="22"/>
                <w:szCs w:val="22"/>
              </w:rPr>
            </w:pPr>
            <w:r>
              <w:rPr>
                <w:color w:val="000000"/>
                <w:sz w:val="22"/>
                <w:szCs w:val="22"/>
              </w:rPr>
              <w:t>1.5 x 10</w:t>
            </w:r>
            <w:r w:rsidRPr="003A1646">
              <w:rPr>
                <w:color w:val="000000"/>
                <w:sz w:val="22"/>
                <w:szCs w:val="22"/>
                <w:vertAlign w:val="superscript"/>
              </w:rPr>
              <w:t>8</w:t>
            </w:r>
            <w:r>
              <w:rPr>
                <w:color w:val="000000"/>
                <w:sz w:val="22"/>
                <w:szCs w:val="22"/>
              </w:rPr>
              <w:t xml:space="preserve"> reads</w:t>
            </w:r>
          </w:p>
        </w:tc>
      </w:tr>
      <w:tr w:rsidR="005D5273" w:rsidRPr="00C0114A" w14:paraId="2056AFBC"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74CC157F" w14:textId="77777777" w:rsidR="005D5273" w:rsidRPr="00860AB9" w:rsidRDefault="005D5273" w:rsidP="00403648">
            <w:pPr>
              <w:spacing w:before="0" w:after="0" w:line="240" w:lineRule="auto"/>
              <w:ind w:firstLine="0"/>
              <w:rPr>
                <w:color w:val="000000"/>
                <w:sz w:val="22"/>
                <w:szCs w:val="22"/>
              </w:rPr>
            </w:pPr>
            <w:r>
              <w:rPr>
                <w:color w:val="000000"/>
                <w:sz w:val="22"/>
                <w:szCs w:val="22"/>
              </w:rPr>
              <w:t>Sequence QC</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5461970E" w14:textId="77777777" w:rsidR="005D5273" w:rsidRPr="00860AB9" w:rsidRDefault="005D5273" w:rsidP="00403648">
            <w:pPr>
              <w:spacing w:before="0" w:after="0" w:line="240" w:lineRule="auto"/>
              <w:ind w:firstLine="0"/>
              <w:rPr>
                <w:color w:val="000000"/>
                <w:sz w:val="22"/>
                <w:szCs w:val="22"/>
              </w:rPr>
            </w:pPr>
            <w:r>
              <w:rPr>
                <w:color w:val="000000"/>
                <w:sz w:val="22"/>
                <w:szCs w:val="22"/>
              </w:rPr>
              <w:t>Number of reads remaining after filtering for read quality**</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3EECDFE8" w14:textId="77777777" w:rsidR="005D5273" w:rsidRPr="00860AB9" w:rsidRDefault="005D5273" w:rsidP="00403648">
            <w:pPr>
              <w:spacing w:before="0" w:after="0" w:line="240" w:lineRule="auto"/>
              <w:ind w:firstLine="0"/>
              <w:rPr>
                <w:color w:val="000000"/>
                <w:sz w:val="22"/>
                <w:szCs w:val="22"/>
              </w:rPr>
            </w:pPr>
            <w:r>
              <w:rPr>
                <w:color w:val="000000"/>
                <w:sz w:val="22"/>
                <w:szCs w:val="22"/>
              </w:rPr>
              <w:t>0.8 x 10</w:t>
            </w:r>
            <w:r w:rsidRPr="003A1646">
              <w:rPr>
                <w:color w:val="000000"/>
                <w:sz w:val="22"/>
                <w:szCs w:val="22"/>
                <w:vertAlign w:val="superscript"/>
              </w:rPr>
              <w:t>8</w:t>
            </w:r>
            <w:r>
              <w:rPr>
                <w:color w:val="000000"/>
                <w:sz w:val="22"/>
                <w:szCs w:val="22"/>
              </w:rPr>
              <w:t xml:space="preserve"> reads</w:t>
            </w:r>
          </w:p>
        </w:tc>
      </w:tr>
      <w:tr w:rsidR="005D5273" w:rsidRPr="00C0114A" w14:paraId="09C55F0A"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38A07AB7" w14:textId="77777777" w:rsidR="005D5273" w:rsidRPr="00860AB9" w:rsidRDefault="005D5273" w:rsidP="00403648">
            <w:pPr>
              <w:spacing w:before="0" w:after="0" w:line="240" w:lineRule="auto"/>
              <w:ind w:firstLine="0"/>
              <w:rPr>
                <w:color w:val="000000"/>
                <w:sz w:val="22"/>
                <w:szCs w:val="22"/>
              </w:rPr>
            </w:pPr>
            <w:r>
              <w:rPr>
                <w:color w:val="000000"/>
                <w:sz w:val="22"/>
                <w:szCs w:val="22"/>
              </w:rPr>
              <w:t>Mapped read filtering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7F9099E4" w14:textId="77777777" w:rsidR="005D5273" w:rsidRPr="00860AB9" w:rsidRDefault="005D5273" w:rsidP="00403648">
            <w:pPr>
              <w:spacing w:before="0" w:after="0" w:line="240" w:lineRule="auto"/>
              <w:ind w:firstLine="0"/>
              <w:rPr>
                <w:color w:val="000000"/>
                <w:sz w:val="22"/>
                <w:szCs w:val="22"/>
              </w:rPr>
            </w:pPr>
            <w:r>
              <w:rPr>
                <w:color w:val="000000"/>
                <w:sz w:val="22"/>
                <w:szCs w:val="22"/>
              </w:rPr>
              <w:t>Number of reads that mapped</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696CB0BE" w14:textId="77777777" w:rsidR="005D5273" w:rsidRPr="00860AB9" w:rsidRDefault="005D5273" w:rsidP="00403648">
            <w:pPr>
              <w:spacing w:before="0" w:after="0" w:line="240" w:lineRule="auto"/>
              <w:ind w:firstLine="0"/>
              <w:rPr>
                <w:color w:val="000000"/>
                <w:sz w:val="22"/>
                <w:szCs w:val="22"/>
              </w:rPr>
            </w:pPr>
            <w:r>
              <w:rPr>
                <w:color w:val="000000"/>
                <w:sz w:val="22"/>
                <w:szCs w:val="22"/>
              </w:rPr>
              <w:t>6.8 x 10</w:t>
            </w:r>
            <w:r w:rsidRPr="00546162">
              <w:rPr>
                <w:color w:val="000000"/>
                <w:sz w:val="22"/>
                <w:szCs w:val="22"/>
                <w:vertAlign w:val="superscript"/>
              </w:rPr>
              <w:t>7</w:t>
            </w:r>
            <w:r>
              <w:rPr>
                <w:color w:val="000000"/>
                <w:sz w:val="22"/>
                <w:szCs w:val="22"/>
              </w:rPr>
              <w:t xml:space="preserve"> reads</w:t>
            </w:r>
          </w:p>
        </w:tc>
      </w:tr>
      <w:tr w:rsidR="005D5273" w:rsidRPr="00C0114A" w14:paraId="36A602BD"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73DBB954" w14:textId="77777777" w:rsidR="005D5273" w:rsidRPr="00860AB9" w:rsidRDefault="005D5273" w:rsidP="00403648">
            <w:pPr>
              <w:spacing w:before="0" w:after="0" w:line="240" w:lineRule="auto"/>
              <w:ind w:firstLine="0"/>
              <w:rPr>
                <w:color w:val="000000"/>
                <w:sz w:val="22"/>
                <w:szCs w:val="22"/>
              </w:rPr>
            </w:pPr>
            <w:r>
              <w:rPr>
                <w:color w:val="000000"/>
                <w:sz w:val="22"/>
                <w:szCs w:val="22"/>
              </w:rPr>
              <w:t>Mapped read filtering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4F61BC48" w14:textId="77777777" w:rsidR="005D5273" w:rsidRPr="00860AB9" w:rsidRDefault="005D5273" w:rsidP="00403648">
            <w:pPr>
              <w:spacing w:before="0" w:after="0" w:line="240" w:lineRule="auto"/>
              <w:ind w:firstLine="0"/>
              <w:rPr>
                <w:color w:val="000000"/>
                <w:sz w:val="22"/>
                <w:szCs w:val="22"/>
              </w:rPr>
            </w:pPr>
            <w:r>
              <w:rPr>
                <w:color w:val="000000"/>
                <w:sz w:val="22"/>
                <w:szCs w:val="22"/>
              </w:rPr>
              <w:t>Number of reads remaining after filtering for mapping quality</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7380FE3B" w14:textId="77777777" w:rsidR="005D5273" w:rsidRPr="00860AB9" w:rsidRDefault="005D5273" w:rsidP="00403648">
            <w:pPr>
              <w:spacing w:before="0" w:after="0" w:line="240" w:lineRule="auto"/>
              <w:ind w:firstLine="0"/>
              <w:rPr>
                <w:color w:val="000000"/>
                <w:sz w:val="22"/>
                <w:szCs w:val="22"/>
              </w:rPr>
            </w:pPr>
            <w:r>
              <w:rPr>
                <w:color w:val="000000"/>
                <w:sz w:val="22"/>
                <w:szCs w:val="22"/>
              </w:rPr>
              <w:t>5.1 x 10</w:t>
            </w:r>
            <w:r w:rsidRPr="00B34060">
              <w:rPr>
                <w:color w:val="000000"/>
                <w:sz w:val="22"/>
                <w:szCs w:val="22"/>
                <w:vertAlign w:val="superscript"/>
              </w:rPr>
              <w:t>7</w:t>
            </w:r>
            <w:r>
              <w:rPr>
                <w:color w:val="000000"/>
                <w:sz w:val="22"/>
                <w:szCs w:val="22"/>
              </w:rPr>
              <w:t xml:space="preserve"> reads</w:t>
            </w:r>
          </w:p>
        </w:tc>
      </w:tr>
      <w:tr w:rsidR="005D5273" w:rsidRPr="00C0114A" w14:paraId="1631104E"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19C3D651" w14:textId="77777777" w:rsidR="005D5273" w:rsidRDefault="005D5273" w:rsidP="00403648">
            <w:pPr>
              <w:spacing w:before="0" w:after="0" w:line="240" w:lineRule="auto"/>
              <w:ind w:firstLine="0"/>
              <w:rPr>
                <w:color w:val="000000"/>
                <w:sz w:val="22"/>
                <w:szCs w:val="22"/>
              </w:rPr>
            </w:pPr>
            <w:r>
              <w:rPr>
                <w:color w:val="000000"/>
                <w:sz w:val="22"/>
                <w:szCs w:val="22"/>
              </w:rPr>
              <w:t>Mapped read filtering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0901AA1C" w14:textId="77777777" w:rsidR="005D5273" w:rsidRDefault="005D5273" w:rsidP="00403648">
            <w:pPr>
              <w:spacing w:before="0" w:after="0" w:line="240" w:lineRule="auto"/>
              <w:ind w:firstLine="0"/>
              <w:rPr>
                <w:color w:val="000000"/>
                <w:sz w:val="22"/>
                <w:szCs w:val="22"/>
              </w:rPr>
            </w:pPr>
            <w:r>
              <w:rPr>
                <w:color w:val="000000"/>
                <w:sz w:val="22"/>
                <w:szCs w:val="22"/>
              </w:rPr>
              <w:t>Number of reads remaining after filtering for improperly paired reads</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1FE7AEFE" w14:textId="77777777" w:rsidR="005D5273" w:rsidRPr="00860AB9" w:rsidRDefault="005D5273" w:rsidP="00403648">
            <w:pPr>
              <w:spacing w:before="0" w:after="0" w:line="240" w:lineRule="auto"/>
              <w:ind w:firstLine="0"/>
              <w:rPr>
                <w:color w:val="000000"/>
                <w:sz w:val="22"/>
                <w:szCs w:val="22"/>
              </w:rPr>
            </w:pPr>
            <w:r>
              <w:rPr>
                <w:color w:val="000000"/>
                <w:sz w:val="22"/>
                <w:szCs w:val="22"/>
              </w:rPr>
              <w:t>4.8 x 10</w:t>
            </w:r>
            <w:r w:rsidRPr="00B34060">
              <w:rPr>
                <w:color w:val="000000"/>
                <w:sz w:val="22"/>
                <w:szCs w:val="22"/>
                <w:vertAlign w:val="superscript"/>
              </w:rPr>
              <w:t>7</w:t>
            </w:r>
            <w:r>
              <w:rPr>
                <w:color w:val="000000"/>
                <w:sz w:val="22"/>
                <w:szCs w:val="22"/>
              </w:rPr>
              <w:t xml:space="preserve"> reads</w:t>
            </w:r>
          </w:p>
        </w:tc>
      </w:tr>
      <w:tr w:rsidR="005D5273" w:rsidRPr="00C0114A" w14:paraId="55EF6E41" w14:textId="77777777" w:rsidTr="00403648">
        <w:trPr>
          <w:trHeight w:val="576"/>
        </w:trPr>
        <w:tc>
          <w:tcPr>
            <w:tcW w:w="1312" w:type="pct"/>
            <w:tcBorders>
              <w:top w:val="nil"/>
              <w:left w:val="single" w:sz="4" w:space="0" w:color="000000"/>
              <w:bottom w:val="single" w:sz="4" w:space="0" w:color="000000"/>
              <w:right w:val="single" w:sz="4" w:space="0" w:color="000000" w:themeColor="text1"/>
            </w:tcBorders>
            <w:shd w:val="clear" w:color="auto" w:fill="E5DFEC" w:themeFill="accent4" w:themeFillTint="33"/>
            <w:vAlign w:val="center"/>
          </w:tcPr>
          <w:p w14:paraId="734B457E" w14:textId="77777777" w:rsidR="005D5273" w:rsidRDefault="005D5273" w:rsidP="00403648">
            <w:pPr>
              <w:spacing w:before="0" w:after="0" w:line="240" w:lineRule="auto"/>
              <w:ind w:firstLine="0"/>
              <w:rPr>
                <w:color w:val="000000"/>
                <w:sz w:val="22"/>
                <w:szCs w:val="22"/>
              </w:rPr>
            </w:pPr>
            <w:r>
              <w:rPr>
                <w:color w:val="000000"/>
                <w:sz w:val="22"/>
                <w:szCs w:val="22"/>
              </w:rPr>
              <w:t>Mapped read filtering</w:t>
            </w:r>
          </w:p>
        </w:tc>
        <w:tc>
          <w:tcPr>
            <w:tcW w:w="2428" w:type="pct"/>
            <w:tcBorders>
              <w:top w:val="nil"/>
              <w:left w:val="nil"/>
              <w:bottom w:val="single" w:sz="4" w:space="0" w:color="000000"/>
              <w:right w:val="single" w:sz="4" w:space="0" w:color="000000"/>
            </w:tcBorders>
            <w:shd w:val="clear" w:color="auto" w:fill="E5DFEC" w:themeFill="accent4" w:themeFillTint="33"/>
            <w:vAlign w:val="center"/>
          </w:tcPr>
          <w:p w14:paraId="29B5E5B7" w14:textId="77777777" w:rsidR="005D5273" w:rsidRDefault="005D5273" w:rsidP="00403648">
            <w:pPr>
              <w:spacing w:before="0" w:after="0" w:line="240" w:lineRule="auto"/>
              <w:ind w:firstLine="0"/>
              <w:rPr>
                <w:color w:val="000000"/>
                <w:sz w:val="22"/>
                <w:szCs w:val="22"/>
              </w:rPr>
            </w:pPr>
            <w:r>
              <w:rPr>
                <w:color w:val="000000"/>
                <w:sz w:val="22"/>
                <w:szCs w:val="22"/>
              </w:rPr>
              <w:t>Number of reads remaining after filtering for PCR duplicates***</w:t>
            </w:r>
          </w:p>
        </w:tc>
        <w:tc>
          <w:tcPr>
            <w:tcW w:w="1260" w:type="pct"/>
            <w:tcBorders>
              <w:top w:val="nil"/>
              <w:left w:val="nil"/>
              <w:bottom w:val="single" w:sz="4" w:space="0" w:color="000000"/>
              <w:right w:val="single" w:sz="4" w:space="0" w:color="000000"/>
            </w:tcBorders>
            <w:shd w:val="clear" w:color="auto" w:fill="E5DFEC" w:themeFill="accent4" w:themeFillTint="33"/>
            <w:vAlign w:val="center"/>
          </w:tcPr>
          <w:p w14:paraId="423A6988" w14:textId="77777777" w:rsidR="005D5273" w:rsidRPr="000E2F31" w:rsidRDefault="005D5273" w:rsidP="00403648">
            <w:pPr>
              <w:pStyle w:val="ListParagraph"/>
              <w:numPr>
                <w:ilvl w:val="1"/>
                <w:numId w:val="1"/>
              </w:numPr>
              <w:spacing w:before="0" w:after="0" w:line="240" w:lineRule="auto"/>
              <w:rPr>
                <w:color w:val="000000"/>
                <w:sz w:val="22"/>
                <w:szCs w:val="22"/>
                <w:lang w:val="en-GB"/>
              </w:rPr>
            </w:pPr>
            <w:r>
              <w:rPr>
                <w:color w:val="000000"/>
                <w:sz w:val="22"/>
                <w:szCs w:val="22"/>
                <w:lang w:val="en-GB"/>
              </w:rPr>
              <w:t>x</w:t>
            </w:r>
            <w:r w:rsidRPr="000E2F31">
              <w:rPr>
                <w:color w:val="000000"/>
                <w:sz w:val="22"/>
                <w:szCs w:val="22"/>
                <w:lang w:val="en-GB"/>
              </w:rPr>
              <w:t xml:space="preserve"> 10</w:t>
            </w:r>
            <w:r w:rsidRPr="000E2F31">
              <w:rPr>
                <w:color w:val="000000"/>
                <w:sz w:val="22"/>
                <w:szCs w:val="22"/>
                <w:vertAlign w:val="superscript"/>
                <w:lang w:val="en-GB"/>
              </w:rPr>
              <w:t>6</w:t>
            </w:r>
            <w:r w:rsidRPr="000E2F31">
              <w:rPr>
                <w:color w:val="000000"/>
                <w:sz w:val="22"/>
                <w:szCs w:val="22"/>
                <w:lang w:val="en-GB"/>
              </w:rPr>
              <w:t xml:space="preserve"> reads</w:t>
            </w:r>
          </w:p>
        </w:tc>
      </w:tr>
    </w:tbl>
    <w:p w14:paraId="5D65AA60" w14:textId="77777777" w:rsidR="005D5273" w:rsidRPr="000E2F31" w:rsidRDefault="005D5273" w:rsidP="005D5273">
      <w:pPr>
        <w:suppressLineNumbers/>
        <w:spacing w:before="0" w:after="0" w:line="276" w:lineRule="auto"/>
        <w:ind w:left="-450" w:firstLine="0"/>
        <w:rPr>
          <w:bCs/>
          <w:sz w:val="22"/>
          <w:szCs w:val="22"/>
        </w:rPr>
      </w:pPr>
      <w:r w:rsidRPr="000E2F31">
        <w:rPr>
          <w:bCs/>
          <w:sz w:val="22"/>
          <w:szCs w:val="22"/>
        </w:rPr>
        <w:t>*The parameters and parameter values used to characterize “success” should be clearly described. Samples filtered out at this stage typically include</w:t>
      </w:r>
      <w:r>
        <w:rPr>
          <w:bCs/>
          <w:sz w:val="22"/>
          <w:szCs w:val="22"/>
        </w:rPr>
        <w:t xml:space="preserve"> those with</w:t>
      </w:r>
      <w:r w:rsidRPr="000E2F31">
        <w:rPr>
          <w:bCs/>
          <w:sz w:val="22"/>
          <w:szCs w:val="22"/>
        </w:rPr>
        <w:t xml:space="preserve"> large deviations from the average number of reads per individual and/or a large percentage of reads with low </w:t>
      </w:r>
      <w:r>
        <w:rPr>
          <w:bCs/>
          <w:sz w:val="22"/>
          <w:szCs w:val="22"/>
        </w:rPr>
        <w:t>base-quality</w:t>
      </w:r>
      <w:r w:rsidRPr="000E2F31">
        <w:rPr>
          <w:bCs/>
          <w:sz w:val="22"/>
          <w:szCs w:val="22"/>
        </w:rPr>
        <w:t xml:space="preserve"> scores.</w:t>
      </w:r>
    </w:p>
    <w:p w14:paraId="2045FAE5" w14:textId="77777777" w:rsidR="005D5273" w:rsidRDefault="005D5273" w:rsidP="005D5273">
      <w:pPr>
        <w:suppressLineNumbers/>
        <w:spacing w:before="20" w:after="0" w:line="276" w:lineRule="auto"/>
        <w:ind w:left="-450" w:firstLine="0"/>
        <w:rPr>
          <w:bCs/>
          <w:sz w:val="22"/>
          <w:szCs w:val="22"/>
        </w:rPr>
      </w:pPr>
      <w:r w:rsidRPr="000E2F31">
        <w:rPr>
          <w:bCs/>
          <w:sz w:val="22"/>
          <w:szCs w:val="22"/>
        </w:rPr>
        <w:t>**</w:t>
      </w:r>
      <w:r>
        <w:rPr>
          <w:bCs/>
          <w:sz w:val="22"/>
          <w:szCs w:val="22"/>
        </w:rPr>
        <w:t>Any additional filters used during sequence QC, such as filtering for poly-G tails or adapter mismatches should be given their own row</w:t>
      </w:r>
      <w:r w:rsidRPr="000E2F31">
        <w:rPr>
          <w:bCs/>
          <w:sz w:val="22"/>
          <w:szCs w:val="22"/>
        </w:rPr>
        <w:t>.</w:t>
      </w:r>
      <w:r w:rsidRPr="00EA7103">
        <w:rPr>
          <w:bCs/>
          <w:sz w:val="22"/>
          <w:szCs w:val="22"/>
        </w:rPr>
        <w:t xml:space="preserve"> </w:t>
      </w:r>
    </w:p>
    <w:p w14:paraId="37B6EAC0" w14:textId="77777777" w:rsidR="005D5273" w:rsidRDefault="005D5273" w:rsidP="005D5273">
      <w:pPr>
        <w:suppressLineNumbers/>
        <w:spacing w:before="20" w:after="0" w:line="276" w:lineRule="auto"/>
        <w:ind w:left="-450" w:firstLine="0"/>
        <w:rPr>
          <w:b/>
        </w:rPr>
      </w:pPr>
      <w:r w:rsidRPr="000E2F31">
        <w:rPr>
          <w:bCs/>
          <w:sz w:val="22"/>
          <w:szCs w:val="22"/>
        </w:rPr>
        <w:t>**</w:t>
      </w:r>
      <w:r>
        <w:rPr>
          <w:bCs/>
          <w:sz w:val="22"/>
          <w:szCs w:val="22"/>
        </w:rPr>
        <w:t>*Any additional filters used during filtering of mapped reads should be given their own row</w:t>
      </w:r>
      <w:r w:rsidRPr="000E2F31">
        <w:rPr>
          <w:bCs/>
          <w:sz w:val="22"/>
          <w:szCs w:val="22"/>
        </w:rPr>
        <w:t>.</w:t>
      </w:r>
      <w:r>
        <w:rPr>
          <w:bCs/>
          <w:sz w:val="22"/>
          <w:szCs w:val="22"/>
        </w:rPr>
        <w:t xml:space="preserve"> Notice in this heuristic example that alignment (number of reads that mapped) and filtering for PCR duplicates had large effects. By using a table such as the one presented here, readers will be able to determine which filtering steps had the largest effects.</w:t>
      </w:r>
      <w:r>
        <w:rPr>
          <w:b/>
        </w:rPr>
        <w:br w:type="page"/>
      </w:r>
    </w:p>
    <w:p w14:paraId="032B32D6" w14:textId="51169FCF" w:rsidR="005D5273" w:rsidRPr="00860AB9" w:rsidRDefault="005D5273" w:rsidP="005D5273">
      <w:pPr>
        <w:suppressLineNumbers/>
        <w:spacing w:before="0" w:after="0" w:line="240" w:lineRule="auto"/>
        <w:ind w:left="-1080" w:firstLine="0"/>
        <w:rPr>
          <w:bCs/>
        </w:rPr>
      </w:pPr>
      <w:r w:rsidRPr="00C0114A">
        <w:rPr>
          <w:b/>
        </w:rPr>
        <w:lastRenderedPageBreak/>
        <w:t>Table 2:</w:t>
      </w:r>
      <w:r>
        <w:rPr>
          <w:b/>
        </w:rPr>
        <w:t xml:space="preserve"> </w:t>
      </w:r>
      <w:r>
        <w:rPr>
          <w:bCs/>
        </w:rPr>
        <w:t>Representative</w:t>
      </w:r>
      <w:r w:rsidRPr="00860AB9">
        <w:rPr>
          <w:bCs/>
        </w:rPr>
        <w:t xml:space="preserve"> table demonstrating </w:t>
      </w:r>
      <w:r>
        <w:rPr>
          <w:bCs/>
        </w:rPr>
        <w:t>post-variant</w:t>
      </w:r>
      <w:r w:rsidRPr="00860AB9">
        <w:rPr>
          <w:bCs/>
        </w:rPr>
        <w:t xml:space="preserve"> reporting</w:t>
      </w:r>
      <w:r>
        <w:rPr>
          <w:bCs/>
        </w:rPr>
        <w:t xml:space="preserve"> standards. All accompanying code and filtering steps should be reported in the Postvariant Notebook; See Figure 3 for a detailed Flow Chart and Supplementary Notebook 2 for an example Post-variant Notebook. The sequence of filtering events can affect downstream results, so rows should be arranged chronologically. All filters should be recorded as a separate row; even if a particular filter is not mentioned or default values are used for that type of filter. Depending on the objectives of the study, different numbers of datasets may need to be created. In this example, we assume a targeted read depth of 20x coverage per individual and 200 sequenced individuals (following from Table 1). </w:t>
      </w:r>
    </w:p>
    <w:tbl>
      <w:tblPr>
        <w:tblW w:w="5873" w:type="pct"/>
        <w:tblInd w:w="-1085" w:type="dxa"/>
        <w:tblLayout w:type="fixed"/>
        <w:tblLook w:val="04A0" w:firstRow="1" w:lastRow="0" w:firstColumn="1" w:lastColumn="0" w:noHBand="0" w:noVBand="1"/>
      </w:tblPr>
      <w:tblGrid>
        <w:gridCol w:w="2969"/>
        <w:gridCol w:w="3067"/>
        <w:gridCol w:w="2969"/>
        <w:gridCol w:w="3060"/>
        <w:gridCol w:w="3146"/>
      </w:tblGrid>
      <w:tr w:rsidR="005D5273" w:rsidRPr="00C0114A" w14:paraId="51C610F1" w14:textId="77777777" w:rsidTr="00403648">
        <w:trPr>
          <w:trHeight w:val="432"/>
        </w:trPr>
        <w:tc>
          <w:tcPr>
            <w:tcW w:w="976" w:type="pct"/>
            <w:tcBorders>
              <w:top w:val="single" w:sz="4" w:space="0" w:color="000000"/>
              <w:left w:val="single" w:sz="4" w:space="0" w:color="000000"/>
              <w:bottom w:val="single" w:sz="4" w:space="0" w:color="000000"/>
              <w:right w:val="single" w:sz="4" w:space="0" w:color="000000" w:themeColor="text1"/>
            </w:tcBorders>
            <w:shd w:val="clear" w:color="auto" w:fill="D9D9D9" w:themeFill="background1" w:themeFillShade="D9"/>
            <w:vAlign w:val="bottom"/>
            <w:hideMark/>
          </w:tcPr>
          <w:p w14:paraId="2B49FB5C"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Filtering Step</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vAlign w:val="bottom"/>
          </w:tcPr>
          <w:p w14:paraId="503CB411"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Dataset 1</w:t>
            </w:r>
          </w:p>
        </w:tc>
        <w:tc>
          <w:tcPr>
            <w:tcW w:w="976" w:type="pct"/>
            <w:tcBorders>
              <w:top w:val="single" w:sz="4" w:space="0" w:color="000000"/>
              <w:left w:val="nil"/>
              <w:bottom w:val="single" w:sz="4" w:space="0" w:color="000000"/>
              <w:right w:val="single" w:sz="4" w:space="0" w:color="000000"/>
            </w:tcBorders>
            <w:shd w:val="clear" w:color="auto" w:fill="D9D9D9" w:themeFill="background1" w:themeFillShade="D9"/>
            <w:vAlign w:val="bottom"/>
          </w:tcPr>
          <w:p w14:paraId="43D4D122"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 xml:space="preserve">Dataset </w:t>
            </w:r>
            <w:r>
              <w:rPr>
                <w:b/>
                <w:bCs/>
                <w:color w:val="000000"/>
                <w:sz w:val="20"/>
                <w:szCs w:val="20"/>
              </w:rPr>
              <w:t>2</w:t>
            </w:r>
          </w:p>
        </w:tc>
        <w:tc>
          <w:tcPr>
            <w:tcW w:w="1006" w:type="pct"/>
            <w:tcBorders>
              <w:top w:val="single" w:sz="4" w:space="0" w:color="000000"/>
              <w:left w:val="nil"/>
              <w:bottom w:val="single" w:sz="4" w:space="0" w:color="000000"/>
              <w:right w:val="single" w:sz="4" w:space="0" w:color="000000"/>
            </w:tcBorders>
            <w:shd w:val="clear" w:color="auto" w:fill="D9D9D9" w:themeFill="background1" w:themeFillShade="D9"/>
            <w:vAlign w:val="bottom"/>
          </w:tcPr>
          <w:p w14:paraId="5667E0D7"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 xml:space="preserve">Dataset </w:t>
            </w:r>
            <w:r>
              <w:rPr>
                <w:b/>
                <w:bCs/>
                <w:color w:val="000000"/>
                <w:sz w:val="20"/>
                <w:szCs w:val="20"/>
              </w:rPr>
              <w:t>3</w:t>
            </w:r>
          </w:p>
        </w:tc>
        <w:tc>
          <w:tcPr>
            <w:tcW w:w="1034" w:type="pct"/>
            <w:tcBorders>
              <w:top w:val="single" w:sz="4" w:space="0" w:color="000000"/>
              <w:left w:val="nil"/>
              <w:bottom w:val="single" w:sz="4" w:space="0" w:color="000000"/>
              <w:right w:val="single" w:sz="4" w:space="0" w:color="000000"/>
            </w:tcBorders>
            <w:shd w:val="clear" w:color="auto" w:fill="D9D9D9" w:themeFill="background1" w:themeFillShade="D9"/>
            <w:vAlign w:val="bottom"/>
          </w:tcPr>
          <w:p w14:paraId="6A2969A0" w14:textId="77777777" w:rsidR="005D5273" w:rsidRPr="008F6A6E" w:rsidRDefault="005D5273" w:rsidP="00403648">
            <w:pPr>
              <w:spacing w:before="0" w:after="0" w:line="240" w:lineRule="auto"/>
              <w:ind w:firstLine="0"/>
              <w:rPr>
                <w:b/>
                <w:bCs/>
                <w:color w:val="000000"/>
                <w:sz w:val="20"/>
                <w:szCs w:val="20"/>
              </w:rPr>
            </w:pPr>
            <w:r w:rsidRPr="008F6A6E">
              <w:rPr>
                <w:b/>
                <w:bCs/>
                <w:color w:val="000000"/>
                <w:sz w:val="20"/>
                <w:szCs w:val="20"/>
              </w:rPr>
              <w:t xml:space="preserve">Dataset </w:t>
            </w:r>
            <w:r>
              <w:rPr>
                <w:b/>
                <w:bCs/>
                <w:color w:val="000000"/>
                <w:sz w:val="20"/>
                <w:szCs w:val="20"/>
              </w:rPr>
              <w:t>4</w:t>
            </w:r>
          </w:p>
        </w:tc>
      </w:tr>
      <w:tr w:rsidR="005D5273" w:rsidRPr="00C0114A" w14:paraId="08B4454C"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3684C405"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Objective</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1E60BED2"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Population structure</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0085515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GWAS-stringent</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158D276F"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GWAS-relaxed</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632E77BC"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Demography</w:t>
            </w:r>
          </w:p>
        </w:tc>
      </w:tr>
      <w:tr w:rsidR="005D5273" w:rsidRPr="00C0114A" w14:paraId="6548729E"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06D3364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Minimum Genotype Quality</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6FD4ED3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40</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569D717B"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50</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71176A8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40</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2A5DA324" w14:textId="77777777" w:rsidR="005D5273" w:rsidRPr="008F6A6E" w:rsidRDefault="005D5273" w:rsidP="00403648">
            <w:pPr>
              <w:spacing w:before="0" w:after="0" w:line="240" w:lineRule="auto"/>
              <w:ind w:firstLine="0"/>
              <w:rPr>
                <w:color w:val="000000"/>
                <w:sz w:val="20"/>
                <w:szCs w:val="20"/>
              </w:rPr>
            </w:pPr>
            <w:r>
              <w:rPr>
                <w:color w:val="000000"/>
                <w:sz w:val="20"/>
                <w:szCs w:val="20"/>
              </w:rPr>
              <w:t>40</w:t>
            </w:r>
          </w:p>
        </w:tc>
      </w:tr>
      <w:tr w:rsidR="005D5273" w:rsidRPr="00C0114A" w14:paraId="4F3B7566"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27620FBC"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Minimum Genotype Coverage</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78026E3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10x</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104A5846"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20x</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0F291C52"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15x</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373033AE" w14:textId="77777777" w:rsidR="005D5273" w:rsidRPr="008F6A6E" w:rsidRDefault="005D5273" w:rsidP="00403648">
            <w:pPr>
              <w:spacing w:before="0" w:after="0" w:line="240" w:lineRule="auto"/>
              <w:ind w:firstLine="0"/>
              <w:rPr>
                <w:color w:val="000000"/>
                <w:sz w:val="20"/>
                <w:szCs w:val="20"/>
              </w:rPr>
            </w:pPr>
            <w:r>
              <w:rPr>
                <w:color w:val="000000"/>
                <w:sz w:val="20"/>
                <w:szCs w:val="20"/>
              </w:rPr>
              <w:t>10x</w:t>
            </w:r>
          </w:p>
        </w:tc>
      </w:tr>
      <w:tr w:rsidR="005D5273" w:rsidRPr="00C0114A" w14:paraId="0522704D"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3713A61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Maximum Genotype Coverage</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07D6B61E"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30x</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53154B8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30x</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72FE6CF3" w14:textId="77777777" w:rsidR="005D5273" w:rsidRPr="008F6A6E" w:rsidRDefault="005D5273" w:rsidP="00403648">
            <w:pPr>
              <w:spacing w:before="0" w:after="0" w:line="240" w:lineRule="auto"/>
              <w:ind w:firstLine="0"/>
              <w:rPr>
                <w:color w:val="000000"/>
                <w:sz w:val="20"/>
                <w:szCs w:val="20"/>
              </w:rPr>
            </w:pPr>
            <w:r>
              <w:rPr>
                <w:color w:val="000000"/>
                <w:sz w:val="20"/>
                <w:szCs w:val="20"/>
              </w:rPr>
              <w:t>50</w:t>
            </w:r>
            <w:r w:rsidRPr="008F6A6E">
              <w:rPr>
                <w:color w:val="000000"/>
                <w:sz w:val="20"/>
                <w:szCs w:val="20"/>
              </w:rPr>
              <w:t>x</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25A6A55C" w14:textId="77777777" w:rsidR="005D5273" w:rsidRPr="00EE52C1" w:rsidRDefault="005D5273" w:rsidP="00403648">
            <w:pPr>
              <w:spacing w:before="0" w:after="0" w:line="240" w:lineRule="auto"/>
              <w:ind w:firstLine="0"/>
              <w:rPr>
                <w:color w:val="000000"/>
                <w:sz w:val="20"/>
                <w:szCs w:val="20"/>
              </w:rPr>
            </w:pPr>
            <w:r>
              <w:rPr>
                <w:color w:val="000000"/>
                <w:sz w:val="20"/>
                <w:szCs w:val="20"/>
              </w:rPr>
              <w:t>30x</w:t>
            </w:r>
          </w:p>
        </w:tc>
      </w:tr>
      <w:tr w:rsidR="005D5273" w:rsidRPr="00C0114A" w14:paraId="6890A8A6"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153ADE17"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Study-wide or within sample-group</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0E66E0F7"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Study-wide</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1BD11795"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Study-wide</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3F827D4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Within sample-group</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0C0CF7F2" w14:textId="77777777" w:rsidR="005D5273" w:rsidRPr="008F6A6E" w:rsidRDefault="005D5273" w:rsidP="00403648">
            <w:pPr>
              <w:spacing w:before="0" w:after="0" w:line="240" w:lineRule="auto"/>
              <w:ind w:firstLine="0"/>
              <w:rPr>
                <w:color w:val="000000"/>
                <w:sz w:val="20"/>
                <w:szCs w:val="20"/>
              </w:rPr>
            </w:pPr>
            <w:r>
              <w:rPr>
                <w:color w:val="000000"/>
                <w:sz w:val="20"/>
                <w:szCs w:val="20"/>
              </w:rPr>
              <w:t>Within sample-group</w:t>
            </w:r>
          </w:p>
        </w:tc>
      </w:tr>
      <w:tr w:rsidR="005D5273" w:rsidRPr="00C0114A" w14:paraId="5052FFCD"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10A2C8D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Maximum missing per individual</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4FFEAB9A"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15% (190/</w:t>
            </w:r>
            <w:r>
              <w:rPr>
                <w:color w:val="000000"/>
                <w:sz w:val="20"/>
                <w:szCs w:val="20"/>
              </w:rPr>
              <w:t>200</w:t>
            </w:r>
            <w:r w:rsidRPr="008F6A6E">
              <w:rPr>
                <w:color w:val="000000"/>
                <w:sz w:val="20"/>
                <w:szCs w:val="20"/>
              </w:rPr>
              <w:t xml:space="preserve"> individuals retained)</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780A1D3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5% (18</w:t>
            </w:r>
            <w:r>
              <w:rPr>
                <w:color w:val="000000"/>
                <w:sz w:val="20"/>
                <w:szCs w:val="20"/>
              </w:rPr>
              <w:t>0</w:t>
            </w:r>
            <w:r w:rsidRPr="008F6A6E">
              <w:rPr>
                <w:color w:val="000000"/>
                <w:sz w:val="20"/>
                <w:szCs w:val="20"/>
              </w:rPr>
              <w:t>/</w:t>
            </w:r>
            <w:r>
              <w:rPr>
                <w:color w:val="000000"/>
                <w:sz w:val="20"/>
                <w:szCs w:val="20"/>
              </w:rPr>
              <w:t>200</w:t>
            </w:r>
            <w:r w:rsidRPr="008F6A6E">
              <w:rPr>
                <w:color w:val="000000"/>
                <w:sz w:val="20"/>
                <w:szCs w:val="20"/>
              </w:rPr>
              <w:t xml:space="preserve"> individuals retained)</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370ED05F"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10% (</w:t>
            </w:r>
            <w:r>
              <w:rPr>
                <w:color w:val="000000"/>
                <w:sz w:val="20"/>
                <w:szCs w:val="20"/>
              </w:rPr>
              <w:t>188/200 individuals retained)</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4E5C91D2"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15% (190/</w:t>
            </w:r>
            <w:r>
              <w:rPr>
                <w:color w:val="000000"/>
                <w:sz w:val="20"/>
                <w:szCs w:val="20"/>
              </w:rPr>
              <w:t>200</w:t>
            </w:r>
            <w:r w:rsidRPr="008F6A6E">
              <w:rPr>
                <w:color w:val="000000"/>
                <w:sz w:val="20"/>
                <w:szCs w:val="20"/>
              </w:rPr>
              <w:t xml:space="preserve"> individuals retained)</w:t>
            </w:r>
          </w:p>
        </w:tc>
      </w:tr>
      <w:tr w:rsidR="005D5273" w:rsidRPr="00C0114A" w14:paraId="1F1883DC"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1B2C458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Maximum missing per locus</w:t>
            </w:r>
            <w:r>
              <w:rPr>
                <w:color w:val="000000"/>
                <w:sz w:val="20"/>
                <w:szCs w:val="20"/>
              </w:rPr>
              <w:t>**</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0C72F3CE"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1</w:t>
            </w:r>
            <w:r>
              <w:rPr>
                <w:color w:val="000000"/>
                <w:sz w:val="20"/>
                <w:szCs w:val="20"/>
              </w:rPr>
              <w:t>5</w:t>
            </w:r>
            <w:r w:rsidRPr="008F6A6E">
              <w:rPr>
                <w:color w:val="000000"/>
                <w:sz w:val="20"/>
                <w:szCs w:val="20"/>
              </w:rPr>
              <w:t>%</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30FFD112"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5%</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610471F5" w14:textId="77777777" w:rsidR="005D5273" w:rsidRPr="008F6A6E" w:rsidRDefault="005D5273" w:rsidP="00403648">
            <w:pPr>
              <w:spacing w:before="0" w:after="0" w:line="240" w:lineRule="auto"/>
              <w:ind w:firstLine="0"/>
              <w:rPr>
                <w:color w:val="000000"/>
                <w:sz w:val="20"/>
                <w:szCs w:val="20"/>
              </w:rPr>
            </w:pPr>
            <w:r>
              <w:rPr>
                <w:color w:val="000000"/>
                <w:sz w:val="20"/>
                <w:szCs w:val="20"/>
              </w:rPr>
              <w:t>10%</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0294BCB8" w14:textId="77777777" w:rsidR="005D5273" w:rsidRPr="008F6A6E" w:rsidRDefault="005D5273" w:rsidP="00403648">
            <w:pPr>
              <w:spacing w:before="0" w:after="0" w:line="240" w:lineRule="auto"/>
              <w:ind w:firstLine="0"/>
              <w:rPr>
                <w:color w:val="000000"/>
                <w:sz w:val="20"/>
                <w:szCs w:val="20"/>
              </w:rPr>
            </w:pPr>
            <w:r>
              <w:rPr>
                <w:color w:val="000000"/>
                <w:sz w:val="20"/>
                <w:szCs w:val="20"/>
              </w:rPr>
              <w:t>5%</w:t>
            </w:r>
          </w:p>
        </w:tc>
      </w:tr>
      <w:tr w:rsidR="005D5273" w:rsidRPr="00C0114A" w14:paraId="30F35ABA"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0A875E6D"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MAF/MAC</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063E3B5E" w14:textId="77777777" w:rsidR="005D5273" w:rsidRPr="008F6A6E" w:rsidRDefault="005D5273" w:rsidP="00403648">
            <w:pPr>
              <w:spacing w:before="0" w:after="0" w:line="240" w:lineRule="auto"/>
              <w:ind w:firstLine="0"/>
              <w:rPr>
                <w:color w:val="000000"/>
                <w:sz w:val="20"/>
                <w:szCs w:val="20"/>
              </w:rPr>
            </w:pPr>
            <w:r>
              <w:rPr>
                <w:color w:val="000000"/>
                <w:sz w:val="20"/>
                <w:szCs w:val="20"/>
              </w:rPr>
              <w:t>MAF=</w:t>
            </w:r>
            <w:r w:rsidRPr="008F6A6E">
              <w:rPr>
                <w:color w:val="000000"/>
                <w:sz w:val="20"/>
                <w:szCs w:val="20"/>
              </w:rPr>
              <w:t>0.05</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1C78285E" w14:textId="77777777" w:rsidR="005D5273" w:rsidRPr="008F6A6E" w:rsidRDefault="005D5273" w:rsidP="00403648">
            <w:pPr>
              <w:spacing w:before="0" w:after="0" w:line="240" w:lineRule="auto"/>
              <w:ind w:firstLine="0"/>
              <w:rPr>
                <w:color w:val="000000"/>
                <w:sz w:val="20"/>
                <w:szCs w:val="20"/>
              </w:rPr>
            </w:pPr>
            <w:r>
              <w:rPr>
                <w:color w:val="000000"/>
                <w:sz w:val="20"/>
                <w:szCs w:val="20"/>
              </w:rPr>
              <w:t>MAF=</w:t>
            </w:r>
            <w:r w:rsidRPr="008F6A6E">
              <w:rPr>
                <w:color w:val="000000"/>
                <w:sz w:val="20"/>
                <w:szCs w:val="20"/>
              </w:rPr>
              <w:t>0.05</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48B15FDC" w14:textId="77777777" w:rsidR="005D5273" w:rsidRPr="008F6A6E" w:rsidRDefault="005D5273" w:rsidP="00403648">
            <w:pPr>
              <w:spacing w:before="0" w:after="0" w:line="240" w:lineRule="auto"/>
              <w:ind w:firstLine="0"/>
              <w:rPr>
                <w:color w:val="000000"/>
                <w:sz w:val="20"/>
                <w:szCs w:val="20"/>
              </w:rPr>
            </w:pPr>
            <w:r>
              <w:rPr>
                <w:color w:val="000000"/>
                <w:sz w:val="20"/>
                <w:szCs w:val="20"/>
              </w:rPr>
              <w:t>MAF=0.01</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57B76039" w14:textId="77777777" w:rsidR="005D5273" w:rsidRPr="00EE52C1" w:rsidRDefault="005D5273" w:rsidP="00403648">
            <w:pPr>
              <w:spacing w:before="0" w:after="0" w:line="240" w:lineRule="auto"/>
              <w:ind w:firstLine="0"/>
              <w:rPr>
                <w:color w:val="000000"/>
                <w:sz w:val="20"/>
                <w:szCs w:val="20"/>
              </w:rPr>
            </w:pPr>
            <w:r>
              <w:rPr>
                <w:color w:val="000000"/>
                <w:sz w:val="20"/>
                <w:szCs w:val="20"/>
              </w:rPr>
              <w:t>MAC=2</w:t>
            </w:r>
          </w:p>
        </w:tc>
      </w:tr>
      <w:tr w:rsidR="005D5273" w:rsidRPr="00C0114A" w14:paraId="5671A412"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02EC5A41"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Linkage Disequilibrium</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404F2A6F"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No filter used</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381BAE5B"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No filter used</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18FCB539" w14:textId="77777777" w:rsidR="005D5273" w:rsidRPr="008F6A6E" w:rsidRDefault="005D5273" w:rsidP="00403648">
            <w:pPr>
              <w:spacing w:before="0" w:after="0" w:line="240" w:lineRule="auto"/>
              <w:ind w:firstLine="0"/>
              <w:rPr>
                <w:color w:val="000000"/>
                <w:sz w:val="20"/>
                <w:szCs w:val="20"/>
              </w:rPr>
            </w:pPr>
            <w:r>
              <w:rPr>
                <w:color w:val="000000"/>
                <w:sz w:val="20"/>
                <w:szCs w:val="20"/>
              </w:rPr>
              <w:t>No filter used</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31C10F38" w14:textId="77777777" w:rsidR="005D5273" w:rsidRPr="007B573B" w:rsidRDefault="005D5273" w:rsidP="00403648">
            <w:pPr>
              <w:spacing w:before="0" w:after="0" w:line="240" w:lineRule="auto"/>
              <w:ind w:firstLine="0"/>
              <w:rPr>
                <w:i/>
                <w:iCs/>
                <w:color w:val="000000"/>
                <w:sz w:val="20"/>
                <w:szCs w:val="20"/>
              </w:rPr>
            </w:pPr>
            <w:r>
              <w:rPr>
                <w:i/>
                <w:iCs/>
                <w:color w:val="000000"/>
                <w:sz w:val="20"/>
                <w:szCs w:val="20"/>
              </w:rPr>
              <w:t>r</w:t>
            </w:r>
            <w:r w:rsidRPr="007B573B">
              <w:rPr>
                <w:i/>
                <w:iCs/>
                <w:color w:val="000000"/>
                <w:sz w:val="20"/>
                <w:szCs w:val="20"/>
                <w:vertAlign w:val="superscript"/>
              </w:rPr>
              <w:t>2</w:t>
            </w:r>
            <w:r>
              <w:rPr>
                <w:i/>
                <w:iCs/>
                <w:color w:val="000000"/>
                <w:sz w:val="20"/>
                <w:szCs w:val="20"/>
                <w:vertAlign w:val="superscript"/>
              </w:rPr>
              <w:t xml:space="preserve"> </w:t>
            </w:r>
            <w:r>
              <w:rPr>
                <w:i/>
                <w:iCs/>
                <w:color w:val="000000"/>
                <w:sz w:val="20"/>
                <w:szCs w:val="20"/>
              </w:rPr>
              <w:t>&gt;= 0.25</w:t>
            </w:r>
          </w:p>
        </w:tc>
      </w:tr>
      <w:tr w:rsidR="005D5273" w:rsidRPr="00C0114A" w14:paraId="5B1F2ACE"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60B02060"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Hardy-Weinb</w:t>
            </w:r>
            <w:r>
              <w:rPr>
                <w:color w:val="000000"/>
                <w:sz w:val="20"/>
                <w:szCs w:val="20"/>
              </w:rPr>
              <w:t>e</w:t>
            </w:r>
            <w:r w:rsidRPr="008F6A6E">
              <w:rPr>
                <w:color w:val="000000"/>
                <w:sz w:val="20"/>
                <w:szCs w:val="20"/>
              </w:rPr>
              <w:t xml:space="preserve">rg </w:t>
            </w:r>
            <w:r>
              <w:rPr>
                <w:color w:val="000000"/>
                <w:sz w:val="20"/>
                <w:szCs w:val="20"/>
              </w:rPr>
              <w:t>deviations</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5FD6FAE9"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P &lt; 0.05</w:t>
            </w:r>
            <w:r>
              <w:rPr>
                <w:color w:val="000000"/>
                <w:sz w:val="20"/>
                <w:szCs w:val="20"/>
              </w:rPr>
              <w:t>; Bonferroni*</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5564960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P &lt; 0.05</w:t>
            </w:r>
            <w:r>
              <w:rPr>
                <w:color w:val="000000"/>
                <w:sz w:val="20"/>
                <w:szCs w:val="20"/>
              </w:rPr>
              <w:t>; Bonferroni*</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0EDCA57F" w14:textId="77777777" w:rsidR="005D5273" w:rsidRPr="008F6A6E" w:rsidRDefault="005D5273" w:rsidP="00403648">
            <w:pPr>
              <w:spacing w:before="0" w:after="0" w:line="240" w:lineRule="auto"/>
              <w:ind w:firstLine="0"/>
              <w:rPr>
                <w:color w:val="000000"/>
                <w:sz w:val="20"/>
                <w:szCs w:val="20"/>
              </w:rPr>
            </w:pPr>
            <w:r>
              <w:rPr>
                <w:color w:val="000000"/>
                <w:sz w:val="20"/>
                <w:szCs w:val="20"/>
              </w:rPr>
              <w:t>No filter used</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41C5C4E4" w14:textId="77777777" w:rsidR="005D5273" w:rsidRPr="008F6A6E" w:rsidRDefault="005D5273" w:rsidP="00403648">
            <w:pPr>
              <w:spacing w:before="0" w:after="0" w:line="240" w:lineRule="auto"/>
              <w:ind w:firstLine="0"/>
              <w:rPr>
                <w:color w:val="000000"/>
                <w:sz w:val="20"/>
                <w:szCs w:val="20"/>
              </w:rPr>
            </w:pPr>
            <w:r>
              <w:rPr>
                <w:color w:val="000000"/>
                <w:sz w:val="20"/>
                <w:szCs w:val="20"/>
              </w:rPr>
              <w:t>P &lt; 0.05; no FDR correction</w:t>
            </w:r>
          </w:p>
        </w:tc>
      </w:tr>
      <w:tr w:rsidR="005D5273" w:rsidRPr="00C0114A" w14:paraId="32C2A45F"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55BA01B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Results</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5BE0C45D"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Figure 1b-c</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58D9F96D"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Figure 2, Figure 3</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3D42BC0A" w14:textId="77777777" w:rsidR="005D5273" w:rsidRPr="008F6A6E" w:rsidRDefault="005D5273" w:rsidP="00403648">
            <w:pPr>
              <w:spacing w:before="0" w:after="0" w:line="240" w:lineRule="auto"/>
              <w:ind w:firstLine="0"/>
              <w:rPr>
                <w:color w:val="000000"/>
                <w:sz w:val="20"/>
                <w:szCs w:val="20"/>
              </w:rPr>
            </w:pPr>
            <w:r>
              <w:rPr>
                <w:color w:val="000000"/>
                <w:sz w:val="20"/>
                <w:szCs w:val="20"/>
              </w:rPr>
              <w:t>Supplementary Fig. 1</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4434A59F" w14:textId="77777777" w:rsidR="005D5273" w:rsidRPr="008F6A6E" w:rsidRDefault="005D5273" w:rsidP="00403648">
            <w:pPr>
              <w:spacing w:before="0" w:after="0" w:line="240" w:lineRule="auto"/>
              <w:ind w:firstLine="0"/>
              <w:rPr>
                <w:color w:val="000000"/>
                <w:sz w:val="20"/>
                <w:szCs w:val="20"/>
              </w:rPr>
            </w:pPr>
            <w:r>
              <w:rPr>
                <w:color w:val="000000"/>
                <w:sz w:val="20"/>
                <w:szCs w:val="20"/>
              </w:rPr>
              <w:t>Figure 4</w:t>
            </w:r>
          </w:p>
        </w:tc>
      </w:tr>
      <w:tr w:rsidR="005D5273" w:rsidRPr="00C0114A" w14:paraId="6B8A11A8" w14:textId="77777777" w:rsidTr="00403648">
        <w:trPr>
          <w:trHeight w:val="432"/>
        </w:trPr>
        <w:tc>
          <w:tcPr>
            <w:tcW w:w="976" w:type="pct"/>
            <w:tcBorders>
              <w:top w:val="nil"/>
              <w:left w:val="single" w:sz="4" w:space="0" w:color="000000"/>
              <w:bottom w:val="single" w:sz="4" w:space="0" w:color="000000"/>
              <w:right w:val="single" w:sz="4" w:space="0" w:color="000000" w:themeColor="text1"/>
            </w:tcBorders>
            <w:shd w:val="clear" w:color="auto" w:fill="EAF1DD" w:themeFill="accent3" w:themeFillTint="33"/>
            <w:vAlign w:val="center"/>
          </w:tcPr>
          <w:p w14:paraId="7028A1A8" w14:textId="77777777" w:rsidR="005D5273" w:rsidRPr="008F6A6E" w:rsidRDefault="005D5273" w:rsidP="00403648">
            <w:pPr>
              <w:spacing w:before="0" w:after="0" w:line="240" w:lineRule="auto"/>
              <w:ind w:firstLine="0"/>
              <w:rPr>
                <w:color w:val="000000"/>
                <w:sz w:val="20"/>
                <w:szCs w:val="20"/>
              </w:rPr>
            </w:pPr>
            <w:r w:rsidRPr="008F6A6E">
              <w:rPr>
                <w:color w:val="000000"/>
                <w:sz w:val="20"/>
                <w:szCs w:val="20"/>
              </w:rPr>
              <w:t>VCF md5sum</w:t>
            </w:r>
          </w:p>
        </w:tc>
        <w:tc>
          <w:tcPr>
            <w:tcW w:w="1008"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AF1DD" w:themeFill="accent3" w:themeFillTint="33"/>
            <w:vAlign w:val="center"/>
          </w:tcPr>
          <w:p w14:paraId="61CE9F5E" w14:textId="77777777" w:rsidR="005D5273" w:rsidRPr="00D166EA" w:rsidRDefault="005D5273" w:rsidP="00403648">
            <w:pPr>
              <w:spacing w:before="0" w:after="0" w:line="240" w:lineRule="auto"/>
              <w:ind w:firstLine="0"/>
              <w:rPr>
                <w:color w:val="000000"/>
                <w:sz w:val="18"/>
                <w:szCs w:val="18"/>
              </w:rPr>
            </w:pPr>
            <w:r w:rsidRPr="00D166EA">
              <w:rPr>
                <w:color w:val="000000"/>
                <w:sz w:val="18"/>
                <w:szCs w:val="18"/>
              </w:rPr>
              <w:t>8d3d627940ee2a77b4770db1fd710459</w:t>
            </w:r>
          </w:p>
        </w:tc>
        <w:tc>
          <w:tcPr>
            <w:tcW w:w="976" w:type="pct"/>
            <w:tcBorders>
              <w:top w:val="nil"/>
              <w:left w:val="nil"/>
              <w:bottom w:val="single" w:sz="4" w:space="0" w:color="000000"/>
              <w:right w:val="single" w:sz="4" w:space="0" w:color="000000"/>
            </w:tcBorders>
            <w:shd w:val="clear" w:color="auto" w:fill="EAF1DD" w:themeFill="accent3" w:themeFillTint="33"/>
            <w:vAlign w:val="center"/>
          </w:tcPr>
          <w:p w14:paraId="4EC4C45F" w14:textId="77777777" w:rsidR="005D5273" w:rsidRPr="00D166EA" w:rsidRDefault="005D5273" w:rsidP="00403648">
            <w:pPr>
              <w:spacing w:before="0" w:after="0" w:line="240" w:lineRule="auto"/>
              <w:ind w:firstLine="0"/>
              <w:rPr>
                <w:color w:val="000000"/>
                <w:sz w:val="18"/>
                <w:szCs w:val="18"/>
              </w:rPr>
            </w:pPr>
            <w:r w:rsidRPr="00D166EA">
              <w:rPr>
                <w:color w:val="000000"/>
                <w:sz w:val="18"/>
                <w:szCs w:val="18"/>
              </w:rPr>
              <w:t>3dcccbf8d3fb869c3cf5de291c0fe893</w:t>
            </w:r>
          </w:p>
        </w:tc>
        <w:tc>
          <w:tcPr>
            <w:tcW w:w="1006" w:type="pct"/>
            <w:tcBorders>
              <w:top w:val="nil"/>
              <w:left w:val="nil"/>
              <w:bottom w:val="single" w:sz="4" w:space="0" w:color="000000"/>
              <w:right w:val="single" w:sz="4" w:space="0" w:color="000000"/>
            </w:tcBorders>
            <w:shd w:val="clear" w:color="auto" w:fill="EAF1DD" w:themeFill="accent3" w:themeFillTint="33"/>
            <w:vAlign w:val="center"/>
          </w:tcPr>
          <w:p w14:paraId="6DAE4793" w14:textId="77777777" w:rsidR="005D5273" w:rsidRPr="00D166EA" w:rsidRDefault="005D5273" w:rsidP="00403648">
            <w:pPr>
              <w:spacing w:before="0" w:after="0" w:line="240" w:lineRule="auto"/>
              <w:ind w:firstLine="0"/>
              <w:rPr>
                <w:color w:val="000000"/>
                <w:sz w:val="18"/>
                <w:szCs w:val="18"/>
              </w:rPr>
            </w:pPr>
            <w:r w:rsidRPr="00D166EA">
              <w:rPr>
                <w:color w:val="000000"/>
                <w:sz w:val="18"/>
                <w:szCs w:val="18"/>
              </w:rPr>
              <w:t>0b0681ad8b5bdab39e7b76afc190d4c8</w:t>
            </w:r>
          </w:p>
        </w:tc>
        <w:tc>
          <w:tcPr>
            <w:tcW w:w="1034" w:type="pct"/>
            <w:tcBorders>
              <w:top w:val="nil"/>
              <w:left w:val="nil"/>
              <w:bottom w:val="single" w:sz="4" w:space="0" w:color="000000"/>
              <w:right w:val="single" w:sz="4" w:space="0" w:color="000000"/>
            </w:tcBorders>
            <w:shd w:val="clear" w:color="auto" w:fill="EAF1DD" w:themeFill="accent3" w:themeFillTint="33"/>
            <w:vAlign w:val="center"/>
          </w:tcPr>
          <w:p w14:paraId="51FCD527" w14:textId="77777777" w:rsidR="005D5273" w:rsidRPr="00EE52C1" w:rsidRDefault="005D5273" w:rsidP="00403648">
            <w:pPr>
              <w:spacing w:before="0" w:after="0" w:line="240" w:lineRule="auto"/>
              <w:ind w:firstLine="0"/>
              <w:rPr>
                <w:color w:val="000000"/>
                <w:sz w:val="16"/>
                <w:szCs w:val="16"/>
              </w:rPr>
            </w:pPr>
            <w:r w:rsidRPr="00EE52C1">
              <w:rPr>
                <w:color w:val="000000"/>
                <w:sz w:val="16"/>
                <w:szCs w:val="16"/>
              </w:rPr>
              <w:t>1f131fdc2ee6444e1b94071195a1acd2</w:t>
            </w:r>
          </w:p>
        </w:tc>
      </w:tr>
    </w:tbl>
    <w:p w14:paraId="2AD447BA" w14:textId="43DE35B7" w:rsidR="005D5273" w:rsidRPr="00736588" w:rsidRDefault="005D5273" w:rsidP="005D5273">
      <w:pPr>
        <w:suppressLineNumbers/>
        <w:spacing w:before="0" w:after="0" w:line="276" w:lineRule="auto"/>
        <w:ind w:firstLine="0"/>
        <w:jc w:val="both"/>
        <w:rPr>
          <w:bCs/>
          <w:sz w:val="22"/>
          <w:szCs w:val="22"/>
        </w:rPr>
      </w:pPr>
      <w:r>
        <w:rPr>
          <w:bCs/>
          <w:sz w:val="22"/>
          <w:szCs w:val="22"/>
        </w:rPr>
        <w:t>*</w:t>
      </w:r>
      <w:r w:rsidRPr="00736588">
        <w:rPr>
          <w:bCs/>
          <w:sz w:val="22"/>
          <w:szCs w:val="22"/>
        </w:rPr>
        <w:t>Hardy-Weinberg filters should only be applied within each sample group, not study-wide</w:t>
      </w:r>
      <w:r>
        <w:rPr>
          <w:bCs/>
          <w:sz w:val="22"/>
          <w:szCs w:val="22"/>
        </w:rPr>
        <w:t>; corrections for multiple comparisons should be reported</w:t>
      </w:r>
    </w:p>
    <w:p w14:paraId="00000230" w14:textId="2CD0816A" w:rsidR="0088299C" w:rsidRPr="00330D6B" w:rsidRDefault="005D5273" w:rsidP="005D5273">
      <w:pPr>
        <w:spacing w:before="0" w:after="0" w:line="240" w:lineRule="auto"/>
        <w:ind w:firstLine="0"/>
        <w:rPr>
          <w:rFonts w:ascii="Arial" w:hAnsi="Arial" w:cs="Arial"/>
        </w:rPr>
      </w:pPr>
      <w:r w:rsidRPr="00736588">
        <w:rPr>
          <w:bCs/>
          <w:sz w:val="22"/>
          <w:szCs w:val="22"/>
        </w:rPr>
        <w:t>** Missing data should be examine</w:t>
      </w:r>
      <w:r>
        <w:rPr>
          <w:bCs/>
          <w:sz w:val="22"/>
          <w:szCs w:val="22"/>
        </w:rPr>
        <w:t>d</w:t>
      </w:r>
      <w:r w:rsidRPr="00736588">
        <w:rPr>
          <w:bCs/>
          <w:sz w:val="22"/>
          <w:szCs w:val="22"/>
        </w:rPr>
        <w:t xml:space="preserve"> both study-wide and within sample-groups; different sample groups may contain different amounts of missing data</w:t>
      </w:r>
    </w:p>
    <w:sectPr w:rsidR="0088299C" w:rsidRPr="00330D6B" w:rsidSect="005D5273">
      <w:type w:val="continuous"/>
      <w:pgSz w:w="15840" w:h="12240" w:orient="landscape"/>
      <w:pgMar w:top="1440" w:right="1440" w:bottom="1440" w:left="1440" w:header="720" w:footer="720" w:gutter="0"/>
      <w:lnNumType w:countBy="1" w:restart="continuous"/>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DBA57" w14:textId="77777777" w:rsidR="00D1079A" w:rsidRDefault="00D1079A">
      <w:pPr>
        <w:spacing w:before="0" w:after="0" w:line="240" w:lineRule="auto"/>
      </w:pPr>
      <w:r>
        <w:separator/>
      </w:r>
    </w:p>
  </w:endnote>
  <w:endnote w:type="continuationSeparator" w:id="0">
    <w:p w14:paraId="1BAAD3DB" w14:textId="77777777" w:rsidR="00D1079A" w:rsidRDefault="00D107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2" w14:textId="2D84E934" w:rsidR="0088299C" w:rsidRDefault="00000000">
    <w:pPr>
      <w:jc w:val="right"/>
    </w:pPr>
    <w:r>
      <w:fldChar w:fldCharType="begin"/>
    </w:r>
    <w:r>
      <w:instrText>PAGE</w:instrText>
    </w:r>
    <w:r>
      <w:fldChar w:fldCharType="separate"/>
    </w:r>
    <w:r w:rsidR="00D67CF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1" w14:textId="77777777" w:rsidR="0088299C" w:rsidRDefault="008829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81A4B" w14:textId="77777777" w:rsidR="00D1079A" w:rsidRDefault="00D1079A">
      <w:pPr>
        <w:spacing w:before="0" w:after="0" w:line="240" w:lineRule="auto"/>
      </w:pPr>
      <w:r>
        <w:separator/>
      </w:r>
    </w:p>
  </w:footnote>
  <w:footnote w:type="continuationSeparator" w:id="0">
    <w:p w14:paraId="53498ECE" w14:textId="77777777" w:rsidR="00D1079A" w:rsidRDefault="00D1079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A328B0"/>
    <w:multiLevelType w:val="multilevel"/>
    <w:tmpl w:val="29564122"/>
    <w:lvl w:ilvl="0">
      <w:start w:val="8"/>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55169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99C"/>
    <w:rsid w:val="00135CD1"/>
    <w:rsid w:val="0016642B"/>
    <w:rsid w:val="00330D6B"/>
    <w:rsid w:val="00461865"/>
    <w:rsid w:val="0048765C"/>
    <w:rsid w:val="005D5273"/>
    <w:rsid w:val="0079743B"/>
    <w:rsid w:val="0088299C"/>
    <w:rsid w:val="009B4B1E"/>
    <w:rsid w:val="00AB2C25"/>
    <w:rsid w:val="00B57A26"/>
    <w:rsid w:val="00BA737C"/>
    <w:rsid w:val="00C83400"/>
    <w:rsid w:val="00D1079A"/>
    <w:rsid w:val="00D42044"/>
    <w:rsid w:val="00D65179"/>
    <w:rsid w:val="00D67CF9"/>
    <w:rsid w:val="00DD3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9F2AE"/>
  <w15:docId w15:val="{DA3CCEAB-B9A3-4358-9E3D-1CF7E8A7B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before="240" w:after="240"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0"/>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libri" w:eastAsia="Calibri" w:hAnsi="Calibri" w:cs="Calibri"/>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line="240" w:lineRule="auto"/>
      <w:ind w:firstLine="0"/>
    </w:pPr>
    <w:rPr>
      <w:rFonts w:ascii="Calibri" w:eastAsia="Calibri" w:hAnsi="Calibri" w:cs="Calibri"/>
      <w:sz w:val="22"/>
      <w:szCs w:val="22"/>
    </w:r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D67CF9"/>
  </w:style>
  <w:style w:type="paragraph" w:styleId="Bibliography">
    <w:name w:val="Bibliography"/>
    <w:basedOn w:val="Normal"/>
    <w:next w:val="Normal"/>
    <w:uiPriority w:val="37"/>
    <w:unhideWhenUsed/>
    <w:rsid w:val="00330D6B"/>
    <w:pPr>
      <w:tabs>
        <w:tab w:val="left" w:pos="504"/>
      </w:tabs>
      <w:spacing w:after="0"/>
      <w:ind w:left="504" w:hanging="504"/>
    </w:pPr>
  </w:style>
  <w:style w:type="paragraph" w:styleId="ListParagraph">
    <w:name w:val="List Paragraph"/>
    <w:basedOn w:val="Normal"/>
    <w:uiPriority w:val="34"/>
    <w:qFormat/>
    <w:rsid w:val="005D5273"/>
    <w:pPr>
      <w:ind w:left="720"/>
      <w:contextualSpacing/>
    </w:pPr>
    <w:rPr>
      <w:lang w:val="en-US"/>
    </w:rPr>
  </w:style>
  <w:style w:type="table" w:styleId="TableGrid">
    <w:name w:val="Table Grid"/>
    <w:basedOn w:val="TableNormal"/>
    <w:uiPriority w:val="39"/>
    <w:rsid w:val="005D5273"/>
    <w:pPr>
      <w:spacing w:before="0" w:after="0" w:line="240" w:lineRule="auto"/>
      <w:ind w:firstLine="0"/>
    </w:pPr>
    <w:rPr>
      <w:rFonts w:ascii="Calibri" w:eastAsia="Calibri" w:hAnsi="Calibri" w:cs="Calibr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whemstro@purdue.edu"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pfDjlvWSKIzSMrC0dgh9OoXnYw==">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62</Pages>
  <Words>71987</Words>
  <Characters>410331</Characters>
  <Application>Microsoft Office Word</Application>
  <DocSecurity>0</DocSecurity>
  <Lines>3419</Lines>
  <Paragraphs>962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Hemstrom, William Beryl</cp:lastModifiedBy>
  <cp:revision>6</cp:revision>
  <dcterms:created xsi:type="dcterms:W3CDTF">2023-12-15T21:58:00Z</dcterms:created>
  <dcterms:modified xsi:type="dcterms:W3CDTF">2023-12-17T22:15:00Z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id="HTezmMQR"/&gt;&lt;style id="http://www.zotero.org/styles/nature-reviews-genetics"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y fmtid="{D5CDD505-2E9C-101B-9397-08002B2CF9AE}" pid="4" name="MSIP_Label_4044bd30-2ed7-4c9d-9d12-46200872a97b_Enabled">
    <vt:lpwstr>true</vt:lpwstr>
  </property>
  <property fmtid="{D5CDD505-2E9C-101B-9397-08002B2CF9AE}" pid="5" name="MSIP_Label_4044bd30-2ed7-4c9d-9d12-46200872a97b_SetDate">
    <vt:lpwstr>2023-12-15T23:30:40Z</vt:lpwstr>
  </property>
  <property fmtid="{D5CDD505-2E9C-101B-9397-08002B2CF9AE}" pid="6" name="MSIP_Label_4044bd30-2ed7-4c9d-9d12-46200872a97b_Method">
    <vt:lpwstr>Standard</vt:lpwstr>
  </property>
  <property fmtid="{D5CDD505-2E9C-101B-9397-08002B2CF9AE}" pid="7" name="MSIP_Label_4044bd30-2ed7-4c9d-9d12-46200872a97b_Name">
    <vt:lpwstr>defa4170-0d19-0005-0004-bc88714345d2</vt:lpwstr>
  </property>
  <property fmtid="{D5CDD505-2E9C-101B-9397-08002B2CF9AE}" pid="8" name="MSIP_Label_4044bd30-2ed7-4c9d-9d12-46200872a97b_SiteId">
    <vt:lpwstr>4130bd39-7c53-419c-b1e5-8758d6d63f21</vt:lpwstr>
  </property>
  <property fmtid="{D5CDD505-2E9C-101B-9397-08002B2CF9AE}" pid="9" name="MSIP_Label_4044bd30-2ed7-4c9d-9d12-46200872a97b_ActionId">
    <vt:lpwstr>05e2a360-250f-4ba2-ab4b-6b17d51dcbe8</vt:lpwstr>
  </property>
  <property fmtid="{D5CDD505-2E9C-101B-9397-08002B2CF9AE}" pid="10" name="MSIP_Label_4044bd30-2ed7-4c9d-9d12-46200872a97b_ContentBits">
    <vt:lpwstr>0</vt:lpwstr>
  </property>
</Properties>
</file>