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8299C" w:rsidRPr="00472500" w:rsidRDefault="00000000">
      <w:pPr>
        <w:spacing w:before="0" w:after="0"/>
        <w:ind w:firstLine="0"/>
        <w:rPr>
          <w:b/>
          <w:sz w:val="28"/>
          <w:szCs w:val="28"/>
        </w:rPr>
      </w:pPr>
      <w:sdt>
        <w:sdtPr>
          <w:rPr>
            <w:rFonts w:ascii="Arial" w:hAnsi="Arial" w:cs="Arial"/>
          </w:rPr>
          <w:tag w:val="goog_rdk_0"/>
          <w:id w:val="-67494214"/>
        </w:sdtPr>
        <w:sdtContent/>
      </w:sdt>
      <w:sdt>
        <w:sdtPr>
          <w:rPr>
            <w:rFonts w:ascii="Arial" w:hAnsi="Arial" w:cs="Arial"/>
          </w:rPr>
          <w:tag w:val="goog_rdk_1"/>
          <w:id w:val="423232230"/>
        </w:sdtPr>
        <w:sdtContent/>
      </w:sdt>
      <w:r w:rsidR="007B2FC1" w:rsidRPr="00472500">
        <w:rPr>
          <w:b/>
          <w:sz w:val="28"/>
          <w:szCs w:val="28"/>
        </w:rPr>
        <w:t xml:space="preserve">Next-generation data </w:t>
      </w:r>
      <w:sdt>
        <w:sdtPr>
          <w:rPr>
            <w:sz w:val="28"/>
            <w:szCs w:val="28"/>
          </w:rPr>
          <w:tag w:val="goog_rdk_2"/>
          <w:id w:val="-784033845"/>
        </w:sdtPr>
        <w:sdtContent/>
      </w:sdt>
      <w:r w:rsidR="007B2FC1" w:rsidRPr="00472500">
        <w:rPr>
          <w:b/>
          <w:sz w:val="28"/>
          <w:szCs w:val="28"/>
        </w:rPr>
        <w:t xml:space="preserve">filtering in the genomics </w:t>
      </w:r>
      <w:sdt>
        <w:sdtPr>
          <w:rPr>
            <w:sz w:val="28"/>
            <w:szCs w:val="28"/>
          </w:rPr>
          <w:tag w:val="goog_rdk_3"/>
          <w:id w:val="-128790043"/>
        </w:sdtPr>
        <w:sdtContent/>
      </w:sdt>
      <w:sdt>
        <w:sdtPr>
          <w:rPr>
            <w:sz w:val="28"/>
            <w:szCs w:val="28"/>
          </w:rPr>
          <w:tag w:val="goog_rdk_4"/>
          <w:id w:val="-1478371777"/>
        </w:sdtPr>
        <w:sdtContent/>
      </w:sdt>
      <w:r w:rsidR="007B2FC1" w:rsidRPr="00472500">
        <w:rPr>
          <w:b/>
          <w:sz w:val="28"/>
          <w:szCs w:val="28"/>
        </w:rPr>
        <w:t>era</w:t>
      </w:r>
    </w:p>
    <w:p w14:paraId="00000002" w14:textId="0D0C5DF8" w:rsidR="0088299C" w:rsidRPr="00472500" w:rsidRDefault="00492867">
      <w:pPr>
        <w:spacing w:before="0" w:after="0"/>
        <w:ind w:firstLine="0"/>
        <w:rPr>
          <w:vertAlign w:val="superscript"/>
        </w:rPr>
      </w:pPr>
      <w:r w:rsidRPr="00472500">
        <w:t>William Hemstrom</w:t>
      </w:r>
      <w:r w:rsidRPr="00472500">
        <w:rPr>
          <w:vertAlign w:val="superscript"/>
        </w:rPr>
        <w:t>1,4†</w:t>
      </w:r>
      <w:r w:rsidRPr="00472500">
        <w:t xml:space="preserve">, Jared </w:t>
      </w:r>
      <w:r w:rsidR="008842D3">
        <w:t xml:space="preserve">A. </w:t>
      </w:r>
      <w:r w:rsidRPr="00472500">
        <w:t>Grummer</w:t>
      </w:r>
      <w:r w:rsidRPr="00472500">
        <w:rPr>
          <w:vertAlign w:val="superscript"/>
        </w:rPr>
        <w:t>2,4</w:t>
      </w:r>
      <w:r w:rsidRPr="00472500">
        <w:t>, Gordon</w:t>
      </w:r>
      <w:r w:rsidR="008842D3">
        <w:t xml:space="preserve"> </w:t>
      </w:r>
      <w:r w:rsidRPr="00472500">
        <w:t>Luikart</w:t>
      </w:r>
      <w:r w:rsidRPr="00472500">
        <w:rPr>
          <w:vertAlign w:val="superscript"/>
        </w:rPr>
        <w:t>2</w:t>
      </w:r>
      <w:r w:rsidRPr="00472500">
        <w:t xml:space="preserve">, Mark </w:t>
      </w:r>
      <w:r w:rsidR="00291CF2">
        <w:t xml:space="preserve">R. </w:t>
      </w:r>
      <w:r w:rsidRPr="00472500">
        <w:t>Christie</w:t>
      </w:r>
      <w:r w:rsidRPr="00472500">
        <w:rPr>
          <w:vertAlign w:val="superscript"/>
        </w:rPr>
        <w:t>1,3</w:t>
      </w:r>
      <w:r w:rsidR="007B2FC1" w:rsidRPr="00472500">
        <w:rPr>
          <w:vertAlign w:val="superscript"/>
        </w:rPr>
        <w:t>†</w:t>
      </w:r>
    </w:p>
    <w:p w14:paraId="00000003" w14:textId="77777777" w:rsidR="0088299C" w:rsidRPr="00472500" w:rsidRDefault="0088299C">
      <w:pPr>
        <w:spacing w:before="0" w:after="0"/>
        <w:ind w:firstLine="0"/>
      </w:pPr>
    </w:p>
    <w:p w14:paraId="00000004" w14:textId="77777777" w:rsidR="0088299C" w:rsidRPr="00472500" w:rsidRDefault="00492867">
      <w:pPr>
        <w:spacing w:before="0" w:after="0"/>
        <w:ind w:firstLine="0"/>
      </w:pPr>
      <w:r w:rsidRPr="00472500">
        <w:rPr>
          <w:b/>
          <w:vertAlign w:val="superscript"/>
        </w:rPr>
        <w:t>1</w:t>
      </w:r>
      <w:r w:rsidRPr="00472500">
        <w:t>Department of Biological Sciences, Purdue University; 915 W. State St., West Lafayette, IN, USA</w:t>
      </w:r>
    </w:p>
    <w:p w14:paraId="00000005" w14:textId="77777777" w:rsidR="0088299C" w:rsidRPr="00472500" w:rsidRDefault="00492867">
      <w:pPr>
        <w:spacing w:before="0" w:after="0"/>
        <w:ind w:firstLine="0"/>
      </w:pPr>
      <w:r w:rsidRPr="00472500">
        <w:rPr>
          <w:b/>
          <w:vertAlign w:val="superscript"/>
        </w:rPr>
        <w:t>2</w:t>
      </w:r>
      <w:r w:rsidRPr="00472500">
        <w:t>Flathead Lake Biological Station, Wildlife Biology Program and Division of Biological Sciences, University of Montana, Missoula, MT, USA</w:t>
      </w:r>
    </w:p>
    <w:p w14:paraId="00000006" w14:textId="77777777" w:rsidR="0088299C" w:rsidRPr="00472500" w:rsidRDefault="00492867">
      <w:pPr>
        <w:spacing w:before="0" w:after="0"/>
        <w:ind w:firstLine="0"/>
      </w:pPr>
      <w:r w:rsidRPr="00472500">
        <w:rPr>
          <w:b/>
          <w:vertAlign w:val="superscript"/>
        </w:rPr>
        <w:t>3</w:t>
      </w:r>
      <w:r w:rsidRPr="00472500">
        <w:t>Department of Forestry and Natural Resources, Purdue University; 715 W. State St., West Lafayette, IN, USA</w:t>
      </w:r>
    </w:p>
    <w:p w14:paraId="00000007" w14:textId="77777777" w:rsidR="0088299C" w:rsidRDefault="00492867">
      <w:pPr>
        <w:spacing w:before="0" w:after="0"/>
        <w:ind w:firstLine="0"/>
      </w:pPr>
      <w:r w:rsidRPr="00472500">
        <w:rPr>
          <w:vertAlign w:val="superscript"/>
        </w:rPr>
        <w:t>4</w:t>
      </w:r>
      <w:r w:rsidRPr="00472500">
        <w:t>These authors contributed equally to this work: William Hemstrom, Jared Grummer</w:t>
      </w:r>
    </w:p>
    <w:p w14:paraId="36C79A1F" w14:textId="77777777" w:rsidR="00291CF2" w:rsidRPr="00472500" w:rsidRDefault="00291CF2" w:rsidP="00472500">
      <w:pPr>
        <w:suppressLineNumbers/>
        <w:spacing w:before="0" w:after="0"/>
        <w:ind w:firstLine="0"/>
      </w:pPr>
    </w:p>
    <w:p w14:paraId="72600D2D" w14:textId="26D99C45" w:rsidR="00291CF2" w:rsidRDefault="00492867" w:rsidP="00472500">
      <w:pPr>
        <w:spacing w:after="0" w:line="240" w:lineRule="auto"/>
        <w:ind w:left="180" w:hanging="180"/>
      </w:pPr>
      <w:proofErr w:type="gramStart"/>
      <w:r w:rsidRPr="00472500">
        <w:rPr>
          <w:vertAlign w:val="superscript"/>
        </w:rPr>
        <w:t>†</w:t>
      </w:r>
      <w:r w:rsidR="00291CF2" w:rsidRPr="00291CF2" w:rsidDel="00291CF2">
        <w:t xml:space="preserve"> </w:t>
      </w:r>
      <w:r w:rsidR="00291CF2" w:rsidRPr="00291CF2">
        <w:t xml:space="preserve"> </w:t>
      </w:r>
      <w:r w:rsidR="00291CF2" w:rsidRPr="00AE234E">
        <w:t>Corresponding</w:t>
      </w:r>
      <w:proofErr w:type="gramEnd"/>
      <w:r w:rsidR="00291CF2" w:rsidRPr="00AE234E">
        <w:t xml:space="preserve"> authors:</w:t>
      </w:r>
    </w:p>
    <w:p w14:paraId="69E6794D" w14:textId="1E386CB1" w:rsidR="00291CF2" w:rsidRPr="00AE234E" w:rsidRDefault="00291CF2" w:rsidP="00472500">
      <w:pPr>
        <w:spacing w:line="240" w:lineRule="auto"/>
        <w:ind w:left="180" w:firstLine="0"/>
        <w:jc w:val="both"/>
      </w:pPr>
      <w:r>
        <w:t>William X. Hemstrom</w:t>
      </w:r>
      <w:r w:rsidRPr="00AE234E">
        <w:t>; Department of Biological Sciences, Purdue University; 915 W. State St.,</w:t>
      </w:r>
      <w:r>
        <w:t xml:space="preserve"> </w:t>
      </w:r>
      <w:r w:rsidRPr="00AE234E">
        <w:t xml:space="preserve">West Lafayette, Indiana 47907; </w:t>
      </w:r>
      <w:hyperlink r:id="rId8" w:history="1">
        <w:r w:rsidRPr="00291CF2">
          <w:rPr>
            <w:rStyle w:val="Hyperlink"/>
          </w:rPr>
          <w:t>whemostro@purdue.edu</w:t>
        </w:r>
      </w:hyperlink>
      <w:r>
        <w:t xml:space="preserve">, </w:t>
      </w:r>
      <w:r w:rsidRPr="00472500">
        <w:rPr>
          <w:highlight w:val="yellow"/>
        </w:rPr>
        <w:t>765-496-0062</w:t>
      </w:r>
    </w:p>
    <w:p w14:paraId="49C85EF5" w14:textId="17A56F2C" w:rsidR="00291CF2" w:rsidRPr="00AE234E" w:rsidRDefault="00291CF2" w:rsidP="00472500">
      <w:pPr>
        <w:spacing w:before="120" w:line="240" w:lineRule="auto"/>
        <w:ind w:left="180" w:firstLine="0"/>
        <w:jc w:val="both"/>
      </w:pPr>
      <w:r w:rsidRPr="00AE234E">
        <w:t>Mark R. Christie; Department of Biological Sciences</w:t>
      </w:r>
      <w:r>
        <w:t xml:space="preserve"> &amp; Department of Forestry and Natural Resources</w:t>
      </w:r>
      <w:r w:rsidRPr="00AE234E">
        <w:t xml:space="preserve">, Purdue University; 915 W. State St., West Lafayette, Indiana 47907; </w:t>
      </w:r>
      <w:hyperlink r:id="rId9">
        <w:r w:rsidRPr="00AE234E">
          <w:rPr>
            <w:color w:val="1155CC"/>
            <w:u w:val="single"/>
          </w:rPr>
          <w:t>christ99@purdue.edu</w:t>
        </w:r>
      </w:hyperlink>
      <w:r w:rsidRPr="00AE234E">
        <w:t>, 765-494-2070</w:t>
      </w:r>
    </w:p>
    <w:p w14:paraId="00000008" w14:textId="26EFAAA2" w:rsidR="0088299C" w:rsidRPr="00330D6B" w:rsidRDefault="00492867">
      <w:pPr>
        <w:suppressLineNumbers/>
        <w:spacing w:before="0" w:after="0"/>
        <w:ind w:firstLine="0"/>
        <w:rPr>
          <w:rFonts w:ascii="Arial" w:hAnsi="Arial" w:cs="Arial"/>
          <w:b/>
        </w:rPr>
        <w:pPrChange w:id="0" w:author="Christie, Mark R" w:date="2024-01-18T08:35:00Z">
          <w:pPr>
            <w:spacing w:before="0" w:after="0"/>
            <w:ind w:firstLine="0"/>
          </w:pPr>
        </w:pPrChange>
      </w:pPr>
      <w:r w:rsidRPr="00330D6B">
        <w:rPr>
          <w:rFonts w:ascii="Arial" w:hAnsi="Arial" w:cs="Arial"/>
        </w:rPr>
        <w:br w:type="page"/>
      </w:r>
    </w:p>
    <w:p w14:paraId="00000009" w14:textId="180AA0C7" w:rsidR="0088299C" w:rsidRPr="007B2FC1" w:rsidRDefault="00492867" w:rsidP="003A08A8">
      <w:pPr>
        <w:spacing w:before="0" w:after="0"/>
        <w:ind w:firstLine="0"/>
        <w:contextualSpacing/>
      </w:pPr>
      <w:commentRangeStart w:id="1"/>
      <w:commentRangeStart w:id="2"/>
      <w:commentRangeStart w:id="3"/>
      <w:commentRangeStart w:id="4"/>
      <w:r w:rsidRPr="007B2FC1">
        <w:rPr>
          <w:b/>
        </w:rPr>
        <w:lastRenderedPageBreak/>
        <w:t>Abstract</w:t>
      </w:r>
      <w:commentRangeEnd w:id="1"/>
      <w:r w:rsidR="00DF392D">
        <w:rPr>
          <w:rStyle w:val="CommentReference"/>
        </w:rPr>
        <w:commentReference w:id="1"/>
      </w:r>
      <w:commentRangeEnd w:id="2"/>
      <w:r w:rsidR="00DF392D">
        <w:rPr>
          <w:rStyle w:val="CommentReference"/>
        </w:rPr>
        <w:commentReference w:id="2"/>
      </w:r>
      <w:commentRangeEnd w:id="3"/>
      <w:r w:rsidR="00126324">
        <w:rPr>
          <w:rStyle w:val="CommentReference"/>
        </w:rPr>
        <w:commentReference w:id="3"/>
      </w:r>
      <w:commentRangeEnd w:id="4"/>
      <w:r w:rsidR="00126324">
        <w:rPr>
          <w:rStyle w:val="CommentReference"/>
        </w:rPr>
        <w:commentReference w:id="4"/>
      </w:r>
    </w:p>
    <w:p w14:paraId="0000000A" w14:textId="59D21A2B" w:rsidR="0088299C" w:rsidRPr="007B2FC1" w:rsidRDefault="00492867" w:rsidP="003A08A8">
      <w:pPr>
        <w:spacing w:before="0" w:after="0"/>
        <w:ind w:firstLine="0"/>
        <w:contextualSpacing/>
        <w:rPr>
          <w:b/>
        </w:rPr>
      </w:pPr>
      <w:r w:rsidRPr="007B2FC1">
        <w:t xml:space="preserve">Genomic data are now ubiquitous in studies across disciplines including human health, agriculture, biodiversity, molecular ecology, and evolutionary biology. A key step in genomic data analysis is filtering: the intentional removal of bases, reads, individuals and/or genetic variants from a genomic dataset with the explicit goal of improving data quality for downstream analyses. Researchers are confronted with a multitude of choices when filtering genomic data; they must choose which of many filters to apply and select appropriate thresholds at which to apply them. Here, we review commonly applied filter types and thresholds, including minor allele frequency, missing data per individual or per locus, linkage disequilibrium, and Hardy–Weinberg deviations. </w:t>
      </w:r>
      <w:r w:rsidRPr="007B2FC1">
        <w:rPr>
          <w:color w:val="0000FF"/>
        </w:rPr>
        <w:t>We use simulated and empirical datasets</w:t>
      </w:r>
      <w:r w:rsidRPr="007B2FC1">
        <w:t xml:space="preserve"> to illustrate </w:t>
      </w:r>
      <w:r w:rsidRPr="007B2FC1">
        <w:rPr>
          <w:color w:val="0000FF"/>
        </w:rPr>
        <w:t>the</w:t>
      </w:r>
      <w:r w:rsidRPr="007B2FC1">
        <w:t xml:space="preserve"> large effects of </w:t>
      </w:r>
      <w:r w:rsidRPr="007B2FC1">
        <w:rPr>
          <w:color w:val="0000FF"/>
        </w:rPr>
        <w:t>these</w:t>
      </w:r>
      <w:r w:rsidRPr="007B2FC1">
        <w:t xml:space="preserve"> filtering thresholds on statistics such as Tajima’s D, </w:t>
      </w:r>
      <w:r w:rsidRPr="007B2FC1">
        <w:rPr>
          <w:i/>
        </w:rPr>
        <w:t>F</w:t>
      </w:r>
      <w:r w:rsidRPr="007B2FC1">
        <w:rPr>
          <w:i/>
          <w:vertAlign w:val="subscript"/>
        </w:rPr>
        <w:t>ST</w:t>
      </w:r>
      <w:r w:rsidRPr="007B2FC1">
        <w:t xml:space="preserve">, </w:t>
      </w:r>
      <w:r w:rsidR="00C23CC0" w:rsidRPr="00472500">
        <w:rPr>
          <w:i/>
          <w:iCs/>
        </w:rPr>
        <w:t>π</w:t>
      </w:r>
      <w:r w:rsidR="00C23CC0">
        <w:t xml:space="preserve">, </w:t>
      </w:r>
      <w:r w:rsidRPr="007B2FC1">
        <w:t>and effective population size (</w:t>
      </w:r>
      <w:r w:rsidRPr="007B2FC1">
        <w:rPr>
          <w:i/>
        </w:rPr>
        <w:t>N</w:t>
      </w:r>
      <w:r w:rsidRPr="007B2FC1">
        <w:rPr>
          <w:vertAlign w:val="subscript"/>
        </w:rPr>
        <w:t>e</w:t>
      </w:r>
      <w:r w:rsidRPr="007B2FC1">
        <w:t xml:space="preserve">). </w:t>
      </w:r>
      <w:r w:rsidRPr="007B2FC1">
        <w:rPr>
          <w:color w:val="0000FF"/>
        </w:rPr>
        <w:t>Varying filtering thresholds creates similar trajectories in parameter estimates across datasets, however, their scale and rates of change are highly variable. Thus, we emphasise that there is no single best strategy for filtering all genomic datasets</w:t>
      </w:r>
      <w:r w:rsidRPr="007B2FC1">
        <w:t>. To help usher in the next generation of data filtering, we</w:t>
      </w:r>
      <w:r w:rsidR="000A1806">
        <w:t xml:space="preserve"> review</w:t>
      </w:r>
      <w:r w:rsidRPr="007B2FC1">
        <w:t xml:space="preserve"> best-practice</w:t>
      </w:r>
      <w:r w:rsidR="000A1806">
        <w:t>s</w:t>
      </w:r>
      <w:r w:rsidRPr="007B2FC1">
        <w:t xml:space="preserve"> for investigators to apply when analysing genomic data and </w:t>
      </w:r>
      <w:r w:rsidRPr="007B2FC1">
        <w:rPr>
          <w:color w:val="0000FF"/>
        </w:rPr>
        <w:t>provide</w:t>
      </w:r>
      <w:r w:rsidR="004A09C4">
        <w:rPr>
          <w:color w:val="0000FF"/>
        </w:rPr>
        <w:t xml:space="preserve"> </w:t>
      </w:r>
      <w:r w:rsidR="004A09C4" w:rsidRPr="007B2FC1">
        <w:rPr>
          <w:color w:val="0000FF"/>
        </w:rPr>
        <w:t>practical filtering threshold recommendations</w:t>
      </w:r>
      <w:r w:rsidRPr="007B2FC1">
        <w:t xml:space="preserve"> </w:t>
      </w:r>
      <w:r w:rsidR="004A09C4">
        <w:t>and strategies</w:t>
      </w:r>
      <w:r w:rsidR="00126324">
        <w:t xml:space="preserve"> </w:t>
      </w:r>
      <w:r w:rsidRPr="007B2FC1">
        <w:t>for</w:t>
      </w:r>
      <w:r w:rsidRPr="007B2FC1">
        <w:rPr>
          <w:color w:val="0000FF"/>
        </w:rPr>
        <w:t xml:space="preserve"> improving the implementation, reproducibility, and reporting standards</w:t>
      </w:r>
      <w:r w:rsidRPr="007B2FC1">
        <w:t xml:space="preserve"> </w:t>
      </w:r>
      <w:r w:rsidRPr="007B2FC1">
        <w:rPr>
          <w:color w:val="0000FF"/>
        </w:rPr>
        <w:t>for</w:t>
      </w:r>
      <w:r w:rsidRPr="007B2FC1">
        <w:t xml:space="preserve"> filtering approaches.</w:t>
      </w:r>
      <w:r w:rsidRPr="007B2FC1">
        <w:br w:type="page"/>
      </w:r>
    </w:p>
    <w:p w14:paraId="0000000B" w14:textId="0CBEB047" w:rsidR="0088299C" w:rsidRPr="007B2FC1" w:rsidRDefault="00330D6B" w:rsidP="003A08A8">
      <w:pPr>
        <w:spacing w:before="0" w:after="0"/>
        <w:ind w:firstLine="0"/>
        <w:contextualSpacing/>
        <w:rPr>
          <w:b/>
        </w:rPr>
      </w:pPr>
      <w:r w:rsidRPr="007B2FC1">
        <w:rPr>
          <w:b/>
        </w:rPr>
        <w:lastRenderedPageBreak/>
        <w:t>[H1] Introduction</w:t>
      </w:r>
    </w:p>
    <w:p w14:paraId="0000000C" w14:textId="21D55ACC" w:rsidR="0088299C" w:rsidRPr="007B2FC1" w:rsidRDefault="00492867" w:rsidP="003A08A8">
      <w:pPr>
        <w:spacing w:before="0" w:after="0"/>
        <w:ind w:firstLine="0"/>
        <w:contextualSpacing/>
      </w:pPr>
      <w:r w:rsidRPr="007B2FC1">
        <w:t>Recent and rapid advances in both short- and long-read sequencing technologies (</w:t>
      </w:r>
      <w:r w:rsidRPr="007B2FC1">
        <w:rPr>
          <w:i/>
        </w:rPr>
        <w:t>e.g.</w:t>
      </w:r>
      <w:r w:rsidRPr="007B2FC1">
        <w:t>, Illumina</w:t>
      </w:r>
      <w:r w:rsidR="00C5435B">
        <w:t>,</w:t>
      </w:r>
      <w:r w:rsidRPr="007B2FC1">
        <w:t xml:space="preserve"> PacBio</w:t>
      </w:r>
      <w:r w:rsidR="00C5435B" w:rsidRPr="00C5435B">
        <w:rPr>
          <w:color w:val="0000FF"/>
        </w:rPr>
        <w:t>, and Nanopore</w:t>
      </w:r>
      <w:r w:rsidRPr="007B2FC1">
        <w:t>) have resulted in the proliferation of large genomic datasets</w:t>
      </w:r>
      <w:r w:rsidR="00D67CF9" w:rsidRPr="007B2FC1">
        <w:fldChar w:fldCharType="begin"/>
      </w:r>
      <w:r w:rsidR="00D67CF9" w:rsidRPr="007B2FC1">
        <w:instrText xml:space="preserve"> ADDIN ZOTERO_ITEM CSL_CITATION {"citationID":"58IMMxUF","properties":{"formattedCitation":"\\super 1\\uc0\\u8211{}4\\nosupersub{}","plainCitation":"1–4","noteIndex":0},"citationItems":[{"id":5635,"uris":["http://zotero.org/users/10196124/items/6MI4DI55"],"itemData":{"id":5635,"type":"article-journal","abstract":"We will soon have complete genome sequences from thousands of species. This coming explosion of information will transform our understanding of the amount, distribution and functional significance of genetic variation in natural populations.We identify those problems in conservation biology in which genomics will be most valuable in providing new insights and understanding. We also provide guidelines as to which new genomics approaches will be most appropriate for the different problems in conservation that can benefit from genetic analysis.The most straightforward contribution of genomics to conservation will be to enormously increase the precision and accuracy of estimation of crucial parameters that require neutral loci (for example, effective population size and migration rate).Genomic approaches can address important questions about the molecular basis and genetic architecture of inbreeding depression. Recent work indicates that the intensity of inbreeding depression can differ greatly depending on which specific individuals are founders. This suggests that the genetic load is unevenly spread among founder genomes and supports the notion that inbreeding depression sometimes results from major effects at a few loci.Anthropogenic challenges affect a wide range of species and habitats. Genomic approaches will allow the identification of adaptive genetic variation related to key traits for the response to climate change, such as phenology or drought tolerance, so that management may focus on maintaining adaptive genetic potential. The use of genomics to monitor genetic change caused by the harvesting of animals by humans could be extremely important because early detection of potentially harmful genetic change will maximize our ability to implement management to limit or reverse the effects before substantial or irreversible changes occur.Genomics provides exciting opportunities to assess differential rates of introgression across different genomic regions following hybridization between native and introduced species. The differential introgression rates of genomic regions raise some difficult issues with regards to treating hybridized populations in conservation and bring into question the efficacy of using a few (that is, ten or so) neutral markers to detect hybridization.Genomic tools will assist the management of ex situ populations and reintroductions by providing increased precision and accuracy of estimates of neutral population genetic parameters and by identifying specific loci of importance, which are essential for selecting select founder individuals.There is increasing evidence that epigenetic processes can be important following hybridization. Therefore, an epigenetics perspective might be important for understanding the effects of hybridization and predicting outbreeding depression.Improved basic scientific understanding through genomics will not necessarily lead to improved conservation. For example, understanding the relationship between genetic variation and fitness itself will not be sufficient to improve our estimates of population viability. Understanding the connections between individual fitness and population growth rates is perhaps the most important and difficult future challenge facing conservation genetics.","container-title":"Nature Reviews Genetics","DOI":"10.1038/nrg2844","ISSN":"1471-0064","issue":"10","journalAbbreviation":"Nature Reviews Genetics","page":"697-709","title":"Genomics and the future of conservation genetics","volume":"11","author":[{"family":"Allendorf","given":"Fred W."},{"family":"Hohenlohe","given":"Paul A."},{"family":"Luikart","given":"Gordon"}],"issued":{"date-parts":[["2010",10,1]]},"citation-key":"allendorfGenomicsFutureConservation2010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 xml:space="preserve">. All high-throughput (‘next-generation’) sequencing methods result in large numbers of reads that, importantly, </w:t>
      </w:r>
      <w:r w:rsidRPr="007B2FC1">
        <w:rPr>
          <w:color w:val="0000FF"/>
        </w:rPr>
        <w:t>have variable error rates</w:t>
      </w:r>
      <w:r w:rsidR="00D67CF9" w:rsidRPr="007B2FC1">
        <w:rPr>
          <w:color w:val="0000FF"/>
        </w:rPr>
        <w:fldChar w:fldCharType="begin"/>
      </w:r>
      <w:r w:rsidR="00D67CF9" w:rsidRPr="007B2FC1">
        <w:rPr>
          <w:color w:val="0000FF"/>
        </w:rPr>
        <w:instrText xml:space="preserve"> ADDIN ZOTERO_ITEM CSL_CITATION {"citationID":"xOrgd7do","properties":{"formattedCitation":"\\super 5,6\\nosupersub{}","plainCitation":"5,6","noteIndex":0},"citationItems":[{"id":5207,"uris":["http://zotero.org/users/10196124/items/RHFG645R"],"itemData":{"id":5207,"type":"article-journal","abstract":"Although genotyping errors affect most data and can markedly influence the biological conclusions of a study, they are too often neglected.Genotyping errors can result from very diverse, complex, and sometimes cryptic origins and are linked to the primary DNA sequence itself, the low quality or quantity of the DNA sample, biochemical artefacts or human factors.Although several estimates of genotyping error rates are commonly used, the error rate per locus is considered to be the most universal metric, as it allows comparisons to be made between studies and different types of markers.Even low rates of genotyping error can markedly affect linkage and association studies, individual identification and population genetic studies.The optimal strategies to limit the occurrence and the impact of genotyping errors are case-specific and will be determined by several factors (for example, biological question, tolerable error rate, equipment and technical skills locally available).General recommendations are provided to help researchers to build their own procedure to face genotyping errors by limiting the production of errors during genotyping, cleaning the dataset after genotyping and analysing data taking into account the errors.Providing information about the methods for error detection and error rate estimation in published work would make it possible to assign a quality index to each genotype, and would allow the scientific community to critically assess unexpected results.","container-title":"Nature Reviews Genetics","DOI":"10.1038/nrg1707","ISSN":"1471-0064","issue":"11","journalAbbreviation":"Nature Reviews Genetics","page":"847-859","title":"Genotyping errors: causes, consequences and solutions","volume":"6","author":[{"family":"Pompanon","given":"François"},{"family":"Bonin","given":"Aurélie"},{"family":"Bellemain","given":"Eva"},{"family":"Taberlet","given":"Pierre"}],"issued":{"date-parts":[["2005",11,1]]},"citation-key":"pompanonGenotypingErrorsCauses2005"}},{"id":5636,"uris":["http://zotero.org/users/10196124/items/F97UE9IJ"],"itemData":{"id":5636,"type":"article-journal","abstrac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one.","container-title":"NAR Genomics and Bioinformatics","DOI":"10.1093/nargab/lqab019","ISSN":"2631-9268","issue":"1","journalAbbreviation":"NAR Genomics and Bioinformatics","page":"lqab019","title":"Sequencing error profiles of Illumina sequencing instruments","volume":"3","author":[{"family":"Stoler","given":"Nicholas"},{"family":"Nekrutenko","given":"Anton"}],"issued":{"date-parts":[["2021",3,1]]},"citation-key":"stolerSequencingErrorProfiles2021"}}],"schema":"https://github.com/citation-style-language/schema/raw/master/csl-citation.json"} </w:instrText>
      </w:r>
      <w:r w:rsidR="00D67CF9" w:rsidRPr="007B2FC1">
        <w:rPr>
          <w:color w:val="0000FF"/>
        </w:rPr>
        <w:fldChar w:fldCharType="separate"/>
      </w:r>
      <w:r w:rsidR="00D67CF9" w:rsidRPr="007B2FC1">
        <w:rPr>
          <w:vertAlign w:val="superscript"/>
        </w:rPr>
        <w:t>5,6</w:t>
      </w:r>
      <w:r w:rsidR="00D67CF9" w:rsidRPr="007B2FC1">
        <w:rPr>
          <w:color w:val="0000FF"/>
        </w:rPr>
        <w:fldChar w:fldCharType="end"/>
      </w:r>
      <w:r w:rsidRPr="007B2FC1">
        <w:t>.</w:t>
      </w:r>
      <w:r w:rsidRPr="007B2FC1">
        <w:rPr>
          <w:color w:val="0000FF"/>
        </w:rPr>
        <w:t xml:space="preserve"> In addition to the inherent error rate of the sequencing </w:t>
      </w:r>
      <w:r w:rsidR="00C5435B">
        <w:rPr>
          <w:color w:val="0000FF"/>
        </w:rPr>
        <w:t>technology</w:t>
      </w:r>
      <w:r w:rsidRPr="007B2FC1">
        <w:rPr>
          <w:color w:val="0000FF"/>
        </w:rPr>
        <w:t>, errors can arise whe</w:t>
      </w:r>
      <w:r w:rsidRPr="007B2FC1">
        <w:t xml:space="preserve">n these sequences are aligned to a </w:t>
      </w:r>
      <w:r w:rsidRPr="00472500">
        <w:rPr>
          <w:b/>
          <w:bCs/>
          <w:i/>
          <w:iCs/>
        </w:rPr>
        <w:t>reference genome</w:t>
      </w:r>
      <w:r w:rsidRPr="007B2FC1">
        <w:t xml:space="preserve"> or transcriptome, particularly if the reference is incomplete, </w:t>
      </w:r>
      <w:r w:rsidRPr="007B2FC1">
        <w:rPr>
          <w:color w:val="0000FF"/>
        </w:rPr>
        <w:t>highly divergent</w:t>
      </w:r>
      <w:r w:rsidRPr="007B2FC1">
        <w:t xml:space="preserve">, or assembled </w:t>
      </w:r>
      <w:r w:rsidRPr="007B2FC1">
        <w:rPr>
          <w:b/>
          <w:i/>
        </w:rPr>
        <w:t>de novo</w:t>
      </w:r>
      <w:r w:rsidRPr="007B2FC1">
        <w:t xml:space="preserve"> from the reads themselves</w:t>
      </w:r>
      <w:r w:rsidR="00D67CF9" w:rsidRPr="007B2FC1">
        <w:fldChar w:fldCharType="begin"/>
      </w:r>
      <w:r w:rsidR="00D67CF9" w:rsidRPr="007B2FC1">
        <w:instrText xml:space="preserve"> ADDIN ZOTERO_ITEM CSL_CITATION {"citationID":"OE9ooHKs","properties":{"formattedCitation":"\\super 7\\uc0\\u8211{}9\\nosupersub{}","plainCitation":"7–9","noteIndex":0},"citationItems":[{"id":5205,"uris":["http://zotero.org/users/10196124/items/UNRAHG72"],"itemData":{"id":5205,"type":"article-journal","abstract":"Abstract Restriction-enzyme-based sequencing methods enable the genotyping of thousands of single nucleotide polymorphism (SNP) loci in nonmodel organisms. However, in contrast to traditional genetic markers, genotyping error rates in SNPs derived from restriction-enzyme-based methods remain largely unknown. Here, we estimated genotyping error rates in SNPs genotyped with double digest RAD sequencing from Mendelian incompatibilities in known mother?offspring dyads of Hoffman's two-toed sloth (Choloepus hoffmanni) across a range of coverage and sequence quality criteria, for both reference-aligned and de novo-assembled data sets. Genotyping error rates were more sensitive to coverage than sequence quality and low coverage yielded high error rates, particularly in de novo-assembled data sets. For example, coverage ≥5 yielded median genotyping error rates of ≥0.03 and ≥0.11 in reference-aligned and de novo-assembled data sets, respectively. Genotyping error rates declined to ≤0.01 in reference-aligned data sets with a coverage ≥30, but remained ≥0.04 in the de novo-assembled data sets. We observed approximately 10- and 13-fold declines in the number of loci sampled in the reference-aligned and de novo-assembled data sets when coverage was increased from ≥5 to ≥30 at quality score ≥30, respectively. Finally, we assessed the effects of genotyping coverage on a common population genetic application, parentage assignments, and showed that the proportion of incorrectly assigned maternities was relatively high at low coverage. Overall, our results suggest that the trade-off between sample size and genotyping error rates be considered prior to building sequencing libraries, reporting genotyping error rates become standard practice, and that effects of genotyping errors on inference be evaluated in restriction-enzyme-based SNP studies.","container-title":"Molecular Ecology Resources","DOI":"10.1111/1755-0998.12519","ISSN":"1755-098X","issue":"4","journalAbbreviation":"Molecular Ecology Resources","note":"publisher: John Wiley &amp; Sons, Ltd","page":"966-978","title":"Finding the right coverage: the impact of coverage and sequence quality on single nucleotide polymorphism genotyping error rates","volume":"16","author":[{"family":"Fountain","given":"Emily D."},{"family":"Pauli","given":"Jonathan N."},{"family":"Reid","given":"Brendan N."},{"family":"Palsbøll","given":"Per J."},{"family":"Peery","given":"M. Zachariah"}],"issued":{"date-parts":[["2016",7,1]]},"citation-key":"fountainFindingRightCoverage2016"}},{"id":5465,"uris":["http://zotero.org/users/10196124/items/4QLVKF9E"],"itemData":{"id":5465,"type":"article-journal","abstract":"Abstract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D67CF9" w:rsidRPr="007B2FC1">
        <w:fldChar w:fldCharType="separate"/>
      </w:r>
      <w:r w:rsidR="00D67CF9" w:rsidRPr="007B2FC1">
        <w:rPr>
          <w:vertAlign w:val="superscript"/>
        </w:rPr>
        <w:t>7–9</w:t>
      </w:r>
      <w:r w:rsidR="00D67CF9" w:rsidRPr="007B2FC1">
        <w:fldChar w:fldCharType="end"/>
      </w:r>
      <w:r w:rsidRPr="007B2FC1">
        <w:t xml:space="preserve">. Therefore, most investigators perform multiple types of data </w:t>
      </w:r>
      <w:r w:rsidRPr="007B2FC1">
        <w:rPr>
          <w:b/>
          <w:i/>
        </w:rPr>
        <w:t>filtering</w:t>
      </w:r>
      <w:r w:rsidRPr="007B2FC1">
        <w:t xml:space="preserve"> for quality control prior to data analysis, including filtering on read quality, mapping quality, read depth/coverage, minor allele frequency or minor allele counts, missing data (across loci and/or individuals), and deviations from Hardy–Weinberg or linkage equilibrium. Despite the ubiquity of filtering in genomics, there are few established best practices </w:t>
      </w:r>
      <w:r w:rsidRPr="007B2FC1">
        <w:rPr>
          <w:color w:val="0000FF"/>
        </w:rPr>
        <w:t>or guiding principles</w:t>
      </w:r>
      <w:r w:rsidRPr="007B2FC1">
        <w:t xml:space="preserve"> for data filtering.</w:t>
      </w:r>
    </w:p>
    <w:p w14:paraId="0000000D" w14:textId="735AAA9F" w:rsidR="0088299C" w:rsidRPr="007B2FC1" w:rsidRDefault="00492867" w:rsidP="003A08A8">
      <w:pPr>
        <w:spacing w:before="0" w:after="0"/>
        <w:contextualSpacing/>
      </w:pPr>
      <w:r w:rsidRPr="007B2FC1">
        <w:rPr>
          <w:color w:val="0000FF"/>
        </w:rPr>
        <w:t xml:space="preserve">Correctly filtering genomic data </w:t>
      </w:r>
      <w:r w:rsidRPr="007B2FC1">
        <w:t xml:space="preserve">is not a trivial </w:t>
      </w:r>
      <w:r w:rsidRPr="007B2FC1">
        <w:rPr>
          <w:color w:val="0000FF"/>
        </w:rPr>
        <w:t>task</w:t>
      </w:r>
      <w:r w:rsidRPr="007B2FC1">
        <w:t>. Indeed, it has been aptly termed the “</w:t>
      </w:r>
      <w:r w:rsidRPr="007B2FC1">
        <w:rPr>
          <w:i/>
        </w:rPr>
        <w:t>F</w:t>
      </w:r>
      <w:r w:rsidRPr="007B2FC1">
        <w:t>-word”</w:t>
      </w:r>
      <w:r w:rsidR="00D67CF9" w:rsidRPr="007B2FC1">
        <w:fldChar w:fldCharType="begin"/>
      </w:r>
      <w:r w:rsidR="00D67CF9" w:rsidRPr="007B2FC1">
        <w:instrText xml:space="preserve"> ADDIN ZOTERO_ITEM CSL_CITATION {"citationID":"EMOmCXiJ","properties":{"formattedCitation":"\\super 10,11\\nosupersub{}","plainCitation":"10,11","noteIndex":0},"citationItems":[{"id":5415,"uris":["http://zotero.org/users/10196124/items/GFHRTXMX"],"itemData":{"id":5415,"type":"article-journal","abstract":"Abstract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D."}],"issued":{"date-parts":[["2021",7,1]]},"citation-key":"ahrensRegardingFwordEffects2021a"}},{"id":5413,"uris":["http://zotero.org/users/10196124/items/64QKVN26"],"itemData":{"id":5413,"type":"article-journal","abstract":"Next-generation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D67CF9" w:rsidRPr="007B2FC1">
        <w:fldChar w:fldCharType="separate"/>
      </w:r>
      <w:r w:rsidR="00D67CF9" w:rsidRPr="007B2FC1">
        <w:rPr>
          <w:vertAlign w:val="superscript"/>
        </w:rPr>
        <w:t>10,11</w:t>
      </w:r>
      <w:r w:rsidR="00D67CF9" w:rsidRPr="007B2FC1">
        <w:fldChar w:fldCharType="end"/>
      </w:r>
      <w:r w:rsidR="00D67CF9" w:rsidRPr="007B2FC1">
        <w:rPr>
          <w:vertAlign w:val="superscript"/>
        </w:rPr>
        <w:t xml:space="preserve"> </w:t>
      </w:r>
      <w:r w:rsidRPr="007B2FC1">
        <w:t xml:space="preserve">by geneticists due to how challenging it can be to conduct and understand effects of filtering on downstream conclusions. Here, we define </w:t>
      </w:r>
      <w:r w:rsidRPr="007B2FC1">
        <w:rPr>
          <w:b/>
          <w:i/>
        </w:rPr>
        <w:t>filtering</w:t>
      </w:r>
      <w:r w:rsidRPr="007B2FC1">
        <w:t xml:space="preserve"> as the intentional removal of bases, reads, individuals, </w:t>
      </w:r>
      <w:r w:rsidR="004D2838" w:rsidRPr="004D2838">
        <w:rPr>
          <w:color w:val="0000FF"/>
        </w:rPr>
        <w:t>individual genotypes</w:t>
      </w:r>
      <w:r w:rsidR="004D2838">
        <w:t xml:space="preserve">, </w:t>
      </w:r>
      <w:r w:rsidRPr="007B2FC1">
        <w:t xml:space="preserve">and/or </w:t>
      </w:r>
      <w:r w:rsidRPr="007B2FC1">
        <w:rPr>
          <w:b/>
          <w:i/>
        </w:rPr>
        <w:t>genetic variants</w:t>
      </w:r>
      <w:r w:rsidRPr="007B2FC1">
        <w:t xml:space="preserve"> from a genomic dataset with the explicit goal of improving data quality for downstream analyses. Filtering is distinct from other forms of data processing in that it centres on the removal of data (as in “filtering out”), whereas other approaches, such as </w:t>
      </w:r>
      <w:r w:rsidRPr="007B2FC1">
        <w:rPr>
          <w:b/>
          <w:i/>
        </w:rPr>
        <w:t>imputation</w:t>
      </w:r>
      <w:r w:rsidRPr="007B2FC1">
        <w:t>,</w:t>
      </w:r>
      <w:r w:rsidRPr="007B2FC1">
        <w:rPr>
          <w:color w:val="0000FF"/>
        </w:rPr>
        <w:t xml:space="preserve"> </w:t>
      </w:r>
      <w:r w:rsidRPr="007B2FC1">
        <w:t>modify the data</w:t>
      </w:r>
      <w:r w:rsidRPr="007B2FC1">
        <w:rPr>
          <w:color w:val="0000FF"/>
        </w:rPr>
        <w:t>set</w:t>
      </w:r>
      <w:r w:rsidRPr="007B2FC1">
        <w:t xml:space="preserve"> directly without removal. Filtering is an issue of paramount importance because: 1) every genomic dataset must be filtered, often repeatedly, 2) the same dataset filtered in different ways </w:t>
      </w:r>
      <w:r w:rsidR="00C5435B">
        <w:rPr>
          <w:color w:val="0000FF"/>
        </w:rPr>
        <w:t>can</w:t>
      </w:r>
      <w:r w:rsidRPr="00C5435B">
        <w:rPr>
          <w:color w:val="0000FF"/>
        </w:rPr>
        <w:t xml:space="preserve"> </w:t>
      </w:r>
      <w:r w:rsidRPr="007B2FC1">
        <w:t xml:space="preserve">yield entirely </w:t>
      </w:r>
      <w:r w:rsidRPr="007B2FC1">
        <w:lastRenderedPageBreak/>
        <w:t>different results</w:t>
      </w:r>
      <w:sdt>
        <w:sdtPr>
          <w:tag w:val="goog_rdk_6"/>
          <w:id w:val="1467393358"/>
        </w:sdtPr>
        <w:sdtContent/>
      </w:sdt>
      <w:r w:rsidR="00D67CF9" w:rsidRPr="007B2FC1">
        <w:fldChar w:fldCharType="begin"/>
      </w:r>
      <w:r w:rsidR="00D67CF9" w:rsidRPr="007B2FC1">
        <w:instrText xml:space="preserve"> ADDIN ZOTERO_ITEM CSL_CITATION {"citationID":"SsiYuwze","properties":{"formattedCitation":"\\super 12,13\\nosupersub{}","plainCitation":"12,13","noteIndex":0},"citationItems":[{"id":5449,"uris":["http://zotero.org/users/10196124/items/WA66BGE6"],"itemData":{"id":5449,"type":"article-journal","abstract":"Summary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W."}],"issued":{"date-parts":[["2017",8,1]]},"citation-key":"shaferBioinformaticProcessingRADseq2017a"}},{"id":5209,"uris":["http://zotero.org/users/10196124/items/ZRTDLW9V"],"itemData":{"id":5209,"type":"article-journal","abstract":"Abstract Understanding the evolutionary impacts of harvest on fish populations is important for informing fisheries management and conservation and has become a growing research topic over the last decade. However, the dynamics of fish populations are highly complex, and phenotypes can be influenced by many biotic and abiotic factors. Therefore, it is vital to collect robust data and explore multiple alternative hypotheses before concluding that fish populations are influenced by harvest. In their recently published manuscript, Bowles et al, Evolutionary Applications, 13(6):1128 conducted age/growth and genomic analysis of walleye (Sander vitreus) populations sampled 13?15 years (1?2.5 generations) apart and hypothesized that observed phenotypic and genomic changes in this time period were likely due to harvest. Specifically, Bowles et al. (2020) documented differential declines in size-at-age in three exploited walleye populations compared to a separate, but presumably less-exploited, reference population. Additionally, they documented population genetic differentiation in one population pair, homogenization in another, and outlier loci putatively under selection across time points. Based on their phenotypic and genetic results, they hypothesized that selective harvest had led to fisheries-induced evolution (referred to as nascent changes) in the exploited populations in as little as 1?2.5 generations. We re-analyzed their data and found that (a) sizes declined across both exploited and reference populations during the time period studied and (b) observed genomic differentiation in their study was the result of inadequate data filtering, including retaining individuals with high amounts of missing data and retaining potentially undersplit and oversplit loci that created false signals of differentiation between time points. This re-analysis did not provide evidence for phenotypic or genetic changes attributable to harvest in any of the study populations, contrasting the hypotheses presented by Bowles et al. (2020). Our comment highlights the potential pitfalls associated with conducting age/growth analyses with low sample sizes and inadequately filtering genomic datasets.","container-title":"Evolutionary Applications","DOI":"10.1111/eva.13122","ISSN":"1752-4571","issue":"2","journalAbbreviation":"Evolutionary Applications","note":"publisher: John Wiley &amp; Sons, Ltd","page":"278-289","title":"Incomplete bioinformatic filtering and inadequate age and growth analysis lead to an incorrect inference of harvested-induced changes","volume":"14","author":[{"family":"Larson","given":"Wesley A."},{"family":"Isermann","given":"Daniel A."},{"family":"Feiner","given":"Zachary S."}],"issued":{"date-parts":[["2021",2,1]]},"citation-key":"larsonIncompleteBioinformaticFiltering2021"}}],"schema":"https://github.com/citation-style-language/schema/raw/master/csl-citation.json"} </w:instrText>
      </w:r>
      <w:r w:rsidR="00D67CF9" w:rsidRPr="007B2FC1">
        <w:fldChar w:fldCharType="separate"/>
      </w:r>
      <w:r w:rsidR="00D67CF9" w:rsidRPr="007B2FC1">
        <w:rPr>
          <w:vertAlign w:val="superscript"/>
        </w:rPr>
        <w:t>12,13</w:t>
      </w:r>
      <w:r w:rsidR="00D67CF9" w:rsidRPr="007B2FC1">
        <w:fldChar w:fldCharType="end"/>
      </w:r>
      <w:r w:rsidRPr="007B2FC1">
        <w:t xml:space="preserve"> and 3) filtering choices can be confusing</w:t>
      </w:r>
      <w:r w:rsidR="00C5435B">
        <w:t xml:space="preserve"> </w:t>
      </w:r>
      <w:r w:rsidR="00C5435B" w:rsidRPr="00C5435B">
        <w:rPr>
          <w:color w:val="0000FF"/>
        </w:rPr>
        <w:t>and</w:t>
      </w:r>
      <w:r w:rsidRPr="007B2FC1">
        <w:t xml:space="preserve"> subjective, currently lack </w:t>
      </w:r>
      <w:r w:rsidRPr="007B2FC1">
        <w:rPr>
          <w:color w:val="0000FF"/>
        </w:rPr>
        <w:t xml:space="preserve">consistent </w:t>
      </w:r>
      <w:r w:rsidRPr="007B2FC1">
        <w:t xml:space="preserve">or agreed-upon guidelines, and </w:t>
      </w:r>
      <w:r w:rsidRPr="007B2FC1">
        <w:rPr>
          <w:color w:val="0000FF"/>
        </w:rPr>
        <w:t>may result in unknown downstream consequence</w:t>
      </w:r>
      <w:r w:rsidRPr="007B2FC1">
        <w:t>s</w:t>
      </w:r>
      <w:r w:rsidR="00D67CF9" w:rsidRPr="007B2FC1">
        <w:fldChar w:fldCharType="begin"/>
      </w:r>
      <w:r w:rsidR="00D67CF9" w:rsidRPr="007B2FC1">
        <w:instrText xml:space="preserve"> ADDIN ZOTERO_ITEM CSL_CITATION {"citationID":"drPPXSd6","properties":{"formattedCitation":"\\super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D67CF9" w:rsidRPr="007B2FC1">
        <w:rPr>
          <w:rFonts w:ascii="Cambria Math" w:hAnsi="Cambria Math" w:cs="Cambria Math"/>
        </w:rPr>
        <w:instrText>∼</w:instrText>
      </w:r>
      <w:r w:rsidR="00D67CF9" w:rsidRPr="007B2FC1">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w:t>
      </w:r>
    </w:p>
    <w:p w14:paraId="0000000E" w14:textId="3BFF4E90" w:rsidR="0088299C" w:rsidRPr="007B2FC1" w:rsidRDefault="00492867" w:rsidP="003A08A8">
      <w:pPr>
        <w:spacing w:before="0" w:after="0"/>
        <w:contextualSpacing/>
        <w:rPr>
          <w:color w:val="000000"/>
        </w:rPr>
      </w:pPr>
      <w:r w:rsidRPr="007B2FC1">
        <w:rPr>
          <w:color w:val="000000"/>
        </w:rPr>
        <w:t xml:space="preserve">Filtering approaches are often inadequately described and vary widely among studies. </w:t>
      </w:r>
      <w:r w:rsidR="00C5435B" w:rsidRPr="00C5435B">
        <w:rPr>
          <w:color w:val="0000FF"/>
        </w:rPr>
        <w:t>It is frequently</w:t>
      </w:r>
      <w:r w:rsidRPr="00C5435B">
        <w:rPr>
          <w:color w:val="0000FF"/>
        </w:rPr>
        <w:t xml:space="preserve"> </w:t>
      </w:r>
      <w:r w:rsidRPr="007B2FC1">
        <w:rPr>
          <w:color w:val="000000"/>
        </w:rPr>
        <w:t>impossible to tell whether certain filtering steps were conducted and not described</w:t>
      </w:r>
      <w:r w:rsidR="00C5435B">
        <w:rPr>
          <w:color w:val="0000FF"/>
        </w:rPr>
        <w:t xml:space="preserve"> </w:t>
      </w:r>
      <w:r w:rsidRPr="007B2FC1">
        <w:rPr>
          <w:color w:val="000000"/>
        </w:rPr>
        <w:t xml:space="preserve">or skipped entirely. </w:t>
      </w:r>
      <w:r w:rsidR="00C5435B">
        <w:rPr>
          <w:color w:val="000000"/>
        </w:rPr>
        <w:t>Even</w:t>
      </w:r>
      <w:r w:rsidRPr="007B2FC1">
        <w:rPr>
          <w:color w:val="000000"/>
        </w:rPr>
        <w:t xml:space="preserve"> when filters are mentioned, methodological details</w:t>
      </w:r>
      <w:r w:rsidR="00C5435B">
        <w:rPr>
          <w:color w:val="000000"/>
        </w:rPr>
        <w:t xml:space="preserve"> </w:t>
      </w:r>
      <w:r w:rsidR="00C5435B">
        <w:rPr>
          <w:color w:val="0000FF"/>
        </w:rPr>
        <w:t>(such as the threshold</w:t>
      </w:r>
      <w:r w:rsidR="009E1F85">
        <w:rPr>
          <w:color w:val="0000FF"/>
        </w:rPr>
        <w:t>s</w:t>
      </w:r>
      <w:r w:rsidR="00C5435B">
        <w:rPr>
          <w:color w:val="0000FF"/>
        </w:rPr>
        <w:t xml:space="preserve"> applied)</w:t>
      </w:r>
      <w:r w:rsidRPr="007B2FC1">
        <w:rPr>
          <w:color w:val="000000"/>
        </w:rPr>
        <w:t xml:space="preserve"> are infrequently reported. Among papers that </w:t>
      </w:r>
      <w:r w:rsidRPr="007B2FC1">
        <w:rPr>
          <w:i/>
          <w:color w:val="000000"/>
        </w:rPr>
        <w:t xml:space="preserve">do </w:t>
      </w:r>
      <w:r w:rsidRPr="007B2FC1">
        <w:rPr>
          <w:color w:val="000000"/>
        </w:rPr>
        <w:t xml:space="preserve">record filtering thresholds, the values used for a given filter can vary several-fold, suggesting limited </w:t>
      </w:r>
      <w:r w:rsidRPr="007B2FC1">
        <w:t>standardisation</w:t>
      </w:r>
      <w:r w:rsidRPr="007B2FC1">
        <w:rPr>
          <w:color w:val="000000"/>
        </w:rPr>
        <w:t xml:space="preserve"> of filtering efforts. Furthermore, the vast majority of studies provide no justification for the thresholds they use, and researchers often use the default program settings with no further comment</w:t>
      </w:r>
      <w:r w:rsidR="00C5435B">
        <w:rPr>
          <w:color w:val="000000"/>
        </w:rPr>
        <w:fldChar w:fldCharType="begin"/>
      </w:r>
      <w:r w:rsidR="00C5435B">
        <w:rPr>
          <w:color w:val="000000"/>
        </w:rPr>
        <w:instrText xml:space="preserve"> ADDIN ZOTERO_ITEM CSL_CITATION {"citationID":"QIEIAsFo","properties":{"formattedCitation":"\\super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5435B">
        <w:rPr>
          <w:color w:val="000000"/>
        </w:rPr>
        <w:fldChar w:fldCharType="separate"/>
      </w:r>
      <w:r w:rsidR="00C5435B" w:rsidRPr="00C5435B">
        <w:rPr>
          <w:vertAlign w:val="superscript"/>
        </w:rPr>
        <w:t>15</w:t>
      </w:r>
      <w:r w:rsidR="00C5435B">
        <w:rPr>
          <w:color w:val="000000"/>
        </w:rPr>
        <w:fldChar w:fldCharType="end"/>
      </w:r>
      <w:r w:rsidRPr="007B2FC1">
        <w:rPr>
          <w:color w:val="000000"/>
        </w:rPr>
        <w:t xml:space="preserve">. Given the lack of comprehensive </w:t>
      </w:r>
      <w:r w:rsidR="004A09C4">
        <w:rPr>
          <w:color w:val="000000"/>
        </w:rPr>
        <w:t>genomic</w:t>
      </w:r>
      <w:r w:rsidRPr="007B2FC1">
        <w:rPr>
          <w:color w:val="000000"/>
        </w:rPr>
        <w:t xml:space="preserve"> data filtering </w:t>
      </w:r>
      <w:r w:rsidRPr="007B2FC1">
        <w:rPr>
          <w:color w:val="0000FF"/>
        </w:rPr>
        <w:t>principles</w:t>
      </w:r>
      <w:r w:rsidRPr="007B2FC1">
        <w:rPr>
          <w:color w:val="000000"/>
        </w:rPr>
        <w:t xml:space="preserve"> or best practices and that the impact of filtering is rarely quantified (and thus is poorly understood), the methodological details provided by many published studies are </w:t>
      </w:r>
      <w:r w:rsidRPr="007B2FC1">
        <w:rPr>
          <w:color w:val="0000FF"/>
        </w:rPr>
        <w:t>often</w:t>
      </w:r>
      <w:r w:rsidRPr="007B2FC1">
        <w:t xml:space="preserve"> </w:t>
      </w:r>
      <w:r w:rsidRPr="007B2FC1">
        <w:rPr>
          <w:color w:val="000000"/>
        </w:rPr>
        <w:t>not sufficient for reproduction.</w:t>
      </w:r>
    </w:p>
    <w:p w14:paraId="64D346FC" w14:textId="7A111E4D" w:rsidR="00330D6B" w:rsidRDefault="00492867" w:rsidP="003A08A8">
      <w:pPr>
        <w:spacing w:before="0" w:after="0"/>
        <w:contextualSpacing/>
        <w:rPr>
          <w:color w:val="0000FF"/>
        </w:rPr>
      </w:pPr>
      <w:r w:rsidRPr="007B2FC1">
        <w:t xml:space="preserve">To help investigators improve their filtering </w:t>
      </w:r>
      <w:r w:rsidRPr="007B2FC1">
        <w:rPr>
          <w:color w:val="0000FF"/>
        </w:rPr>
        <w:t>approaches</w:t>
      </w:r>
      <w:r w:rsidRPr="007B2FC1">
        <w:t xml:space="preserve">, we review different strategies for filtering genomic datasets </w:t>
      </w:r>
      <w:r w:rsidRPr="007B2FC1">
        <w:rPr>
          <w:color w:val="0000FF"/>
        </w:rPr>
        <w:t>and</w:t>
      </w:r>
      <w:r w:rsidRPr="007B2FC1">
        <w:t xml:space="preserve"> examine their downstream effects </w:t>
      </w:r>
      <w:r w:rsidRPr="007B2FC1">
        <w:rPr>
          <w:color w:val="0000FF"/>
        </w:rPr>
        <w:t xml:space="preserve">by </w:t>
      </w:r>
      <w:r w:rsidR="00C5435B">
        <w:rPr>
          <w:color w:val="0000FF"/>
        </w:rPr>
        <w:t>reporting the effects</w:t>
      </w:r>
      <w:r w:rsidRPr="007B2FC1">
        <w:rPr>
          <w:color w:val="0000FF"/>
        </w:rPr>
        <w:t xml:space="preserve"> of a range of filtering decisions on both empirical and simulated datasets.</w:t>
      </w:r>
      <w:r w:rsidRPr="007B2FC1">
        <w:t xml:space="preserve"> </w:t>
      </w:r>
      <w:r w:rsidRPr="007B2FC1">
        <w:rPr>
          <w:color w:val="0000FF"/>
        </w:rPr>
        <w:t>We also provide practical filtering threshold recommendations and a comprehensive suite of resources including a detailed flowchart, example tables demonstrating how to document filtering steps, and a checklist to consult before publication, which should be useful for both investigators and scientific journals alike.</w:t>
      </w:r>
      <w:r w:rsidRPr="007B2FC1">
        <w:t xml:space="preserve"> We </w:t>
      </w:r>
      <w:r w:rsidR="00C951D6" w:rsidRPr="007B2FC1">
        <w:t>illustrat</w:t>
      </w:r>
      <w:r w:rsidR="00C951D6">
        <w:t>e</w:t>
      </w:r>
      <w:r w:rsidR="00C951D6" w:rsidRPr="007B2FC1">
        <w:t xml:space="preserve"> a typical filtering workflow </w:t>
      </w:r>
      <w:r w:rsidR="00C951D6">
        <w:t xml:space="preserve">by </w:t>
      </w:r>
      <w:r w:rsidRPr="007B2FC1">
        <w:t>provid</w:t>
      </w:r>
      <w:r w:rsidR="00C951D6">
        <w:t>ing</w:t>
      </w:r>
      <w:r w:rsidRPr="007B2FC1">
        <w:t xml:space="preserve"> </w:t>
      </w:r>
      <w:r w:rsidRPr="007B2FC1">
        <w:rPr>
          <w:color w:val="0000FF"/>
        </w:rPr>
        <w:t xml:space="preserve">coding notebooks that contain examples of how to automate and easily </w:t>
      </w:r>
      <w:r w:rsidR="00236988">
        <w:rPr>
          <w:color w:val="0000FF"/>
        </w:rPr>
        <w:t>examine the output from</w:t>
      </w:r>
      <w:r w:rsidRPr="007B2FC1">
        <w:rPr>
          <w:color w:val="0000FF"/>
        </w:rPr>
        <w:t xml:space="preserve"> multiple filtering parameter values</w:t>
      </w:r>
      <w:r w:rsidRPr="007B2FC1">
        <w:t xml:space="preserve">. </w:t>
      </w:r>
      <w:r w:rsidR="001B373D">
        <w:t xml:space="preserve">Lastly, </w:t>
      </w:r>
      <w:r w:rsidR="001B373D">
        <w:rPr>
          <w:color w:val="0000FF"/>
        </w:rPr>
        <w:t>w</w:t>
      </w:r>
      <w:r w:rsidR="00C5435B">
        <w:rPr>
          <w:color w:val="0000FF"/>
        </w:rPr>
        <w:t>e</w:t>
      </w:r>
      <w:r w:rsidRPr="007B2FC1">
        <w:rPr>
          <w:color w:val="0000FF"/>
        </w:rPr>
        <w:t xml:space="preserve"> stress</w:t>
      </w:r>
      <w:r w:rsidRPr="007B2FC1">
        <w:t xml:space="preserve"> the importance of knowing your study system and</w:t>
      </w:r>
      <w:r w:rsidR="00C5435B">
        <w:t xml:space="preserve"> </w:t>
      </w:r>
      <w:r w:rsidRPr="007B2FC1">
        <w:t>population genetics theory</w:t>
      </w:r>
      <w:r w:rsidR="00D67CF9" w:rsidRPr="007B2FC1">
        <w:fldChar w:fldCharType="begin"/>
      </w:r>
      <w:r w:rsidR="00C5435B">
        <w:instrText xml:space="preserve"> ADDIN ZOTERO_ITEM CSL_CITATION {"citationID":"DOnJjzPW","properties":{"formattedCitation":"\\super 16\\uc0\\u8211{}18\\nosupersub{}","plainCitation":"16–18","noteIndex":0},"citationItems":[{"id":5513,"uris":["http://zotero.org/users/10196124/items/PCJG4PT2"],"itemData":{"id":5513,"type":"book","abstract":"Loss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5637,"uris":["http://zotero.org/users/10196124/items/FLYYVICL"],"itemData":{"id":5637,"type":"article-journal","abstract":"Abstract Estimating the evolutionary potential of quantitative traits and reliably predicting responses to selection in wild populations are important challenges in evolutionary biology. The genomic revolution has opened up opportunities for measuring relatedness among individuals with precision, enabling pedigree-free estimation of trait heritabilities in wild populations. However, until now, most quantitative genetic studies based on a genomic relatedness matrix (GRM) have focused on long-term monitored populations for which traditional pedigrees were also available, and have often had access to knowledge of genome sequence and variability. Here, we investigated the potential of RAD-sequencing for estimating heritability in a free-ranging roe deer (Capreolous capreolus) population for which no prior genomic resources were available. We propose a step-by-step analytical framework to optimize the quality and quantity of the genomic data and explore the impact of the single nucleotide polymorphism (SNP) calling and filtering processes on the GRM structure and GRM-based heritability estimates. As expected, our results show that sequence coverage strongly affects the number of recovered loci, the genotyping error rate and the amount of missing data. Ultimately, this had little effect on heritability estimates and their standard errors, provided that the GRM was built from a minimum number of loci (above 7,000). Genomic relatedness matrix-based heritability estimates thus appear robust to a moderate level of genotyping errors in the SNP data set. We also showed that quality filters, such as the removal of low-frequency variants, affect the relatedness structure of the GRM, generating lower h2 estimates. Our work illustrates the huge potential of RAD-sequencing for estimating GRM-based heritability in virtually any natural population.","container-title":"Molecular Ecology Resources","DOI":"10.1111/1755-0998.13031","ISSN":"1755-098X","issue":"5","journalAbbreviation":"Molecular Ecology Resources","note":"publisher: John Wiley &amp; Sons, Ltd","page":"1205-1217","title":"RAD-sequencing for estimating genomic relatedness matrix-based heritability in the wild: A case study in roe deer","volume":"19","author":[{"family":"Gervais","given":"Laura"},{"family":"Perrier","given":"Charles"},{"family":"Bernard","given":"Maria"},{"family":"Merlet","given":"Joël"},{"family":"Pemberton","given":"Josephine M."},{"family":"Pujol","given":"Benoit"},{"family":"Quéméré","given":"Erwan"}],"issued":{"date-parts":[["2019",9,1]]},"citation-key":"gervaisRADsequencingEstimatingGenomic2019"}},{"id":5678,"uris":["http://zotero.org/users/10196124/items/ZGHHWCGW"],"itemData":{"id":5678,"type":"book","ISBN":"93-88148-06-1","publisher":"Scientific Publishers","title":"An introduction to population genetics theory","author":[{"family":"Crow","given":"James Franklin"}],"issued":{"date-parts":[["2017"]]},"citation-key":"crowIntroductionPopulationGenetics2017a"}}],"schema":"https://github.com/citation-style-language/schema/raw/master/csl-citation.json"} </w:instrText>
      </w:r>
      <w:r w:rsidR="00D67CF9" w:rsidRPr="007B2FC1">
        <w:fldChar w:fldCharType="separate"/>
      </w:r>
      <w:r w:rsidR="00C5435B" w:rsidRPr="00C5435B">
        <w:rPr>
          <w:vertAlign w:val="superscript"/>
        </w:rPr>
        <w:t>16–18</w:t>
      </w:r>
      <w:r w:rsidR="00D67CF9" w:rsidRPr="007B2FC1">
        <w:fldChar w:fldCharType="end"/>
      </w:r>
      <w:r w:rsidR="00D67CF9" w:rsidRPr="007B2FC1">
        <w:t xml:space="preserve">, </w:t>
      </w:r>
      <w:r w:rsidRPr="007B2FC1">
        <w:rPr>
          <w:color w:val="0000FF"/>
        </w:rPr>
        <w:t xml:space="preserve">both of which will help researchers make informed choices for setting filtering </w:t>
      </w:r>
      <w:r w:rsidRPr="007B2FC1">
        <w:rPr>
          <w:color w:val="0000FF"/>
        </w:rPr>
        <w:lastRenderedPageBreak/>
        <w:t>thresholds and facilitate the interpretation of different results inevitably produced with different filtering thresholds</w:t>
      </w:r>
      <w:r w:rsidR="00C5435B">
        <w:rPr>
          <w:color w:val="0000FF"/>
        </w:rPr>
        <w:t>.</w:t>
      </w:r>
    </w:p>
    <w:p w14:paraId="3859BFBF" w14:textId="77777777" w:rsidR="00707512" w:rsidRPr="007B2FC1" w:rsidRDefault="00707512" w:rsidP="003A08A8">
      <w:pPr>
        <w:spacing w:before="0" w:after="0"/>
        <w:contextualSpacing/>
        <w:rPr>
          <w:color w:val="0000FF"/>
        </w:rPr>
      </w:pPr>
    </w:p>
    <w:p w14:paraId="00000010" w14:textId="013FD91C" w:rsidR="0088299C" w:rsidRPr="007B2FC1" w:rsidRDefault="00330D6B" w:rsidP="003A08A8">
      <w:pPr>
        <w:spacing w:before="0" w:after="0"/>
        <w:ind w:firstLine="0"/>
        <w:contextualSpacing/>
        <w:rPr>
          <w:b/>
          <w:color w:val="0000FF"/>
        </w:rPr>
      </w:pPr>
      <w:r w:rsidRPr="007B2FC1">
        <w:rPr>
          <w:b/>
        </w:rPr>
        <w:t xml:space="preserve">[H1] Common filters: complexity, and importance </w:t>
      </w:r>
      <w:r w:rsidRPr="007B2FC1">
        <w:rPr>
          <w:b/>
          <w:color w:val="0000FF"/>
        </w:rPr>
        <w:t>of study system knowledge</w:t>
      </w:r>
    </w:p>
    <w:p w14:paraId="00000011" w14:textId="7FAB8E06" w:rsidR="0088299C" w:rsidRPr="007B2FC1" w:rsidRDefault="00492867" w:rsidP="003A08A8">
      <w:pPr>
        <w:spacing w:before="0" w:after="0"/>
        <w:ind w:firstLine="0"/>
        <w:contextualSpacing/>
      </w:pPr>
      <w:r w:rsidRPr="007B2FC1">
        <w:t>Today, investigators have many different instrumentation options for obtaining DNA, RNA, and epigenetic sequencing data</w:t>
      </w:r>
      <w:r w:rsidR="00D42044" w:rsidRPr="007B2FC1">
        <w:fldChar w:fldCharType="begin"/>
      </w:r>
      <w:r w:rsidR="00C5435B">
        <w:instrText xml:space="preserve"> ADDIN ZOTERO_ITEM CSL_CITATION {"citationID":"spDcVgiJ","properties":{"formattedCitation":"\\super 19,20\\nosupersub{}","plainCitation":"19,20","noteIndex":0},"citationItems":[{"id":5418,"uris":["http://zotero.org/users/10196124/items/HHAFS29K"],"itemData":{"id":5418,"type":"article-journal","abstract":"Genomes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D42044" w:rsidRPr="007B2FC1">
        <w:fldChar w:fldCharType="separate"/>
      </w:r>
      <w:r w:rsidR="00C5435B" w:rsidRPr="00C5435B">
        <w:rPr>
          <w:vertAlign w:val="superscript"/>
        </w:rPr>
        <w:t>19,20</w:t>
      </w:r>
      <w:r w:rsidR="00D42044" w:rsidRPr="007B2FC1">
        <w:fldChar w:fldCharType="end"/>
      </w:r>
      <w:r w:rsidRPr="007B2FC1">
        <w:t>, which subsequently yield reads of different lengths, configurations (</w:t>
      </w:r>
      <w:r w:rsidRPr="007B2FC1">
        <w:rPr>
          <w:i/>
        </w:rPr>
        <w:t>e.g.,</w:t>
      </w:r>
      <w:r w:rsidRPr="007B2FC1">
        <w:t xml:space="preserve"> single- or paired-end), and qualities</w:t>
      </w:r>
      <w:r w:rsidR="00D42044" w:rsidRPr="007B2FC1">
        <w:fldChar w:fldCharType="begin"/>
      </w:r>
      <w:r w:rsidR="00C5435B">
        <w:instrText xml:space="preserve"> ADDIN ZOTERO_ITEM CSL_CITATION {"citationID":"cGTLomhp","properties":{"formattedCitation":"\\super 21\\nosupersub{}","plainCitation":"21","noteIndex":0},"citationItems":[{"id":5419,"uris":["http://zotero.org/users/10196124/items/IKC2JAY5"],"itemData":{"id":5419,"type":"article-journal","abstract":"This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D42044" w:rsidRPr="007B2FC1">
        <w:fldChar w:fldCharType="separate"/>
      </w:r>
      <w:r w:rsidR="00C5435B" w:rsidRPr="00C5435B">
        <w:rPr>
          <w:vertAlign w:val="superscript"/>
        </w:rPr>
        <w:t>21</w:t>
      </w:r>
      <w:r w:rsidR="00D42044" w:rsidRPr="007B2FC1">
        <w:fldChar w:fldCharType="end"/>
      </w:r>
      <w:r w:rsidRPr="007B2FC1">
        <w:t xml:space="preserve">. These sequences are then either aligned back to a </w:t>
      </w:r>
      <w:r w:rsidRPr="007B2FC1">
        <w:rPr>
          <w:b/>
          <w:i/>
        </w:rPr>
        <w:t>reference</w:t>
      </w:r>
      <w:r w:rsidRPr="007B2FC1">
        <w:t xml:space="preserve"> (such as a reference genome or transcriptome), or </w:t>
      </w:r>
      <w:r w:rsidRPr="007B2FC1">
        <w:rPr>
          <w:i/>
        </w:rPr>
        <w:t xml:space="preserve">de novo </w:t>
      </w:r>
      <w:r w:rsidRPr="007B2FC1">
        <w:t>assembled and aligned to consensus sequences (</w:t>
      </w:r>
      <w:r w:rsidRPr="007B2FC1">
        <w:rPr>
          <w:i/>
        </w:rPr>
        <w:t>i.e.</w:t>
      </w:r>
      <w:r w:rsidRPr="007B2FC1">
        <w:t xml:space="preserve">, </w:t>
      </w:r>
      <w:r w:rsidRPr="007B2FC1">
        <w:rPr>
          <w:b/>
          <w:i/>
          <w:color w:val="0000FF"/>
        </w:rPr>
        <w:t>contigs</w:t>
      </w:r>
      <w:r w:rsidRPr="007B2FC1">
        <w:t xml:space="preserve"> or stacks</w:t>
      </w:r>
      <w:r w:rsidR="00C5435B">
        <w:t xml:space="preserve"> </w:t>
      </w:r>
      <w:r w:rsidR="00C5435B">
        <w:rPr>
          <w:color w:val="0000FF"/>
        </w:rPr>
        <w:t>of reads</w:t>
      </w:r>
      <w:r w:rsidRPr="007B2FC1">
        <w:t>) for subsequent variant calling or analyses</w:t>
      </w:r>
      <w:r w:rsidR="00D42044" w:rsidRPr="007B2FC1">
        <w:fldChar w:fldCharType="begin"/>
      </w:r>
      <w:r w:rsidR="00C5435B">
        <w:instrText xml:space="preserve"> ADDIN ZOTERO_ITEM CSL_CITATION {"citationID":"ikWSu41R","properties":{"formattedCitation":"\\super 22\\uc0\\u8211{}25\\nosupersub{}","plainCitation":"22–25","noteIndex":0},"citationItems":[{"id":5484,"uris":["http://zotero.org/users/10196124/items/5VM5QXQ9"],"itemData":{"id":5484,"type":"article-journal","abstract":"Abstract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M."}],"issued":{"date-parts":[["2017",10,1]]},"citation-key":"parisLostParameterSpace2017"}}],"schema":"https://github.com/citation-style-language/schema/raw/master/csl-citation.json"} </w:instrText>
      </w:r>
      <w:r w:rsidR="00D42044" w:rsidRPr="007B2FC1">
        <w:fldChar w:fldCharType="separate"/>
      </w:r>
      <w:r w:rsidR="00C5435B" w:rsidRPr="00C5435B">
        <w:rPr>
          <w:vertAlign w:val="superscript"/>
        </w:rPr>
        <w:t>22–25</w:t>
      </w:r>
      <w:r w:rsidR="00D42044" w:rsidRPr="007B2FC1">
        <w:fldChar w:fldCharType="end"/>
      </w:r>
      <w:r w:rsidRPr="007B2FC1">
        <w:t>. Without some form of reference-guided alignment,</w:t>
      </w:r>
      <w:r w:rsidR="009B1BD6">
        <w:t xml:space="preserve"> </w:t>
      </w:r>
      <w:r w:rsidR="009B1BD6">
        <w:rPr>
          <w:color w:val="0000FF"/>
        </w:rPr>
        <w:t>some</w:t>
      </w:r>
      <w:r w:rsidRPr="007B2FC1">
        <w:t xml:space="preserve"> downstream analyses can be limited because it can be difficult to estimate relevant parameters (</w:t>
      </w:r>
      <w:r w:rsidRPr="007B2FC1">
        <w:rPr>
          <w:i/>
        </w:rPr>
        <w:t>e.g.</w:t>
      </w:r>
      <w:r w:rsidRPr="007B2FC1">
        <w:t>, runs of homozygosity</w:t>
      </w:r>
      <w:r w:rsidR="00D42044" w:rsidRPr="007B2FC1">
        <w:fldChar w:fldCharType="begin"/>
      </w:r>
      <w:r w:rsidR="00C5435B">
        <w:instrText xml:space="preserve"> ADDIN ZOTERO_ITEM CSL_CITATION {"citationID":"nTz4hYJT","properties":{"formattedCitation":"\\super 26\\nosupersub{}","plainCitation":"26","noteIndex":0},"citationItems":[{"id":5529,"uris":["http://zotero.org/users/10196124/items/GJ9L9W4M"],"itemData":{"id":5529,"type":"article-journal","abstract":"The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D42044" w:rsidRPr="007B2FC1">
        <w:fldChar w:fldCharType="separate"/>
      </w:r>
      <w:r w:rsidR="00C5435B" w:rsidRPr="00C5435B">
        <w:rPr>
          <w:vertAlign w:val="superscript"/>
        </w:rPr>
        <w:t>26</w:t>
      </w:r>
      <w:r w:rsidR="00D42044" w:rsidRPr="007B2FC1">
        <w:fldChar w:fldCharType="end"/>
      </w:r>
      <w:r w:rsidRPr="007B2FC1">
        <w:t xml:space="preserve">, </w:t>
      </w:r>
      <w:r w:rsidRPr="007B2FC1">
        <w:rPr>
          <w:color w:val="0000FF"/>
        </w:rPr>
        <w:t>recombination points</w:t>
      </w:r>
      <w:r w:rsidRPr="007B2FC1">
        <w:t>) or determine the genomic context for loci of interest (</w:t>
      </w:r>
      <w:r w:rsidRPr="007B2FC1">
        <w:rPr>
          <w:i/>
        </w:rPr>
        <w:t>e.g.</w:t>
      </w:r>
      <w:r w:rsidRPr="007B2FC1">
        <w:t xml:space="preserve">, linkage, </w:t>
      </w:r>
      <w:r w:rsidRPr="007B2FC1">
        <w:rPr>
          <w:b/>
          <w:i/>
          <w:color w:val="0000FF"/>
        </w:rPr>
        <w:t>haplotype phase</w:t>
      </w:r>
      <w:r w:rsidRPr="007B2FC1">
        <w:t>)</w:t>
      </w:r>
      <w:r w:rsidR="00D42044" w:rsidRPr="007B2FC1">
        <w:fldChar w:fldCharType="begin"/>
      </w:r>
      <w:r w:rsidR="00C5435B">
        <w:instrText xml:space="preserve"> ADDIN ZOTERO_ITEM CSL_CITATION {"citationID":"p4L3ouIW","properties":{"formattedCitation":"\\super 27\\nosupersub{}","plainCitation":"27","noteIndex":0},"citationItems":[{"id":5420,"uris":["http://zotero.org/users/10196124/items/EZW9X7L8"],"itemData":{"id":5420,"type":"article-journal","abstract":"Abstract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D42044" w:rsidRPr="007B2FC1">
        <w:fldChar w:fldCharType="separate"/>
      </w:r>
      <w:r w:rsidR="00C5435B" w:rsidRPr="00C5435B">
        <w:rPr>
          <w:vertAlign w:val="superscript"/>
        </w:rPr>
        <w:t>27</w:t>
      </w:r>
      <w:r w:rsidR="00D42044" w:rsidRPr="007B2FC1">
        <w:fldChar w:fldCharType="end"/>
      </w:r>
      <w:r w:rsidRPr="007B2FC1">
        <w:t xml:space="preserve">. Lacking a quality reference genome </w:t>
      </w:r>
      <w:r w:rsidRPr="007B2FC1">
        <w:rPr>
          <w:color w:val="0000FF"/>
        </w:rPr>
        <w:t>can</w:t>
      </w:r>
      <w:r w:rsidRPr="007B2FC1">
        <w:t xml:space="preserve"> therefore be a challenge for researchers working in non-model systems</w:t>
      </w:r>
      <w:r w:rsidR="00C5435B">
        <w:t xml:space="preserve"> where </w:t>
      </w:r>
      <w:r w:rsidR="00C5435B" w:rsidRPr="00472500">
        <w:rPr>
          <w:b/>
          <w:bCs/>
          <w:i/>
          <w:iCs/>
          <w:color w:val="0000FF"/>
        </w:rPr>
        <w:t>de novo alignments</w:t>
      </w:r>
      <w:r w:rsidR="002F1326" w:rsidRPr="002F1326">
        <w:rPr>
          <w:color w:val="0000FF"/>
        </w:rPr>
        <w:t xml:space="preserve">, </w:t>
      </w:r>
      <w:r w:rsidR="002F1326">
        <w:t xml:space="preserve">alignments </w:t>
      </w:r>
      <w:r w:rsidRPr="007B2FC1">
        <w:t>to low-quality reference genome assemblies (</w:t>
      </w:r>
      <w:r w:rsidRPr="007B2FC1">
        <w:rPr>
          <w:i/>
        </w:rPr>
        <w:t>e.g</w:t>
      </w:r>
      <w:r w:rsidRPr="007B2FC1">
        <w:t xml:space="preserve">., </w:t>
      </w:r>
      <w:r w:rsidR="00C5435B" w:rsidRPr="00C5435B">
        <w:rPr>
          <w:color w:val="0000FF"/>
        </w:rPr>
        <w:t xml:space="preserve">many contigs </w:t>
      </w:r>
      <w:r w:rsidR="00C5435B">
        <w:t>and</w:t>
      </w:r>
      <w:r w:rsidRPr="007B2FC1">
        <w:t xml:space="preserve"> low N/L50 scores</w:t>
      </w:r>
      <w:r w:rsidR="00D42044" w:rsidRPr="007B2FC1">
        <w:fldChar w:fldCharType="begin"/>
      </w:r>
      <w:r w:rsidR="009B1BD6">
        <w:instrText xml:space="preserve"> ADDIN ZOTERO_ITEM CSL_CITATION {"citationID":"kEVHeSqV","properties":{"formattedCitation":"\\super 28\\nosupersub{}","plainCitation":"28","noteIndex":0},"citationItems":[{"id":5424,"uris":["http://zotero.org/users/10196124/items/JEEIUWG5"],"itemData":{"id":5424,"type":"article-journal","abstract":"As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D42044" w:rsidRPr="007B2FC1">
        <w:fldChar w:fldCharType="separate"/>
      </w:r>
      <w:r w:rsidR="009B1BD6" w:rsidRPr="009B1BD6">
        <w:rPr>
          <w:vertAlign w:val="superscript"/>
        </w:rPr>
        <w:t>28</w:t>
      </w:r>
      <w:r w:rsidR="00D42044" w:rsidRPr="007B2FC1">
        <w:fldChar w:fldCharType="end"/>
      </w:r>
      <w:r w:rsidRPr="007B2FC1">
        <w:t>)</w:t>
      </w:r>
      <w:r w:rsidRPr="007B2FC1">
        <w:rPr>
          <w:color w:val="0000FF"/>
        </w:rPr>
        <w:t>,</w:t>
      </w:r>
      <w:r w:rsidRPr="007B2FC1">
        <w:t xml:space="preserve"> or </w:t>
      </w:r>
      <w:r w:rsidR="002F1326">
        <w:t xml:space="preserve">alignments </w:t>
      </w:r>
      <w:r w:rsidRPr="007B2FC1">
        <w:t>to a different, distantly related species</w:t>
      </w:r>
      <w:r w:rsidR="00D42044" w:rsidRPr="007B2FC1">
        <w:fldChar w:fldCharType="begin"/>
      </w:r>
      <w:r w:rsidR="009B1BD6">
        <w:instrText xml:space="preserve"> ADDIN ZOTERO_ITEM CSL_CITATION {"citationID":"ZMNgncxM","properties":{"formattedCitation":"\\super 29,30\\nosupersub{}","plainCitation":"29,30","noteIndex":0},"citationItems":[{"id":5426,"uris":["http://zotero.org/users/10196124/items/VLHGBPR5"],"itemData":{"id":5426,"type":"article-journal","abstract":"Abstract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D42044" w:rsidRPr="007B2FC1">
        <w:fldChar w:fldCharType="separate"/>
      </w:r>
      <w:r w:rsidR="009B1BD6" w:rsidRPr="009B1BD6">
        <w:rPr>
          <w:vertAlign w:val="superscript"/>
        </w:rPr>
        <w:t>29,30</w:t>
      </w:r>
      <w:r w:rsidR="00D42044" w:rsidRPr="007B2FC1">
        <w:fldChar w:fldCharType="end"/>
      </w:r>
      <w:r w:rsidR="002F1326">
        <w:t xml:space="preserve"> </w:t>
      </w:r>
      <w:r w:rsidR="002F1326" w:rsidRPr="002F1326">
        <w:rPr>
          <w:color w:val="0000FF"/>
        </w:rPr>
        <w:t>may be required</w:t>
      </w:r>
      <w:r w:rsidRPr="007B2FC1">
        <w:t>. Given these many challenges and technical limitations, errors are always introduced to some degree during both sequencing and alignment, and these errors must be accommodated – usually via filtering – to</w:t>
      </w:r>
      <w:r w:rsidRPr="007B2FC1">
        <w:rPr>
          <w:color w:val="0000FF"/>
        </w:rPr>
        <w:t xml:space="preserve"> minimise</w:t>
      </w:r>
      <w:r w:rsidRPr="007B2FC1">
        <w:t xml:space="preserve"> downstream biases </w:t>
      </w:r>
      <w:r w:rsidRPr="007B2FC1">
        <w:rPr>
          <w:color w:val="0000FF"/>
        </w:rPr>
        <w:t>and maximise data quality</w:t>
      </w:r>
      <w:r w:rsidRPr="007B2FC1">
        <w:t>.</w:t>
      </w:r>
    </w:p>
    <w:p w14:paraId="00000012" w14:textId="64C9B845" w:rsidR="0088299C" w:rsidRPr="007B2FC1" w:rsidRDefault="00492867" w:rsidP="003A08A8">
      <w:pPr>
        <w:spacing w:before="0" w:after="0"/>
        <w:ind w:firstLine="0"/>
        <w:contextualSpacing/>
      </w:pPr>
      <w:r w:rsidRPr="007B2FC1">
        <w:t xml:space="preserve"> </w:t>
      </w:r>
      <w:r w:rsidRPr="007B2FC1">
        <w:tab/>
        <w:t xml:space="preserve">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as a principal component analysis (PCA) can be indicative of experimental or laboratory errors </w:t>
      </w:r>
      <w:r w:rsidRPr="007B2FC1">
        <w:lastRenderedPageBreak/>
        <w:t>(</w:t>
      </w:r>
      <w:r w:rsidRPr="007B2FC1">
        <w:rPr>
          <w:i/>
        </w:rPr>
        <w:t>e.g.</w:t>
      </w:r>
      <w:r w:rsidRPr="007B2FC1">
        <w:t>, mislabelling), sequencing bias, sex-linked loci, selection, or other phenomena</w:t>
      </w:r>
      <w:r w:rsidR="00D42044" w:rsidRPr="007B2FC1">
        <w:fldChar w:fldCharType="begin"/>
      </w:r>
      <w:r w:rsidR="009B1BD6">
        <w:instrText xml:space="preserve"> ADDIN ZOTERO_ITEM CSL_CITATION {"citationID":"VsgzFODs","properties":{"formattedCitation":"\\super 31\\uc0\\u8211{}34\\nosupersub{}","plainCitation":"31–34","noteIndex":0},"citationItems":[{"id":5503,"uris":["http://zotero.org/users/10196124/items/VRCXQLTN"],"itemData":{"id":5503,"type":"article-journal","abstract":"Abstract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9B1BD6">
        <w:rPr>
          <w:rFonts w:ascii="Cambria Math" w:hAnsi="Cambria Math" w:cs="Cambria Math"/>
        </w:rPr>
        <w:instrText>⩽</w:instrText>
      </w:r>
      <w:r w:rsidR="009B1BD6">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id":5679,"uris":["http://zotero.org/users/10196124/items/T45ERJ88"],"itemData":{"id":5679,"type":"article-journal","abstract":"Abstract Using massively parallel sequencing data from two species with different life history traits, American lobster (Homarus americanus) and Arctic Char (Salvelinus alpinus), we highlight how an unbalanced sex ratio in the samples and a few sex-linked markers may lead to false interpretations of population structure and thus to potentially erroneous management recommendations. Here, multivariate analyses revealed two genetic clusters separating samples by sex instead of by expected spatial variation: inshore and offshore locations in lobster, or east and west locations in Arctic Char. To further investigate this, we created several subsamples artificially varying the sex ratio in the inshore/offshore and east/west groups and then demonstrated that significant genetic differentiation could be observed despite panmixia in lobster, and that FST values were overestimated in Arctic Char. This pattern was due to 12 and 94 sex-linked markers driving differentiation for lobster and Arctic Char, respectively. Removing sex-linked markers led to nonsignificant genetic structure in lobster and a more accurate estimation of FST in Arctic Char. The locations of these markers and putative identities of genes containing or nearby the markers were determined using available transcriptomic and genomic data, and this provided new information related to sex determination in both species. Given that only 9.6% of all marine/diadromous population genomic studies to date have reported sex information, we urge researchers to collect and consider individual sex information. Sex information is therefore relevant for avoiding unexpected biases due to sex-linked markers as well as for improving our knowledge of sex determination systems in nonmodel species.","container-title":"Molecular Ecology","DOI":"10.1111/mec.14217","ISSN":"0962-1083","issue":"24","journalAbbreviation":"Molecular Ecology","note":"publisher: John Wiley &amp; Sons, Ltd","page":"6767-6783","title":"Sex matters in massive parallel sequencing: Evidence for biases in genetic parameter estimation and investigation of sex determination systems","volume":"26","author":[{"family":"Benestan","given":"Laura"},{"family":"Moore","given":"Jean-Sébastien"},{"family":"Sutherland","given":"Ben J. G."},{"family":"Le Luyer","given":"Jérémy"},{"family":"Maaroufi","given":"Halim"},{"family":"Rougeux","given":"Clément"},{"family":"Normandeau","given":"Eric"},{"family":"Rycroft","given":"Nathan"},{"family":"Atema","given":"Jelle"},{"family":"Harris","given":"Les N."},{"family":"Tallman","given":"Ross F."},{"family":"Greenwood","given":"Spencer J."},{"family":"Clark","given":"Fraser K."},{"family":"Bernatchez","given":"Louis"}],"issued":{"date-parts":[["2017",12,1]]},"citation-key":"benestanSexMattersMassive2017"}}],"schema":"https://github.com/citation-style-language/schema/raw/master/csl-citation.json"} </w:instrText>
      </w:r>
      <w:r w:rsidR="00D42044" w:rsidRPr="007B2FC1">
        <w:fldChar w:fldCharType="separate"/>
      </w:r>
      <w:r w:rsidR="009B1BD6" w:rsidRPr="009B1BD6">
        <w:rPr>
          <w:vertAlign w:val="superscript"/>
        </w:rPr>
        <w:t>31–34</w:t>
      </w:r>
      <w:r w:rsidR="00D42044" w:rsidRPr="007B2FC1">
        <w:fldChar w:fldCharType="end"/>
      </w:r>
      <w:r w:rsidR="00D42044" w:rsidRPr="007B2FC1">
        <w:t xml:space="preserve"> </w:t>
      </w:r>
      <w:r w:rsidRPr="007B2FC1">
        <w:t xml:space="preserve">and thereby suggest the need for further filtering steps. Thus, the process of filtering begins immediately after sequence data collection and may not end until all analyses are </w:t>
      </w:r>
      <w:proofErr w:type="gramStart"/>
      <w:r w:rsidRPr="007B2FC1">
        <w:t>completed</w:t>
      </w:r>
      <w:proofErr w:type="gramEnd"/>
      <w:r w:rsidRPr="007B2FC1">
        <w:t xml:space="preserve"> </w:t>
      </w:r>
      <w:r w:rsidRPr="007B2FC1">
        <w:rPr>
          <w:color w:val="0000FF"/>
        </w:rPr>
        <w:t>and researchers are confident that their filtering choices were optimal or did not systematically influence conclusions</w:t>
      </w:r>
      <w:r w:rsidRPr="007B2FC1">
        <w:t xml:space="preserve">. A </w:t>
      </w:r>
      <w:r w:rsidRPr="007B2FC1">
        <w:rPr>
          <w:color w:val="0000FF"/>
        </w:rPr>
        <w:t>comprehensive</w:t>
      </w:r>
      <w:r w:rsidRPr="007B2FC1">
        <w:t xml:space="preserve"> list of filters, their descriptions, and the typical stage in the workflow where they are applied can be found in </w:t>
      </w:r>
      <w:sdt>
        <w:sdtPr>
          <w:tag w:val="goog_rdk_10"/>
          <w:id w:val="-1139810532"/>
        </w:sdtPr>
        <w:sdtContent/>
      </w:sdt>
      <w:r w:rsidRPr="007B2FC1">
        <w:rPr>
          <w:color w:val="0000FF"/>
        </w:rPr>
        <w:t>Supplementary</w:t>
      </w:r>
      <w:r w:rsidRPr="007B2FC1">
        <w:t xml:space="preserve"> Table 1.</w:t>
      </w:r>
    </w:p>
    <w:p w14:paraId="1E978F7B" w14:textId="3E45B94F" w:rsidR="00330D6B" w:rsidRDefault="00903E49" w:rsidP="003A08A8">
      <w:pPr>
        <w:spacing w:before="0" w:after="0"/>
        <w:contextualSpacing/>
      </w:pPr>
      <w:r>
        <w:t>Below</w:t>
      </w:r>
      <w:r w:rsidR="00D42044" w:rsidRPr="007B2FC1">
        <w:t xml:space="preserve">, we discuss filters for: read and mapping quality, </w:t>
      </w:r>
      <w:r w:rsidR="00D42044" w:rsidRPr="007B2FC1">
        <w:rPr>
          <w:b/>
          <w:i/>
        </w:rPr>
        <w:t>read depth</w:t>
      </w:r>
      <w:r w:rsidR="00D42044" w:rsidRPr="007B2FC1">
        <w:t xml:space="preserve">, </w:t>
      </w:r>
      <w:r w:rsidR="00D42044" w:rsidRPr="007B2FC1">
        <w:rPr>
          <w:b/>
          <w:i/>
        </w:rPr>
        <w:t>missing data</w:t>
      </w:r>
      <w:r w:rsidR="00D42044" w:rsidRPr="007B2FC1">
        <w:t xml:space="preserve">, </w:t>
      </w:r>
      <w:r w:rsidR="00D42044" w:rsidRPr="007B2FC1">
        <w:rPr>
          <w:b/>
          <w:i/>
        </w:rPr>
        <w:t>minor allele frequency (MAF)/minor allele count (MAC)</w:t>
      </w:r>
      <w:r w:rsidR="00D42044" w:rsidRPr="007B2FC1">
        <w:t xml:space="preserve">, </w:t>
      </w:r>
      <w:r w:rsidR="00D42044" w:rsidRPr="007B2FC1">
        <w:rPr>
          <w:b/>
          <w:i/>
        </w:rPr>
        <w:t>Hardy–Weinberg proportions</w:t>
      </w:r>
      <w:r w:rsidR="00D42044" w:rsidRPr="007B2FC1">
        <w:t xml:space="preserve">, and </w:t>
      </w:r>
      <w:r w:rsidR="00D42044" w:rsidRPr="007B2FC1">
        <w:rPr>
          <w:b/>
          <w:i/>
        </w:rPr>
        <w:t>linkage disequilibrium</w:t>
      </w:r>
      <w:r w:rsidR="00D42044" w:rsidRPr="007B2FC1">
        <w:t>. These filters can be generally divided into two sequential categories: pre-variant filtering (</w:t>
      </w:r>
      <w:r w:rsidR="00D42044" w:rsidRPr="007B2FC1">
        <w:rPr>
          <w:i/>
        </w:rPr>
        <w:t>e.g.</w:t>
      </w:r>
      <w:r w:rsidR="00D42044" w:rsidRPr="007B2FC1">
        <w:t>, read/mapping quality and read depth) and post-variant filtering (</w:t>
      </w:r>
      <w:r w:rsidR="00D42044" w:rsidRPr="007B2FC1">
        <w:rPr>
          <w:i/>
        </w:rPr>
        <w:t>e.g.</w:t>
      </w:r>
      <w:r w:rsidR="00D42044" w:rsidRPr="007B2FC1">
        <w:t xml:space="preserve">, MAF/MAC, missing data; see </w:t>
      </w:r>
      <w:r w:rsidR="00D42044" w:rsidRPr="007B2FC1">
        <w:rPr>
          <w:color w:val="0000FF"/>
        </w:rPr>
        <w:t>Supplementary</w:t>
      </w:r>
      <w:r w:rsidR="00D42044" w:rsidRPr="007B2FC1">
        <w:t xml:space="preserve"> Table 1). Pre- and post-variant stages generally coincide with pre- and post-</w:t>
      </w:r>
      <w:r w:rsidR="00D42044" w:rsidRPr="002F1326">
        <w:rPr>
          <w:b/>
          <w:bCs/>
          <w:i/>
          <w:iCs/>
        </w:rPr>
        <w:t>VCF</w:t>
      </w:r>
      <w:r w:rsidR="002F1326" w:rsidRPr="002F1326">
        <w:rPr>
          <w:b/>
          <w:bCs/>
          <w:i/>
          <w:iCs/>
        </w:rPr>
        <w:t xml:space="preserve"> </w:t>
      </w:r>
      <w:r w:rsidR="00D42044" w:rsidRPr="002F1326">
        <w:rPr>
          <w:b/>
          <w:bCs/>
          <w:i/>
          <w:iCs/>
        </w:rPr>
        <w:t>file</w:t>
      </w:r>
      <w:r w:rsidR="00D42044" w:rsidRPr="007B2FC1">
        <w:t xml:space="preserve"> stages (or </w:t>
      </w:r>
      <w:r w:rsidR="00D42044" w:rsidRPr="00D8121E">
        <w:rPr>
          <w:b/>
          <w:bCs/>
          <w:i/>
          <w:iCs/>
        </w:rPr>
        <w:t>genotyping</w:t>
      </w:r>
      <w:r w:rsidR="00D42044" w:rsidRPr="007B2FC1">
        <w:t>).</w:t>
      </w:r>
    </w:p>
    <w:p w14:paraId="17A6BC98" w14:textId="77777777" w:rsidR="00707512" w:rsidRPr="0065774E" w:rsidRDefault="00707512" w:rsidP="003A08A8">
      <w:pPr>
        <w:spacing w:before="0" w:after="0"/>
        <w:contextualSpacing/>
      </w:pPr>
    </w:p>
    <w:p w14:paraId="00000015" w14:textId="41EF130D" w:rsidR="0088299C" w:rsidRPr="0065774E" w:rsidRDefault="00330D6B" w:rsidP="003A08A8">
      <w:pPr>
        <w:spacing w:before="0" w:after="0"/>
        <w:ind w:firstLine="0"/>
        <w:contextualSpacing/>
        <w:rPr>
          <w:b/>
          <w:i/>
        </w:rPr>
      </w:pPr>
      <w:r w:rsidRPr="0065774E">
        <w:rPr>
          <w:b/>
          <w:i/>
        </w:rPr>
        <w:t>[H2] Pre-variant filtering</w:t>
      </w:r>
    </w:p>
    <w:p w14:paraId="00000016" w14:textId="3EE1C593" w:rsidR="0088299C" w:rsidRPr="0065774E" w:rsidRDefault="00492867" w:rsidP="003A08A8">
      <w:pPr>
        <w:spacing w:before="0" w:after="0"/>
        <w:ind w:firstLine="0"/>
        <w:contextualSpacing/>
      </w:pPr>
      <w:r w:rsidRPr="0065774E">
        <w:t xml:space="preserve">Prior to </w:t>
      </w:r>
      <w:r w:rsidRPr="00472500">
        <w:rPr>
          <w:bCs/>
          <w:i/>
        </w:rPr>
        <w:t>de novo</w:t>
      </w:r>
      <w:r w:rsidRPr="00472500">
        <w:rPr>
          <w:bCs/>
          <w:iCs/>
        </w:rPr>
        <w:t xml:space="preserve"> assembly</w:t>
      </w:r>
      <w:r w:rsidRPr="0065774E">
        <w:rPr>
          <w:b/>
        </w:rPr>
        <w:t xml:space="preserve"> </w:t>
      </w:r>
      <w:r w:rsidRPr="0065774E">
        <w:t xml:space="preserve">or alignment to a </w:t>
      </w:r>
      <w:r w:rsidRPr="00472500">
        <w:rPr>
          <w:bCs/>
          <w:iCs/>
        </w:rPr>
        <w:t>reference</w:t>
      </w:r>
      <w:r w:rsidRPr="0065774E">
        <w:t xml:space="preserve">, data are usually filtered via the removal of low-quality reads (see </w:t>
      </w:r>
      <w:r w:rsidRPr="0065774E">
        <w:rPr>
          <w:color w:val="0000FF"/>
        </w:rPr>
        <w:t>Supplementary</w:t>
      </w:r>
      <w:r w:rsidRPr="0065774E">
        <w:t xml:space="preserve"> Table 1). This initial filtering may h</w:t>
      </w:r>
      <w:r w:rsidR="0015399A">
        <w:t xml:space="preserve"> </w:t>
      </w:r>
      <w:proofErr w:type="spellStart"/>
      <w:r w:rsidRPr="0065774E">
        <w:t>ave</w:t>
      </w:r>
      <w:proofErr w:type="spellEnd"/>
      <w:r w:rsidRPr="0065774E">
        <w:t xml:space="preserve"> downstream effects, and researchers across disciplines often use different and potentially arbitrary definitions of what constitutes a low-quality read. For example, a wide range of read quality thresholds are used</w:t>
      </w:r>
      <w:r w:rsidR="00215B2D">
        <w:t>,</w:t>
      </w:r>
      <w:r w:rsidRPr="0065774E">
        <w:t xml:space="preserve"> ranging from a Phred scaled quality score of 5</w:t>
      </w:r>
      <w:r w:rsidR="00D42044" w:rsidRPr="0065774E">
        <w:fldChar w:fldCharType="begin"/>
      </w:r>
      <w:r w:rsidR="00477F8C">
        <w:instrText xml:space="preserve"> ADDIN ZOTERO_ITEM CSL_CITATION {"citationID":"SYtDdCoi","properties":{"formattedCitation":"\\super 35,36\\nosupersub{}","plainCitation":"35,36","noteIndex":0},"citationItems":[{"id":5541,"uris":["http://zotero.org/users/10196124/items/FIRRE7HX"],"itemData":{"id":5541,"type":"article-journal","abstract":"SUMMARY Jute (Corchorus sp.) is the most important bast fiber crop worldwide; however, the mechanisms underlying domestication and improvement remain largely unknown. We performed multi-omics analysis by integrating de novo sequencing, resequencing, and transcriptomic and epigenetic sequencing to clarify the domestication and improvement of dark jute Corchorus olitorius. We demonstrated that dark jute underwent early domestication and a relatively moderate genetic bottleneck during improvement breeding. A genome-wide association study of 11 important agronomic traits identified abundant candidate loci. We characterized the selective sweeps in the two breeding stages of jute, prominently, soil salinity differences played an important role in environmental adaptation during domestication, and the strongly selected genes for improvement had an increased frequency of favorable haplotypes. Furthermore, we speculated that an encoding auxin/indole-3-acetic acid protein COS07g_00652 could enhance the flexibility and strength of the stem to improve fiber yield. Our study not only provides valuable genetic resources for future fiber breeding in jute, but also is of great significance for reviewing the genetic basis of early crop breeding.","container-title":"The Plant Journal","DOI":"10.1111/tpj.15983","ISSN":"0960-7412","issue":"3","journalAbbreviation":"The Plant Journal","note":"publisher: John Wiley &amp; Sons, Ltd","page":"812-829","title":"Multi-omics provides new insights into the domestication and improvement of dark jute (Corchorus olitorius)","volume":"112","author":[{"family":"Yang","given":"Zemao"},{"family":"Tian","given":"Shilin"},{"family":"Li","given":"Xiangkong"},{"family":"Dai","given":"Zhigang"},{"family":"Yan","given":"An"},{"family":"Chen","given":"Zhong"},{"family":"Chen","given":"Jiquan"},{"family":"Tang","given":"Qing"},{"family":"Cheng","given":"Chaohua"},{"family":"Xu","given":"Ying"},{"family":"Deng","given":"Canhui"},{"family":"Liu","given":"Chan"},{"family":"Kang","given":"Ling"},{"family":"Xie","given":"Dongwei"},{"family":"Zhao","given":"Jian"},{"family":"Chen","given":"Xiaojun"},{"family":"Zhang","given":"Xiaoyu"},{"family":"Wu","given":"Yupeng"},{"family":"Li","given":"Alei"},{"family":"Su","given":"Jianguang"}],"issued":{"date-parts":[["2022",11,1]]},"citation-key":"yangMultiomicsProvidesNew2022"}},{"id":5542,"uris":["http://zotero.org/users/10196124/items/3UBS262C"],"itemData":{"id":5542,"type":"article-journal","abstract":"Pistachio (Pistacia vera), one of the most important commercial nut crops worldwide, is highly adaptable to abiotic stresses and is tolerant to drought and salt stresses.","container-title":"Genome Biology","DOI":"10.1186/s13059-019-1686-3","ISSN":"1474-760X","issue":"1","journalAbbreviation":"Genome Biology","page":"79","title":"Whole genomes and transcriptomes reveal adaptation and domestication of pistachio","volume":"20","author":[{"family":"Zeng","given":"Lin"},{"family":"Tu","given":"Xiao-Long"},{"family":"Dai","given":"He"},{"family":"Han","given":"Feng-Ming"},{"family":"Lu","given":"Bing-She"},{"family":"Wang","given":"Ming-Shan"},{"family":"Nanaei","given":"Hojjat Asadollahpour"},{"family":"Tajabadipour","given":"Ali"},{"family":"Mansouri","given":"Mehdi"},{"family":"Li","given":"Xiao-Long"},{"family":"Ji","given":"Li-Li"},{"family":"Irwin","given":"David M."},{"family":"Zhou","given":"Hong"},{"family":"Liu","given":"Min"},{"family":"Zheng","given":"Hong-Kun"},{"family":"Esmailizadeh","given":"Ali"},{"family":"Wu","given":"Dong-Dong"}],"issued":{"date-parts":[["2019",4,18]]},"citation-key":"zengWholeGenomesTranscriptomes2019"}}],"schema":"https://github.com/citation-style-language/schema/raw/master/csl-citation.json"} </w:instrText>
      </w:r>
      <w:r w:rsidR="00D42044" w:rsidRPr="0065774E">
        <w:fldChar w:fldCharType="separate"/>
      </w:r>
      <w:r w:rsidR="00477F8C" w:rsidRPr="00477F8C">
        <w:rPr>
          <w:vertAlign w:val="superscript"/>
        </w:rPr>
        <w:t>35,36</w:t>
      </w:r>
      <w:r w:rsidR="00D42044" w:rsidRPr="0065774E">
        <w:fldChar w:fldCharType="end"/>
      </w:r>
      <w:r w:rsidR="00D42044" w:rsidRPr="0065774E">
        <w:rPr>
          <w:vertAlign w:val="superscript"/>
        </w:rPr>
        <w:t xml:space="preserve"> </w:t>
      </w:r>
      <w:r w:rsidRPr="0065774E">
        <w:t>to 40</w:t>
      </w:r>
      <w:r w:rsidR="00D42044" w:rsidRPr="0065774E">
        <w:fldChar w:fldCharType="begin"/>
      </w:r>
      <w:r w:rsidR="00477F8C">
        <w:instrText xml:space="preserve"> ADDIN ZOTERO_ITEM CSL_CITATION {"citationID":"qD3gDPzB","properties":{"formattedCitation":"\\super 37\\nosupersub{}","plainCitation":"37","noteIndex":0},"citationItems":[{"id":5543,"uris":["http://zotero.org/users/10196124/items/LS4RWFBH"],"itemData":{"id":5543,"type":"article-journal","abstract":"The Russian Federation is the largest and one of the most ethnically diverse countries in the world, however no centralized reference database of genetic variation exists to date. Such data are crucial for medical genetics and essential for studying population history. The Genome Russia Project aims at filling this gap by performing whole genome sequencing and analysis of peoples of the Russian Federation. Here we report the characterization of genome-wide variation of 264 healthy adults, including 60 newly sequenced samples. People of Russia carry known and novel genetic variants of adaptive, clinical and functional consequence that in many cases show allele frequency divergence from neighboring populations. Population genetics analyses revealed six phylogeographic partitions among indigenous ethnicities corresponding to their geographic locales. This study presents a characterization of population-specific genomic variation in Russia with results important for medical genetics and for understanding the dynamic population history of the world's largest country.","container-title":"Genomics","DOI":"10.1016/j.ygeno.2019.03.007","ISSN":"0888-7543","issue":"1","journalAbbreviation":"Genomics","page":"442-458","title":"Genome-wide sequence analyses of ethnic populations across Russia","volume":"112","author":[{"family":"Zhernakova","given":"Daria V."},{"family":"Brukhin","given":"Vladimir"},{"family":"Malov","given":"Sergey"},{"family":"Oleksyk","given":"Taras K."},{"family":"Koepfli","given":"Klaus Peter"},{"family":"Zhuk","given":"Anna"},{"family":"Dobrynin","given":"Pavel"},{"family":"Kliver","given":"Sergei"},{"family":"Cherkasov","given":"Nikolay"},{"family":"Tamazian","given":"Gaik"},{"family":"Rotkevich","given":"Mikhail"},{"family":"Krasheninnikova","given":"Ksenia"},{"family":"Evsyukov","given":"Igor"},{"family":"Sidorov","given":"Sviatoslav"},{"family":"Gorbunova","given":"Anna"},{"family":"Chernyaeva","given":"Ekaterina"},{"family":"Shevchenko","given":"Andrey"},{"family":"Kolchanova","given":"Sofia"},{"family":"Komissarov","given":"Alexei"},{"family":"Simonov","given":"Serguei"},{"family":"Antonik","given":"Alexey"},{"family":"Logachev","given":"Anton"},{"family":"Polev","given":"Dmitrii E."},{"family":"Pavlova","given":"Olga A."},{"family":"Glotov","given":"Andrey S."},{"family":"Ulantsev","given":"Vladimir"},{"family":"Noskova","given":"Ekaterina"},{"family":"Davydova","given":"Tatyana K."},{"family":"Sivtseva","given":"Tatyana M."},{"family":"Limborska","given":"Svetlana"},{"family":"Balanovsky","given":"Oleg"},{"family":"Osakovsky","given":"Vladimir"},{"family":"Novozhilov","given":"Alexey"},{"family":"Puzyrev","given":"Valery"},{"family":"O'Brien","given":"Stephen J."}],"issued":{"date-parts":[["2020",1,1]]},"citation-key":"zhernakovaGenomewideSequenceAnalyses2020"}}],"schema":"https://github.com/citation-style-language/schema/raw/master/csl-citation.json"} </w:instrText>
      </w:r>
      <w:r w:rsidR="00D42044" w:rsidRPr="0065774E">
        <w:fldChar w:fldCharType="separate"/>
      </w:r>
      <w:r w:rsidR="00477F8C" w:rsidRPr="00477F8C">
        <w:rPr>
          <w:vertAlign w:val="superscript"/>
        </w:rPr>
        <w:t>37</w:t>
      </w:r>
      <w:r w:rsidR="00D42044" w:rsidRPr="0065774E">
        <w:fldChar w:fldCharType="end"/>
      </w:r>
      <w:r w:rsidRPr="0065774E">
        <w:t xml:space="preserve"> (between 69% and 0.01% </w:t>
      </w:r>
      <w:r w:rsidR="00D65179" w:rsidRPr="0065774E">
        <w:rPr>
          <w:color w:val="0000FF"/>
        </w:rPr>
        <w:t xml:space="preserve">maximum </w:t>
      </w:r>
      <w:r w:rsidRPr="0065774E">
        <w:rPr>
          <w:color w:val="0000FF"/>
        </w:rPr>
        <w:t>allowable error rates)</w:t>
      </w:r>
      <w:r w:rsidR="00215B2D">
        <w:rPr>
          <w:color w:val="0000FF"/>
        </w:rPr>
        <w:t>.</w:t>
      </w:r>
      <w:r w:rsidRPr="0065774E">
        <w:rPr>
          <w:color w:val="0000FF"/>
        </w:rPr>
        <w:t xml:space="preserve"> </w:t>
      </w:r>
      <w:r w:rsidR="00215B2D">
        <w:rPr>
          <w:color w:val="0000FF"/>
        </w:rPr>
        <w:t>Reads that have too many bases below that quality threshold are subject to removal; the exact number of allowable low-quality bases varies widely across studies</w:t>
      </w:r>
      <w:r w:rsidRPr="0065774E">
        <w:t xml:space="preserve">. Low-quality reads can also be removed during the process of alignment itself, </w:t>
      </w:r>
      <w:r w:rsidRPr="0065774E">
        <w:rPr>
          <w:color w:val="0000FF"/>
        </w:rPr>
        <w:t>because</w:t>
      </w:r>
      <w:r w:rsidRPr="0065774E">
        <w:t xml:space="preserve"> </w:t>
      </w:r>
      <w:r w:rsidRPr="0065774E">
        <w:lastRenderedPageBreak/>
        <w:t>different alignment algorithms can prevent sequences from mapping back to a reference if their quality scores are below user-defined thresholds</w:t>
      </w:r>
      <w:r w:rsidR="00D65179" w:rsidRPr="0065774E">
        <w:fldChar w:fldCharType="begin"/>
      </w:r>
      <w:r w:rsidR="00477F8C">
        <w:instrText xml:space="preserve"> ADDIN ZOTERO_ITEM CSL_CITATION {"citationID":"pJFHUaRQ","properties":{"formattedCitation":"\\super 38\\uc0\\u8211{}41\\nosupersub{}","plainCitation":"38–41","noteIndex":0},"citationItems":[{"id":5429,"uris":["http://zotero.org/users/10196124/items/GC4BGQB4"],"itemData":{"id":5429,"type":"article-journal","abstract":"The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P"}],"issued":{"date-parts":[["2017",2,1]]},"citation-key":"pfeiferNextgenerationResequencingReads2017"}},{"id":5680,"uris":["http://zotero.org/users/10196124/items/ZPD78B7J"],"itemData":{"id":5680,"type":"article-journal","abstract":"Identification of genetic variations is a central part of population and quantitative genomics studies based on high-throughput sequencing data. Even though popular variant callers such as Bcftools mpileup and GATK HaplotypeCaller were developed nearly 10 years ago, their performance is still largely unknown for non-human species. Here, we showed by benchmark analyses with a simulated insect population that Bcftools mpileup performs better than GATK HaplotypeCaller in terms of recovery rate and accuracy regardless of mapping software. The vast majority of false positives were observed from repeats, especially for GATK HaplotypeCaller. Variant scores calculated by GATK did not clearly distinguish true positives from false positives in the vast majority of cases, implying that hard-filtering with GATK could be challenging. These results suggest that Bcftools mpileup may be the first choice for non-human studies and that variants within repeats might have to be excluded for downstream analyses.","container-title":"Scientific Reports","DOI":"10.1038/s41598-022-15563-2","ISSN":"2045-2322","issue":"1","journalAbbreviation":"Scientific Reports","page":"11331","title":"The evaluation of Bcftools mpileup and GATK HaplotypeCaller for variant calling in non-human species","volume":"12","author":[{"family":"Lefouili","given":"Messaoud"},{"family":"Nam","given":"Kiwoong"}],"issued":{"date-parts":[["2022",7,5]]},"citation-key":"lefouiliEvaluationBcftoolsMpileup2022"}}],"schema":"https://github.com/citation-style-language/schema/raw/master/csl-citation.json"} </w:instrText>
      </w:r>
      <w:r w:rsidR="00D65179" w:rsidRPr="0065774E">
        <w:fldChar w:fldCharType="separate"/>
      </w:r>
      <w:r w:rsidR="00477F8C" w:rsidRPr="00477F8C">
        <w:rPr>
          <w:vertAlign w:val="superscript"/>
        </w:rPr>
        <w:t>38–41</w:t>
      </w:r>
      <w:r w:rsidR="00D65179" w:rsidRPr="0065774E">
        <w:fldChar w:fldCharType="end"/>
      </w:r>
      <w:r w:rsidRPr="0065774E">
        <w:t>.</w:t>
      </w:r>
    </w:p>
    <w:p w14:paraId="00000017" w14:textId="48188113" w:rsidR="0088299C" w:rsidRPr="0065774E" w:rsidRDefault="00492867" w:rsidP="003A08A8">
      <w:pPr>
        <w:spacing w:before="0" w:after="0"/>
        <w:contextualSpacing/>
      </w:pPr>
      <w:r w:rsidRPr="0065774E">
        <w:t>Conversely, high-quality reads may also be excluded if the reference does not contain the sequence, is highly repetitive (</w:t>
      </w:r>
      <w:r w:rsidRPr="0065774E">
        <w:rPr>
          <w:i/>
        </w:rPr>
        <w:t>e.g.</w:t>
      </w:r>
      <w:r w:rsidRPr="0065774E">
        <w:t>, transposable elements), or found in multiple genomic locations (</w:t>
      </w:r>
      <w:r w:rsidRPr="0065774E">
        <w:rPr>
          <w:i/>
        </w:rPr>
        <w:t>e.g.</w:t>
      </w:r>
      <w:r w:rsidRPr="0065774E">
        <w:t>, paralogs; see Figure 1). To aid reviewers and other researchers in understanding the impacts of these filtering decisions, investigators should always report: 1) the percentage of reads that were removed prior to alignment and 2) the percentage of reads that mapped successfully and uniquely (to one location) on the reference. Researchers should also report the methodology used to remove low-quality reads (</w:t>
      </w:r>
      <w:r w:rsidRPr="0065774E">
        <w:rPr>
          <w:i/>
        </w:rPr>
        <w:t>e.g.</w:t>
      </w:r>
      <w:r w:rsidRPr="0065774E">
        <w:t>, a hard filter like read length or a soft filter based on a statistical model</w:t>
      </w:r>
      <w:r w:rsidR="00D65179" w:rsidRPr="0065774E">
        <w:fldChar w:fldCharType="begin"/>
      </w:r>
      <w:r w:rsidR="00477F8C">
        <w:instrText xml:space="preserve"> ADDIN ZOTERO_ITEM CSL_CITATION {"citationID":"aIjiESoQ","properties":{"formattedCitation":"\\super 40\\nosupersub{}","plainCitation":"40","noteIndex":0},"citationItems":[{"id":5428,"uris":["http://zotero.org/users/10196124/items/WQDQXHQH"],"itemData":{"id":5428,"type":"article-journal","abstract":"Sequencing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D65179" w:rsidRPr="0065774E">
        <w:fldChar w:fldCharType="separate"/>
      </w:r>
      <w:r w:rsidR="00477F8C" w:rsidRPr="00477F8C">
        <w:rPr>
          <w:vertAlign w:val="superscript"/>
        </w:rPr>
        <w:t>40</w:t>
      </w:r>
      <w:r w:rsidR="00D65179" w:rsidRPr="0065774E">
        <w:fldChar w:fldCharType="end"/>
      </w:r>
      <w:r w:rsidRPr="0065774E">
        <w:t xml:space="preserve">). </w:t>
      </w:r>
      <w:r w:rsidRPr="0065774E">
        <w:rPr>
          <w:color w:val="0000FF"/>
        </w:rPr>
        <w:t>Below, we provide further recommendations on reporting across all filtering steps</w:t>
      </w:r>
      <w:r w:rsidRPr="0065774E">
        <w:t>.</w:t>
      </w:r>
    </w:p>
    <w:p w14:paraId="00000018" w14:textId="1EA59E74" w:rsidR="0088299C" w:rsidRDefault="00492867" w:rsidP="003A08A8">
      <w:pPr>
        <w:spacing w:before="0" w:after="0"/>
        <w:contextualSpacing/>
      </w:pPr>
      <w:r w:rsidRPr="0065774E">
        <w:t xml:space="preserve">Reporting these statistics can help reviewers assess the quality of the data underlying the study and allow future investigators to determine whether alternative filtering </w:t>
      </w:r>
      <w:r w:rsidR="00294E54">
        <w:t xml:space="preserve">strategies </w:t>
      </w:r>
      <w:r w:rsidRPr="0065774E">
        <w:t>could address additional questions (</w:t>
      </w:r>
      <w:r w:rsidRPr="0065774E">
        <w:rPr>
          <w:i/>
        </w:rPr>
        <w:t>e.g</w:t>
      </w:r>
      <w:r w:rsidRPr="0065774E">
        <w:t xml:space="preserve">., re-filtering to not remove reads that map to multiple locations could identify paralogous loci or transposable elements). Note, however, that even a </w:t>
      </w:r>
      <w:r w:rsidRPr="0065774E">
        <w:rPr>
          <w:b/>
          <w:i/>
        </w:rPr>
        <w:t xml:space="preserve">strong alignment </w:t>
      </w:r>
      <w:r w:rsidRPr="0065774E">
        <w:t xml:space="preserve">of putatively high-quality reads does not always mean a </w:t>
      </w:r>
      <w:r w:rsidRPr="0065774E">
        <w:rPr>
          <w:i/>
        </w:rPr>
        <w:t>correct alignment,</w:t>
      </w:r>
      <w:r w:rsidRPr="0065774E">
        <w:t xml:space="preserve"> since </w:t>
      </w:r>
      <w:r w:rsidRPr="00D8121E">
        <w:rPr>
          <w:b/>
          <w:bCs/>
          <w:i/>
          <w:iCs/>
        </w:rPr>
        <w:t>reference bias</w:t>
      </w:r>
      <w:r w:rsidR="00D65179" w:rsidRPr="0065774E">
        <w:fldChar w:fldCharType="begin"/>
      </w:r>
      <w:r w:rsidR="00477F8C">
        <w:instrText xml:space="preserve"> ADDIN ZOTERO_ITEM CSL_CITATION {"citationID":"Yr6fenK1","properties":{"formattedCitation":"\\super 42,43\\nosupersub{}","plainCitation":"42,43","noteIndex":0},"citationItems":[{"id":5430,"uris":["http://zotero.org/users/10196124/items/W8PZPY6R"],"itemData":{"id":5430,"type":"article-journal","abstract":"Most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schema":"https://github.com/citation-style-language/schema/raw/master/csl-citation.json"} </w:instrText>
      </w:r>
      <w:r w:rsidR="00D65179" w:rsidRPr="0065774E">
        <w:fldChar w:fldCharType="separate"/>
      </w:r>
      <w:r w:rsidR="00477F8C" w:rsidRPr="00477F8C">
        <w:rPr>
          <w:vertAlign w:val="superscript"/>
        </w:rPr>
        <w:t>42,43</w:t>
      </w:r>
      <w:r w:rsidR="00D65179" w:rsidRPr="0065774E">
        <w:fldChar w:fldCharType="end"/>
      </w:r>
      <w:r w:rsidRPr="0065774E">
        <w:t>, genome assembly errors</w:t>
      </w:r>
      <w:r w:rsidR="00D65179" w:rsidRPr="0065774E">
        <w:fldChar w:fldCharType="begin"/>
      </w:r>
      <w:r w:rsidR="00477F8C">
        <w:instrText xml:space="preserve"> ADDIN ZOTERO_ITEM CSL_CITATION {"citationID":"iI3NbNrX","properties":{"formattedCitation":"\\super 44\\nosupersub{}","plainCitation":"44","noteIndex":0},"citationItems":[{"id":5431,"uris":["http://zotero.org/users/10196124/items/8WSE5RY9"],"itemData":{"id":5431,"type":"article-journal","abstract":"High-quality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D65179" w:rsidRPr="0065774E">
        <w:fldChar w:fldCharType="separate"/>
      </w:r>
      <w:r w:rsidR="00477F8C" w:rsidRPr="00477F8C">
        <w:rPr>
          <w:vertAlign w:val="superscript"/>
        </w:rPr>
        <w:t>44</w:t>
      </w:r>
      <w:r w:rsidR="00D65179" w:rsidRPr="0065774E">
        <w:fldChar w:fldCharType="end"/>
      </w:r>
      <w:r w:rsidRPr="0065774E">
        <w:t xml:space="preserve">, </w:t>
      </w:r>
      <w:r w:rsidRPr="0065774E">
        <w:rPr>
          <w:b/>
          <w:i/>
        </w:rPr>
        <w:t>structural variants</w:t>
      </w:r>
      <w:r w:rsidR="00D65179" w:rsidRPr="0065774E">
        <w:rPr>
          <w:b/>
          <w:i/>
        </w:rPr>
        <w:fldChar w:fldCharType="begin"/>
      </w:r>
      <w:r w:rsidR="00477F8C">
        <w:rPr>
          <w:b/>
          <w:i/>
        </w:rPr>
        <w:instrText xml:space="preserve"> ADDIN ZOTERO_ITEM CSL_CITATION {"citationID":"aUCuYa0Q","properties":{"formattedCitation":"\\super 45\\nosupersub{}","plainCitation":"45","noteIndex":0},"citationItems":[{"id":5432,"uris":["http://zotero.org/users/10196124/items/558QXEYD"],"itemData":{"id":5432,"type":"article-journal","abstract":"Identifying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D65179" w:rsidRPr="0065774E">
        <w:rPr>
          <w:b/>
          <w:i/>
        </w:rPr>
        <w:fldChar w:fldCharType="separate"/>
      </w:r>
      <w:r w:rsidR="00477F8C" w:rsidRPr="00477F8C">
        <w:rPr>
          <w:vertAlign w:val="superscript"/>
        </w:rPr>
        <w:t>45</w:t>
      </w:r>
      <w:r w:rsidR="00D65179" w:rsidRPr="0065774E">
        <w:rPr>
          <w:b/>
          <w:i/>
        </w:rPr>
        <w:fldChar w:fldCharType="end"/>
      </w:r>
      <w:r w:rsidRPr="0065774E">
        <w:t>, and challenging alignments (</w:t>
      </w:r>
      <w:r w:rsidRPr="0065774E">
        <w:rPr>
          <w:i/>
        </w:rPr>
        <w:t>e.g.</w:t>
      </w:r>
      <w:r w:rsidRPr="0065774E">
        <w:t>, transposable elements</w:t>
      </w:r>
      <w:r w:rsidR="00D65179" w:rsidRPr="0065774E">
        <w:fldChar w:fldCharType="begin"/>
      </w:r>
      <w:r w:rsidR="00477F8C">
        <w:instrText xml:space="preserve"> ADDIN ZOTERO_ITEM CSL_CITATION {"citationID":"touhpCNt","properties":{"formattedCitation":"\\super 46\\nosupersub{}","plainCitation":"46","noteIndex":0},"citationItems":[{"id":5433,"uris":["http://zotero.org/users/10196124/items/8XCCVVCD"],"itemData":{"id":5433,"type":"article-journal","abstract":"Sequencing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D65179" w:rsidRPr="0065774E">
        <w:fldChar w:fldCharType="separate"/>
      </w:r>
      <w:r w:rsidR="00477F8C" w:rsidRPr="00477F8C">
        <w:rPr>
          <w:vertAlign w:val="superscript"/>
        </w:rPr>
        <w:t>46</w:t>
      </w:r>
      <w:r w:rsidR="00D65179" w:rsidRPr="0065774E">
        <w:fldChar w:fldCharType="end"/>
      </w:r>
      <w:r w:rsidRPr="0065774E">
        <w:t>, PCR duplicates</w:t>
      </w:r>
      <w:r w:rsidR="00D65179" w:rsidRPr="0065774E">
        <w:fldChar w:fldCharType="begin"/>
      </w:r>
      <w:r w:rsidR="00477F8C">
        <w:instrText xml:space="preserve"> ADDIN ZOTERO_ITEM CSL_CITATION {"citationID":"QamEFgHN","properties":{"formattedCitation":"\\super 47\\nosupersub{}","plainCitation":"47","noteIndex":0},"citationItems":[{"id":5434,"uris":["http://zotero.org/users/10196124/items/2QZGJA3R"],"itemData":{"id":5434,"type":"article-journal","abstract":"Abstract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D65179" w:rsidRPr="0065774E">
        <w:fldChar w:fldCharType="separate"/>
      </w:r>
      <w:r w:rsidR="00477F8C" w:rsidRPr="00477F8C">
        <w:rPr>
          <w:vertAlign w:val="superscript"/>
        </w:rPr>
        <w:t>47</w:t>
      </w:r>
      <w:r w:rsidR="00D65179" w:rsidRPr="0065774E">
        <w:fldChar w:fldCharType="end"/>
      </w:r>
      <w:r w:rsidRPr="0065774E">
        <w:t>, and copy-number variants</w:t>
      </w:r>
      <w:r w:rsidR="00D65179" w:rsidRPr="0065774E">
        <w:fldChar w:fldCharType="begin"/>
      </w:r>
      <w:r w:rsidR="00477F8C">
        <w:instrText xml:space="preserve"> ADDIN ZOTERO_ITEM CSL_CITATION {"citationID":"R8sDW2FJ","properties":{"formattedCitation":"\\super 48,49\\nosupersub{}","plainCitation":"48,49","noteIndex":0},"citationItems":[{"id":5436,"uris":["http://zotero.org/users/10196124/items/QCV5E3J3"],"itemData":{"id":5436,"type":"article-journal","abstract":"Detection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id":5681,"uris":["http://zotero.org/users/10196124/items/HLW8K6PN"],"itemData":{"id":5681,"type":"article-journal","abstract":"Abstract Next-generation sequencing of reduced-representation genomic libraries provides a powerful methodology for genotyping thousands of single-nucleotide polymorphisms (SNPs) among individuals of nonmodel species. Utilizing genotype data in the absence of a reference genome, however, presents a number of challenges. One major challenge is the trade-off between splitting alleles at a single locus into separate clusters (loci), creating inflated homozygosity, and lumping multiple loci into a single contig (locus), creating artefacts and inflated heterozygosity. This issue has been addressed primarily through the use of similarity cut-offs in sequence clustering. Here, two commonly employed, postclustering filtering methods (read depth and excess heterozygosity) used to identify incorrectly assembled loci are compared with haplotyping, another postclustering filtering approach. Simulated and empirical data sets were used to demonstrate that each of the three methods separately identified incorrectly assembled loci; more optimal results were achieved when the three methods were applied in combination. The results confirmed that including incorrectly assembled loci in population-genetic data sets inflates estimates of heterozygosity and deflates estimates of population divergence. Additionally, at low levels of population divergence, physical linkage between SNPs within a locus created artificial clustering in analyses that assume markers are independent. Haplotyping SNPs within a locus effectively neutralized the physical linkage issue without having to thin data to a single SNP per locus. We introduce a Perl script that haplotypes polymorphisms, using data from single or paired-end reads, and identifies potentially problematic loci.","container-title":"Molecular Ecology Resources","DOI":"10.1111/1755-0998.12647","ISSN":"1755-098X","issue":"5","journalAbbreviation":"Molecular Ecology Resources","note":"publisher: John Wiley &amp; Sons, Ltd","page":"955-965","title":"Haplotyping RAD loci: an efficient method to filter paralogs and account for physical linkage","volume":"17","author":[{"family":"Willis","given":"Stuart C."},{"family":"Hollenbeck","given":"Christopher M."},{"family":"Puritz","given":"Jonathan B."},{"family":"Gold","given":"John R."},{"family":"Portnoy","given":"David S."}],"issued":{"date-parts":[["2017",9,1]]},"citation-key":"willisHaplotypingRADLoci2017"}}],"schema":"https://github.com/citation-style-language/schema/raw/master/csl-citation.json"} </w:instrText>
      </w:r>
      <w:r w:rsidR="00D65179" w:rsidRPr="0065774E">
        <w:fldChar w:fldCharType="separate"/>
      </w:r>
      <w:r w:rsidR="00477F8C" w:rsidRPr="00477F8C">
        <w:rPr>
          <w:vertAlign w:val="superscript"/>
        </w:rPr>
        <w:t>48,49</w:t>
      </w:r>
      <w:r w:rsidR="00D65179" w:rsidRPr="0065774E">
        <w:fldChar w:fldCharType="end"/>
      </w:r>
      <w:r w:rsidRPr="0065774E">
        <w:t>) are present in most genomic datasets (Figure 1).</w:t>
      </w:r>
    </w:p>
    <w:p w14:paraId="1D779615" w14:textId="77777777" w:rsidR="00707512" w:rsidRPr="0065774E" w:rsidRDefault="00707512" w:rsidP="003A08A8">
      <w:pPr>
        <w:spacing w:before="0" w:after="0"/>
        <w:contextualSpacing/>
      </w:pPr>
    </w:p>
    <w:p w14:paraId="00000019" w14:textId="5D199A53" w:rsidR="0088299C" w:rsidRPr="0065774E" w:rsidRDefault="00330D6B" w:rsidP="003A08A8">
      <w:pPr>
        <w:keepNext/>
        <w:spacing w:before="0" w:after="0"/>
        <w:ind w:firstLine="0"/>
        <w:contextualSpacing/>
        <w:rPr>
          <w:b/>
        </w:rPr>
      </w:pPr>
      <w:r w:rsidRPr="0065774E">
        <w:rPr>
          <w:b/>
          <w:i/>
        </w:rPr>
        <w:t xml:space="preserve">[H2] </w:t>
      </w:r>
      <w:proofErr w:type="gramStart"/>
      <w:r w:rsidRPr="0065774E">
        <w:rPr>
          <w:b/>
          <w:i/>
        </w:rPr>
        <w:t>Post-variant</w:t>
      </w:r>
      <w:proofErr w:type="gramEnd"/>
      <w:r w:rsidRPr="0065774E">
        <w:rPr>
          <w:b/>
          <w:i/>
        </w:rPr>
        <w:t xml:space="preserve"> filtering</w:t>
      </w:r>
    </w:p>
    <w:p w14:paraId="0000001A" w14:textId="7372B703" w:rsidR="0088299C" w:rsidRPr="0065774E" w:rsidRDefault="00492867" w:rsidP="003A08A8">
      <w:pPr>
        <w:keepNext/>
        <w:spacing w:before="0" w:after="0"/>
        <w:ind w:firstLine="0"/>
        <w:contextualSpacing/>
      </w:pPr>
      <w:r w:rsidRPr="0065774E">
        <w:t xml:space="preserve">After pre-variant filtering, genomic work-flows typically proceed with </w:t>
      </w:r>
      <w:r w:rsidRPr="00D8121E">
        <w:rPr>
          <w:bCs/>
        </w:rPr>
        <w:t>genotyping</w:t>
      </w:r>
      <w:r w:rsidRPr="0065774E">
        <w:t xml:space="preserve">, whereby genetic variants such as </w:t>
      </w:r>
      <w:r w:rsidRPr="0065774E">
        <w:rPr>
          <w:b/>
        </w:rPr>
        <w:t>single nucleotide polymorphisms</w:t>
      </w:r>
      <w:r w:rsidRPr="0065774E">
        <w:t xml:space="preserve"> (SNPs), insertions or deletions </w:t>
      </w:r>
      <w:r w:rsidRPr="0065774E">
        <w:lastRenderedPageBreak/>
        <w:t>(indels), and</w:t>
      </w:r>
      <w:r w:rsidRPr="0065774E">
        <w:rPr>
          <w:b/>
        </w:rPr>
        <w:t xml:space="preserve"> </w:t>
      </w:r>
      <w:r w:rsidRPr="0065774E">
        <w:t>structural</w:t>
      </w:r>
      <w:r w:rsidRPr="0065774E">
        <w:rPr>
          <w:b/>
        </w:rPr>
        <w:t xml:space="preserve"> </w:t>
      </w:r>
      <w:r w:rsidRPr="0065774E">
        <w:t>variants</w:t>
      </w:r>
      <w:r w:rsidRPr="0065774E">
        <w:rPr>
          <w:b/>
          <w:i/>
        </w:rPr>
        <w:t xml:space="preserve"> </w:t>
      </w:r>
      <w:r w:rsidRPr="0065774E">
        <w:t>are algorithmically identified with software such as GATK</w:t>
      </w:r>
      <w:r w:rsidR="00D65179" w:rsidRPr="0065774E">
        <w:fldChar w:fldCharType="begin"/>
      </w:r>
      <w:r w:rsidR="00477F8C">
        <w:instrText xml:space="preserve"> ADDIN ZOTERO_ITEM CSL_CITATION {"citationID":"o6DvsVEK","properties":{"formattedCitation":"\\super 50\\nosupersub{}","plainCitation":"50","noteIndex":0},"citationItems":[{"id":5559,"uris":["http://zotero.org/users/10196124/items/7PA89G4M"],"itemData":{"id":5559,"type":"book","ISBN":"1-4919-7516-4","note":"Citation Key: vanderauweraGenomicsCloudUsing2020a","publisher":"O'Reilly Media","title":"Genomics in the cloud: using Docker, GATK, and WDL in Terra","author":[{"family":"Van der Auwera","given":"Geraldine A"},{"family":"O'Connor","given":"Brian D"}],"issued":{"date-parts":[["2020"]]},"citation-key":"vanderauweraGenomicsCloudUsing2020a"}}],"schema":"https://github.com/citation-style-language/schema/raw/master/csl-citation.json"} </w:instrText>
      </w:r>
      <w:r w:rsidR="00D65179" w:rsidRPr="0065774E">
        <w:fldChar w:fldCharType="separate"/>
      </w:r>
      <w:r w:rsidR="00477F8C" w:rsidRPr="00477F8C">
        <w:rPr>
          <w:vertAlign w:val="superscript"/>
        </w:rPr>
        <w:t>50</w:t>
      </w:r>
      <w:r w:rsidR="00D65179" w:rsidRPr="0065774E">
        <w:fldChar w:fldCharType="end"/>
      </w:r>
      <w:r w:rsidRPr="0065774E">
        <w:t>, ANGSD</w:t>
      </w:r>
      <w:r w:rsidR="00D65179" w:rsidRPr="0065774E">
        <w:fldChar w:fldCharType="begin"/>
      </w:r>
      <w:r w:rsidR="00477F8C">
        <w:instrText xml:space="preserve"> ADDIN ZOTERO_ITEM CSL_CITATION {"citationID":"zILScJTs","properties":{"formattedCitation":"\\super 51\\nosupersub{}","plainCitation":"51","noteIndex":0},"citationItems":[{"id":2096,"uris":["http://zotero.org/users/10196124/items/97VWFJBC"],"itemData":{"id":2096,"type":"article-journal","abstract":"High-throughput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D65179" w:rsidRPr="0065774E">
        <w:fldChar w:fldCharType="separate"/>
      </w:r>
      <w:r w:rsidR="00477F8C" w:rsidRPr="00477F8C">
        <w:rPr>
          <w:vertAlign w:val="superscript"/>
        </w:rPr>
        <w:t>51</w:t>
      </w:r>
      <w:r w:rsidR="00D65179" w:rsidRPr="0065774E">
        <w:fldChar w:fldCharType="end"/>
      </w:r>
      <w:r w:rsidRPr="0065774E">
        <w:t>, STACKS</w:t>
      </w:r>
      <w:r w:rsidR="00D65179" w:rsidRPr="0065774E">
        <w:fldChar w:fldCharType="begin"/>
      </w:r>
      <w:r w:rsidR="00D65179" w:rsidRPr="0065774E">
        <w:instrText xml:space="preserve"> ADDIN ZOTERO_ITEM CSL_CITATION {"citationID":"FYkWikjG","properties":{"formattedCitation":"\\super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M."}],"issued":{"date-parts":[["2019",11,1]]},"citation-key":"rochetteStacksAnalyticalMethods2019"},"locator":"2"}],"schema":"https://github.com/citation-style-language/schema/raw/master/csl-citation.json"} </w:instrText>
      </w:r>
      <w:r w:rsidR="00D65179" w:rsidRPr="0065774E">
        <w:fldChar w:fldCharType="separate"/>
      </w:r>
      <w:r w:rsidR="00D65179" w:rsidRPr="0065774E">
        <w:rPr>
          <w:vertAlign w:val="superscript"/>
        </w:rPr>
        <w:t>9</w:t>
      </w:r>
      <w:r w:rsidR="00D65179" w:rsidRPr="0065774E">
        <w:fldChar w:fldCharType="end"/>
      </w:r>
      <w:r w:rsidRPr="0065774E">
        <w:t>, ipyRAD</w:t>
      </w:r>
      <w:r w:rsidR="00D65179" w:rsidRPr="0065774E">
        <w:fldChar w:fldCharType="begin"/>
      </w:r>
      <w:r w:rsidR="00477F8C">
        <w:instrText xml:space="preserve"> ADDIN ZOTERO_ITEM CSL_CITATION {"citationID":"0uAoyXxI","properties":{"formattedCitation":"\\super 52\\nosupersub{}","plainCitation":"52","noteIndex":0},"citationItems":[{"id":5441,"uris":["http://zotero.org/users/10196124/items/NWLX9THC"],"itemData":{"id":5441,"type":"article-journal","abstract":"ipyrad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D65179" w:rsidRPr="0065774E">
        <w:fldChar w:fldCharType="separate"/>
      </w:r>
      <w:r w:rsidR="00477F8C" w:rsidRPr="00477F8C">
        <w:rPr>
          <w:vertAlign w:val="superscript"/>
        </w:rPr>
        <w:t>52</w:t>
      </w:r>
      <w:r w:rsidR="00D65179" w:rsidRPr="0065774E">
        <w:fldChar w:fldCharType="end"/>
      </w:r>
      <w:r w:rsidRPr="0065774E">
        <w:t>, or LUMPY</w:t>
      </w:r>
      <w:r w:rsidR="00D65179" w:rsidRPr="0065774E">
        <w:fldChar w:fldCharType="begin"/>
      </w:r>
      <w:r w:rsidR="00477F8C">
        <w:instrText xml:space="preserve"> ADDIN ZOTERO_ITEM CSL_CITATION {"citationID":"cEOmoEmk","properties":{"formattedCitation":"\\super 53\\nosupersub{}","plainCitation":"53","noteIndex":0},"citationItems":[{"id":5442,"uris":["http://zotero.org/users/10196124/items/RNBDT7ZG"],"itemData":{"id":5442,"type":"article-journal","abstract":"Comprehensive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D65179" w:rsidRPr="0065774E">
        <w:fldChar w:fldCharType="separate"/>
      </w:r>
      <w:r w:rsidR="00477F8C" w:rsidRPr="00477F8C">
        <w:rPr>
          <w:vertAlign w:val="superscript"/>
        </w:rPr>
        <w:t>53</w:t>
      </w:r>
      <w:r w:rsidR="00D65179" w:rsidRPr="0065774E">
        <w:fldChar w:fldCharType="end"/>
      </w:r>
      <w:r w:rsidR="00843D73">
        <w:t xml:space="preserve">, </w:t>
      </w:r>
      <w:r w:rsidR="00843D73" w:rsidRPr="00843D73">
        <w:rPr>
          <w:color w:val="0000FF"/>
        </w:rPr>
        <w:t>or others</w:t>
      </w:r>
      <w:r w:rsidRPr="0065774E">
        <w:t xml:space="preserve">. During this process, the read depth (or coverage) of each locus must be </w:t>
      </w:r>
      <w:proofErr w:type="gramStart"/>
      <w:r w:rsidRPr="0065774E">
        <w:t>considered, since</w:t>
      </w:r>
      <w:proofErr w:type="gramEnd"/>
      <w:r w:rsidRPr="0065774E">
        <w:t xml:space="preserve"> </w:t>
      </w:r>
      <w:r w:rsidRPr="0065774E">
        <w:rPr>
          <w:color w:val="0000FF"/>
        </w:rPr>
        <w:t>a greater</w:t>
      </w:r>
      <w:r w:rsidRPr="0065774E">
        <w:t xml:space="preserve"> depth of coverage allows for more confidence in genotyping (and subsequently downstream inferences). </w:t>
      </w:r>
      <w:r w:rsidRPr="0065774E">
        <w:rPr>
          <w:color w:val="0000FF"/>
        </w:rPr>
        <w:t xml:space="preserve">Very high read depths (in relation to the study-wide mean), by contrast, can be indicative of paralogs, highly repetitive regions, </w:t>
      </w:r>
      <w:r w:rsidR="00D8121E">
        <w:rPr>
          <w:color w:val="0000FF"/>
        </w:rPr>
        <w:t xml:space="preserve">copy </w:t>
      </w:r>
      <w:r w:rsidRPr="0065774E">
        <w:rPr>
          <w:color w:val="0000FF"/>
        </w:rPr>
        <w:t>number variants (CNVs), mitochondrial DNA loci, or technical (</w:t>
      </w:r>
      <w:r w:rsidRPr="0065774E">
        <w:rPr>
          <w:i/>
          <w:color w:val="0000FF"/>
        </w:rPr>
        <w:t>e.g.</w:t>
      </w:r>
      <w:r w:rsidRPr="0065774E">
        <w:rPr>
          <w:color w:val="0000FF"/>
        </w:rPr>
        <w:t>, PCR) duplicates (see Figure 1, Supplementary</w:t>
      </w:r>
      <w:r w:rsidRPr="0065774E">
        <w:t xml:space="preserve"> </w:t>
      </w:r>
      <w:r w:rsidRPr="0065774E">
        <w:rPr>
          <w:color w:val="0000FF"/>
        </w:rPr>
        <w:t>Table 1).</w:t>
      </w:r>
      <w:r w:rsidRPr="0065774E">
        <w:t xml:space="preserve"> Variant calling algorithms typically either mark genotypes as missing if below a certain read depth or if they have poor quality scores</w:t>
      </w:r>
      <w:r w:rsidR="00D65179" w:rsidRPr="0065774E">
        <w:fldChar w:fldCharType="begin"/>
      </w:r>
      <w:r w:rsidR="00477F8C">
        <w:instrText xml:space="preserve"> ADDIN ZOTERO_ITEM CSL_CITATION {"citationID":"CSSpoPCi","properties":{"formattedCitation":"\\super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D65179" w:rsidRPr="0065774E">
        <w:fldChar w:fldCharType="separate"/>
      </w:r>
      <w:r w:rsidR="00477F8C" w:rsidRPr="00477F8C">
        <w:rPr>
          <w:vertAlign w:val="superscript"/>
        </w:rPr>
        <w:t>54</w:t>
      </w:r>
      <w:r w:rsidR="00D65179" w:rsidRPr="0065774E">
        <w:fldChar w:fldCharType="end"/>
      </w:r>
      <w:r w:rsidRPr="0065774E">
        <w:t xml:space="preserve">. The depth and/or quality filters used at this step vary substantially </w:t>
      </w:r>
      <w:r w:rsidR="00D8121E">
        <w:t>between</w:t>
      </w:r>
      <w:r w:rsidRPr="0065774E">
        <w:t xml:space="preserve"> studies. </w:t>
      </w:r>
      <w:r w:rsidR="007D7093">
        <w:rPr>
          <w:color w:val="3333FF"/>
        </w:rPr>
        <w:t xml:space="preserve">Filtering loci sequenced at a low depth is not without risks, however; since calling heterozygotes requires higher depth than </w:t>
      </w:r>
      <w:proofErr w:type="spellStart"/>
      <w:r w:rsidR="007D7093">
        <w:rPr>
          <w:color w:val="3333FF"/>
        </w:rPr>
        <w:t>homozogytes</w:t>
      </w:r>
      <w:proofErr w:type="spellEnd"/>
      <w:r w:rsidR="007D7093">
        <w:rPr>
          <w:color w:val="3333FF"/>
        </w:rPr>
        <w:t xml:space="preserve">, stringent depth filtering can skew observed </w:t>
      </w:r>
      <w:proofErr w:type="spellStart"/>
      <w:r w:rsidR="007D7093">
        <w:rPr>
          <w:color w:val="3333FF"/>
        </w:rPr>
        <w:t>heterozygosities</w:t>
      </w:r>
      <w:proofErr w:type="spellEnd"/>
      <w:r w:rsidR="007D7093">
        <w:rPr>
          <w:color w:val="3333FF"/>
        </w:rPr>
        <w:t xml:space="preserve"> and site frequency spectra</w:t>
      </w:r>
      <w:r w:rsidR="00477F8C">
        <w:rPr>
          <w:color w:val="3333FF"/>
        </w:rPr>
        <w:fldChar w:fldCharType="begin"/>
      </w:r>
      <w:r w:rsidR="00477F8C">
        <w:rPr>
          <w:color w:val="3333FF"/>
        </w:rPr>
        <w:instrText xml:space="preserve"> ADDIN ZOTERO_ITEM CSL_CITATION {"citationID":"Fot4ZbOl","properties":{"formattedCitation":"\\super 55,56\\nosupersub{}","plainCitation":"55,56","noteIndex":0},"citationItems":[{"id":5694,"uris":["http://zotero.org/users/10196124/items/RWX37MRX"],"itemData":{"id":5694,"type":"article-journal","abstract":"We present a statistical framework for estimation and application of sample allele frequency spectra from New-Generation Sequencing (NGS) data. In this method, we first estimate the allele frequency spectrum using maximum likelihood. In contrast to previous methods, the likelihood function is calculated using a dynamic programming algorithm and numerically optimized using analytical derivatives. We then use a Bayesian method for estimating the sample allele frequency in a single site, and show how the method can be used for genotype calling and SNP calling. We also show how the method can be extended to various other cases including cases with deviations from Hardy-Weinberg equilibrium. We evaluate the statistical properties of the methods using simulations and by application to a real data set.","container-title":"PLOS ONE","DOI":"10.1371/journal.pone.0037558","issue":"7","journalAbbreviation":"PLOS ONE","note":"publisher: Public Library of Science","page":"e37558","title":"SNP Calling, Genotype Calling, and Sample Allele Frequency Estimation from New-Generation Sequencing Data","volume":"7","author":[{"family":"Nielsen","given":"Rasmus"},{"family":"Korneliussen","given":"Thorfinn"},{"family":"Albrechtsen","given":"Anders"},{"family":"Li","given":"Yingrui"},{"family":"Wang","given":"Jun"}],"issued":{"date-parts":[["2012",7,24]]},"citation-key":"nielsenSNPCallingGenotype2012"}},{"id":5693,"uris":["http://zotero.org/users/10196124/items/ZRCDX9U8"],"itemData":{"id":5693,"type":"article-journal","abstract":"Abstract Restriction-site associated DNA sequencing (RADSeq) facilitates rapid generation of thousands of genetic markers at relatively low cost; however, several sources of error specific to RADSeq methods often lead to biased estimates of allele frequencies and thereby to erroneous population genetic inference. Estimating the distribution of sample allele frequencies without calling genotypes was shown to improve population inference from whole genome sequencing data, but the ability of this approach to account for RADSeq-specific biases remains unexplored. Here we assess in how far genotype-free methods of allele frequency estimation affect demographic inference from empirical RADSeq data. Using the well-studied pied flycatcher (Ficedula hypoleuca) as a study system, we compare allele frequency estimation and demographic inference from whole genome sequencing data with that from RADSeq data matched for samples using both genotype-based and genotype free methods. The demographic history of pied flycatchers as inferred from RADSeq data was highly congruent with that inferred from whole genome resequencing (WGS) data when allele frequencies were estimated directly from the read data. In contrast, when allele frequencies were derived from called genotypes, RADSeq-based estimates of most model parameters fell outside the 95% confidence interval of estimates derived from WGS data. Notably, more stringent filtering of the genotype calls tended to increase the discrepancy between parameter estimates from WGS and RADSeq data, respectively. The results from this study demonstrate the ability of genotype-free methods to improve allele frequency spectrum- (AFS-) based demographic inference from empirical RADSeq data and highlight the need to account for uncertainty in NGS data regardless of sequencing method.","container-title":"Molecular Ecology Resources","DOI":"10.1111/1755-0998.12990","ISSN":"1755-098X","issue":"3","journalAbbreviation":"Molecular Ecology Resources","note":"publisher: John Wiley &amp; Sons, Ltd","page":"586-596","title":"Genotype-free estimation of allele frequencies reduces bias and improves demographic inference from RADSeq data","volume":"19","author":[{"family":"Warmuth","given":"Vera M."},{"family":"Ellegren","given":"Hans"}],"issued":{"date-parts":[["2019",5,1]]},"citation-key":"warmuthGenotypefreeEstimationAllele2019"}}],"schema":"https://github.com/citation-style-language/schema/raw/master/csl-citation.json"} </w:instrText>
      </w:r>
      <w:r w:rsidR="00477F8C">
        <w:rPr>
          <w:color w:val="3333FF"/>
        </w:rPr>
        <w:fldChar w:fldCharType="separate"/>
      </w:r>
      <w:r w:rsidR="00477F8C" w:rsidRPr="00477F8C">
        <w:rPr>
          <w:vertAlign w:val="superscript"/>
        </w:rPr>
        <w:t>55,56</w:t>
      </w:r>
      <w:r w:rsidR="00477F8C">
        <w:rPr>
          <w:color w:val="3333FF"/>
        </w:rPr>
        <w:fldChar w:fldCharType="end"/>
      </w:r>
      <w:r w:rsidR="007D7093">
        <w:rPr>
          <w:color w:val="3333FF"/>
        </w:rPr>
        <w:t xml:space="preserve">. </w:t>
      </w:r>
      <w:r w:rsidR="00477F8C">
        <w:t>However,</w:t>
      </w:r>
      <w:r w:rsidRPr="0065774E">
        <w:t xml:space="preserve"> well-developed approaches to make use of low coverag</w:t>
      </w:r>
      <w:r w:rsidR="007D7093">
        <w:t xml:space="preserve">e </w:t>
      </w:r>
      <w:r w:rsidRPr="0065774E">
        <w:t>sites</w:t>
      </w:r>
      <w:r w:rsidR="00477F8C">
        <w:t xml:space="preserve"> </w:t>
      </w:r>
      <w:r w:rsidR="00477F8C">
        <w:rPr>
          <w:color w:val="3333FF"/>
        </w:rPr>
        <w:t>and mitigate such biases</w:t>
      </w:r>
      <w:r w:rsidRPr="0065774E">
        <w:t xml:space="preserve"> do exist</w:t>
      </w:r>
      <w:r w:rsidR="00D65179" w:rsidRPr="0065774E">
        <w:fldChar w:fldCharType="begin"/>
      </w:r>
      <w:r w:rsidR="00477F8C">
        <w:instrText xml:space="preserve"> ADDIN ZOTERO_ITEM CSL_CITATION {"citationID":"G8LAmlKT","properties":{"formattedCitation":"\\super 51,56\\nosupersub{}","plainCitation":"51,56","noteIndex":0},"citationItems":[{"id":2096,"uris":["http://zotero.org/users/10196124/items/97VWFJBC"],"itemData":{"id":2096,"type":"article-journal","abstract":"High-throughput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id":5693,"uris":["http://zotero.org/users/10196124/items/ZRCDX9U8"],"itemData":{"id":5693,"type":"article-journal","abstract":"Abstract Restriction-site associated DNA sequencing (RADSeq) facilitates rapid generation of thousands of genetic markers at relatively low cost; however, several sources of error specific to RADSeq methods often lead to biased estimates of allele frequencies and thereby to erroneous population genetic inference. Estimating the distribution of sample allele frequencies without calling genotypes was shown to improve population inference from whole genome sequencing data, but the ability of this approach to account for RADSeq-specific biases remains unexplored. Here we assess in how far genotype-free methods of allele frequency estimation affect demographic inference from empirical RADSeq data. Using the well-studied pied flycatcher (Ficedula hypoleuca) as a study system, we compare allele frequency estimation and demographic inference from whole genome sequencing data with that from RADSeq data matched for samples using both genotype-based and genotype free methods. The demographic history of pied flycatchers as inferred from RADSeq data was highly congruent with that inferred from whole genome resequencing (WGS) data when allele frequencies were estimated directly from the read data. In contrast, when allele frequencies were derived from called genotypes, RADSeq-based estimates of most model parameters fell outside the 95% confidence interval of estimates derived from WGS data. Notably, more stringent filtering of the genotype calls tended to increase the discrepancy between parameter estimates from WGS and RADSeq data, respectively. The results from this study demonstrate the ability of genotype-free methods to improve allele frequency spectrum- (AFS-) based demographic inference from empirical RADSeq data and highlight the need to account for uncertainty in NGS data regardless of sequencing method.","container-title":"Molecular Ecology Resources","DOI":"10.1111/1755-0998.12990","ISSN":"1755-098X","issue":"3","journalAbbreviation":"Molecular Ecology Resources","note":"publisher: John Wiley &amp; Sons, Ltd","page":"586-596","title":"Genotype-free estimation of allele frequencies reduces bias and improves demographic inference from RADSeq data","volume":"19","author":[{"family":"Warmuth","given":"Vera M."},{"family":"Ellegren","given":"Hans"}],"issued":{"date-parts":[["2019",5,1]]},"citation-key":"warmuthGenotypefreeEstimationAllele2019"}}],"schema":"https://github.com/citation-style-language/schema/raw/master/csl-citation.json"} </w:instrText>
      </w:r>
      <w:r w:rsidR="00D65179" w:rsidRPr="0065774E">
        <w:fldChar w:fldCharType="separate"/>
      </w:r>
      <w:r w:rsidR="00477F8C" w:rsidRPr="00477F8C">
        <w:rPr>
          <w:vertAlign w:val="superscript"/>
        </w:rPr>
        <w:t>51,56</w:t>
      </w:r>
      <w:r w:rsidR="00D65179" w:rsidRPr="0065774E">
        <w:fldChar w:fldCharType="end"/>
      </w:r>
      <w:r w:rsidRPr="0065774E">
        <w:t xml:space="preserve">, and so filtering out such loci is not </w:t>
      </w:r>
      <w:r w:rsidRPr="00D8121E">
        <w:rPr>
          <w:iCs/>
        </w:rPr>
        <w:t>always</w:t>
      </w:r>
      <w:r w:rsidRPr="0065774E">
        <w:t xml:space="preserve"> necessary</w:t>
      </w:r>
      <w:r w:rsidR="007D7093">
        <w:rPr>
          <w:color w:val="0000FF"/>
        </w:rPr>
        <w:t>.</w:t>
      </w:r>
    </w:p>
    <w:p w14:paraId="67441891" w14:textId="65FD8C90" w:rsidR="00330D6B" w:rsidRDefault="00492867" w:rsidP="003A08A8">
      <w:pPr>
        <w:spacing w:before="0" w:after="0"/>
        <w:contextualSpacing/>
      </w:pPr>
      <w:r w:rsidRPr="0065774E">
        <w:t xml:space="preserve">While </w:t>
      </w:r>
      <w:proofErr w:type="gramStart"/>
      <w:r w:rsidRPr="0065774E">
        <w:t>many different ways</w:t>
      </w:r>
      <w:proofErr w:type="gramEnd"/>
      <w:r w:rsidRPr="0065774E">
        <w:t xml:space="preserve"> to filter genotypic data exist (</w:t>
      </w:r>
      <w:r w:rsidRPr="0065774E">
        <w:rPr>
          <w:color w:val="0000FF"/>
        </w:rPr>
        <w:t>Supplementary</w:t>
      </w:r>
      <w:r w:rsidRPr="0065774E">
        <w:t xml:space="preserve"> Table 1), we focus here on four widely used filters (Figure 2): missing data, minor allele frequency/count (MAF/MAC), Hardy-Weinberg proportions, and linkage disequilibrium. In Box 1, </w:t>
      </w:r>
      <w:r w:rsidRPr="0065774E">
        <w:rPr>
          <w:color w:val="0000FF"/>
        </w:rPr>
        <w:t xml:space="preserve">we examine simulated and empirical datasets to show the systematic effects of these filters, and </w:t>
      </w:r>
      <w:r w:rsidRPr="0065774E">
        <w:t xml:space="preserve">in the “Solutions and Best Practices” section we suggest how to best implement </w:t>
      </w:r>
      <w:r w:rsidRPr="0065774E">
        <w:rPr>
          <w:color w:val="0000FF"/>
        </w:rPr>
        <w:t>each</w:t>
      </w:r>
      <w:r w:rsidRPr="00D8121E">
        <w:rPr>
          <w:color w:val="0000FF"/>
        </w:rPr>
        <w:t xml:space="preserve"> filter</w:t>
      </w:r>
      <w:r w:rsidR="00D8121E" w:rsidRPr="00D8121E">
        <w:rPr>
          <w:color w:val="0000FF"/>
        </w:rPr>
        <w:t xml:space="preserve"> </w:t>
      </w:r>
      <w:r w:rsidR="00D8121E">
        <w:rPr>
          <w:color w:val="0000FF"/>
        </w:rPr>
        <w:t>for different research questions</w:t>
      </w:r>
      <w:r w:rsidRPr="0065774E">
        <w:t>.</w:t>
      </w:r>
    </w:p>
    <w:p w14:paraId="555489B4" w14:textId="77777777" w:rsidR="00707512" w:rsidRPr="00330D6B" w:rsidRDefault="00707512" w:rsidP="003A08A8">
      <w:pPr>
        <w:spacing w:before="0" w:after="0"/>
        <w:contextualSpacing/>
        <w:rPr>
          <w:rFonts w:ascii="Arial" w:hAnsi="Arial" w:cs="Arial"/>
          <w:b/>
          <w:i/>
        </w:rPr>
      </w:pPr>
    </w:p>
    <w:p w14:paraId="0000001C" w14:textId="0F6DB276" w:rsidR="0088299C" w:rsidRPr="0065774E" w:rsidRDefault="00330D6B" w:rsidP="003A08A8">
      <w:pPr>
        <w:spacing w:before="0" w:after="0"/>
        <w:ind w:firstLine="0"/>
        <w:contextualSpacing/>
      </w:pPr>
      <w:r w:rsidRPr="0065774E">
        <w:rPr>
          <w:i/>
        </w:rPr>
        <w:t>[H3] Missing data</w:t>
      </w:r>
    </w:p>
    <w:p w14:paraId="36B4FD6E" w14:textId="15EE67DB" w:rsidR="00723BD3" w:rsidRDefault="00723BD3" w:rsidP="003A08A8">
      <w:pPr>
        <w:spacing w:before="0" w:after="0"/>
        <w:ind w:firstLine="0"/>
        <w:contextualSpacing/>
        <w:rPr>
          <w:rFonts w:ascii="Arial" w:hAnsi="Arial" w:cs="Arial"/>
        </w:rPr>
      </w:pPr>
      <w:r>
        <w:rPr>
          <w:color w:val="0000FF"/>
        </w:rPr>
        <w:t xml:space="preserve">Missing data can result from either </w:t>
      </w:r>
      <w:r w:rsidR="00D8121E">
        <w:rPr>
          <w:color w:val="0000FF"/>
        </w:rPr>
        <w:t xml:space="preserve">the absence </w:t>
      </w:r>
      <w:r>
        <w:rPr>
          <w:color w:val="0000FF"/>
        </w:rPr>
        <w:t>of reads covering a locus in an individual or</w:t>
      </w:r>
      <w:r w:rsidR="00D8121E">
        <w:rPr>
          <w:color w:val="0000FF"/>
        </w:rPr>
        <w:t xml:space="preserve"> from</w:t>
      </w:r>
      <w:r>
        <w:rPr>
          <w:color w:val="0000FF"/>
        </w:rPr>
        <w:t xml:space="preserve"> upstream </w:t>
      </w:r>
      <w:r w:rsidR="0034660F">
        <w:rPr>
          <w:color w:val="0000FF"/>
        </w:rPr>
        <w:t xml:space="preserve">read or genotype </w:t>
      </w:r>
      <w:r>
        <w:rPr>
          <w:color w:val="0000FF"/>
        </w:rPr>
        <w:t xml:space="preserve">quality, depth, </w:t>
      </w:r>
      <w:r w:rsidR="0034660F">
        <w:rPr>
          <w:color w:val="0000FF"/>
        </w:rPr>
        <w:t xml:space="preserve">mapping, </w:t>
      </w:r>
      <w:r>
        <w:rPr>
          <w:color w:val="0000FF"/>
        </w:rPr>
        <w:t>or other filtering</w:t>
      </w:r>
      <w:r w:rsidR="0034660F">
        <w:rPr>
          <w:color w:val="0000FF"/>
        </w:rPr>
        <w:t xml:space="preserve"> methods</w:t>
      </w:r>
      <w:r>
        <w:rPr>
          <w:color w:val="0000FF"/>
        </w:rPr>
        <w:t>.</w:t>
      </w:r>
      <w:r w:rsidRPr="0065774E">
        <w:rPr>
          <w:color w:val="0000FF"/>
        </w:rPr>
        <w:t xml:space="preserve"> </w:t>
      </w:r>
      <w:r w:rsidRPr="0065774E">
        <w:t xml:space="preserve">Loci </w:t>
      </w:r>
      <w:r w:rsidRPr="0065774E">
        <w:rPr>
          <w:color w:val="0000FF"/>
        </w:rPr>
        <w:t>and</w:t>
      </w:r>
      <w:r w:rsidRPr="0065774E">
        <w:t xml:space="preserve">/or </w:t>
      </w:r>
      <w:r w:rsidRPr="0065774E">
        <w:lastRenderedPageBreak/>
        <w:t>individuals with more than a user-defined amount (or proportion) of missing data are often filtered out. An excess of missing data can indicate something awry with sample collection or preservation, genomic library preparation, or alignment, all of which can obscure patterns of</w:t>
      </w:r>
      <w:r w:rsidR="00D8121E">
        <w:t xml:space="preserve"> </w:t>
      </w:r>
      <w:r w:rsidR="00D8121E" w:rsidRPr="00D8121E">
        <w:rPr>
          <w:color w:val="0000FF"/>
        </w:rPr>
        <w:t>potentially important</w:t>
      </w:r>
      <w:r w:rsidRPr="00D8121E">
        <w:rPr>
          <w:color w:val="0000FF"/>
        </w:rPr>
        <w:t xml:space="preserve"> </w:t>
      </w:r>
      <w:r w:rsidRPr="0065774E">
        <w:t>variation</w:t>
      </w:r>
      <w:r w:rsidR="00D65179" w:rsidRPr="0065774E">
        <w:fldChar w:fldCharType="begin"/>
      </w:r>
      <w:r w:rsidR="00477F8C">
        <w:instrText xml:space="preserve"> ADDIN ZOTERO_ITEM CSL_CITATION {"citationID":"3R2zJsOt","properties":{"formattedCitation":"\\super 57\\nosupersub{}","plainCitation":"57","noteIndex":0},"citationItems":[{"id":5507,"uris":["http://zotero.org/users/10196124/items/4HRGDTGJ"],"itemData":{"id":5507,"type":"article-journal","abstract":"Recent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D65179" w:rsidRPr="0065774E">
        <w:fldChar w:fldCharType="separate"/>
      </w:r>
      <w:r w:rsidR="00477F8C" w:rsidRPr="00477F8C">
        <w:rPr>
          <w:vertAlign w:val="superscript"/>
        </w:rPr>
        <w:t>57</w:t>
      </w:r>
      <w:r w:rsidR="00D65179" w:rsidRPr="0065774E">
        <w:fldChar w:fldCharType="end"/>
      </w:r>
      <w:r w:rsidRPr="0065774E">
        <w:t xml:space="preserve">. The filtering choices used for missing data vary </w:t>
      </w:r>
      <w:r w:rsidRPr="0065774E">
        <w:rPr>
          <w:i/>
        </w:rPr>
        <w:t>widely</w:t>
      </w:r>
      <w:r w:rsidRPr="0065774E">
        <w:t xml:space="preserve"> among studies and the downstream consequences are rarely evaluated</w:t>
      </w:r>
      <w:r w:rsidRPr="00330D6B">
        <w:rPr>
          <w:rFonts w:ascii="Arial" w:hAnsi="Arial" w:cs="Arial"/>
        </w:rPr>
        <w:t>.</w:t>
      </w:r>
    </w:p>
    <w:p w14:paraId="0C8959BF" w14:textId="77777777" w:rsidR="00707512" w:rsidRPr="0065774E" w:rsidRDefault="00707512" w:rsidP="003A08A8">
      <w:pPr>
        <w:spacing w:before="0" w:after="0"/>
        <w:ind w:firstLine="0"/>
        <w:contextualSpacing/>
        <w:rPr>
          <w:rFonts w:ascii="Arial" w:hAnsi="Arial" w:cs="Arial"/>
        </w:rPr>
      </w:pPr>
    </w:p>
    <w:p w14:paraId="0000001E" w14:textId="2DB824BF" w:rsidR="0088299C" w:rsidRPr="0065774E" w:rsidRDefault="00330D6B" w:rsidP="003A08A8">
      <w:pPr>
        <w:spacing w:before="0" w:after="0"/>
        <w:ind w:firstLine="0"/>
        <w:contextualSpacing/>
      </w:pPr>
      <w:r w:rsidRPr="0065774E">
        <w:rPr>
          <w:i/>
        </w:rPr>
        <w:t>[H3] Minor allele frequency (MAF)</w:t>
      </w:r>
    </w:p>
    <w:p w14:paraId="03DA15EC" w14:textId="758D7BEA" w:rsidR="00330D6B" w:rsidRDefault="00492867" w:rsidP="003A08A8">
      <w:pPr>
        <w:spacing w:before="0" w:after="0"/>
        <w:ind w:firstLine="0"/>
        <w:contextualSpacing/>
      </w:pPr>
      <w:r w:rsidRPr="0065774E">
        <w:t>Loci (typically SNPs) for which the less frequent allele (</w:t>
      </w:r>
      <w:r w:rsidRPr="0065774E">
        <w:rPr>
          <w:i/>
        </w:rPr>
        <w:t>i.e.</w:t>
      </w:r>
      <w:r w:rsidRPr="0065774E">
        <w:t xml:space="preserve">, the minor allele) occurs below a certain frequency are also often filtered out. MAF filtering is often based on the assumption that </w:t>
      </w:r>
      <w:r w:rsidRPr="0065774E">
        <w:rPr>
          <w:b/>
        </w:rPr>
        <w:t xml:space="preserve">singletons </w:t>
      </w:r>
      <w:r w:rsidRPr="0065774E">
        <w:t>or</w:t>
      </w:r>
      <w:r w:rsidRPr="0065774E">
        <w:rPr>
          <w:b/>
        </w:rPr>
        <w:t xml:space="preserve"> other rare variants</w:t>
      </w:r>
      <w:r w:rsidRPr="0065774E">
        <w:t xml:space="preserve"> that occur at a frequency of less than ~5% are </w:t>
      </w:r>
      <w:r w:rsidRPr="0065774E">
        <w:rPr>
          <w:color w:val="0000FF"/>
        </w:rPr>
        <w:t>due to</w:t>
      </w:r>
      <w:r w:rsidRPr="0065774E">
        <w:t xml:space="preserve"> genotyping errors. MAF filtering is</w:t>
      </w:r>
      <w:r w:rsidR="00477F8C">
        <w:t xml:space="preserve"> </w:t>
      </w:r>
      <w:r w:rsidR="00477F8C">
        <w:rPr>
          <w:color w:val="3333FF"/>
        </w:rPr>
        <w:t>often performed at a specific threshold of 0.05 to reflect this,</w:t>
      </w:r>
      <w:r w:rsidRPr="0065774E">
        <w:t xml:space="preserve"> although threshold values across published studies can vary by orders of magnitude (</w:t>
      </w:r>
      <w:r w:rsidRPr="0065774E">
        <w:rPr>
          <w:i/>
        </w:rPr>
        <w:t>e.g.,</w:t>
      </w:r>
      <w:r w:rsidRPr="0065774E">
        <w:t xml:space="preserve"> from 0.001 to 0.10). Depending on the analysis and objectives, this filter can be applied study-wide (</w:t>
      </w:r>
      <w:r w:rsidRPr="0065774E">
        <w:rPr>
          <w:i/>
        </w:rPr>
        <w:t>e.g.,</w:t>
      </w:r>
      <w:r w:rsidRPr="0065774E">
        <w:t xml:space="preserve"> globally across populations) or </w:t>
      </w:r>
      <w:r w:rsidRPr="0065774E">
        <w:rPr>
          <w:color w:val="0000FF"/>
        </w:rPr>
        <w:t>separately</w:t>
      </w:r>
      <w:r w:rsidRPr="0065774E">
        <w:t xml:space="preserve"> within each population.</w:t>
      </w:r>
    </w:p>
    <w:p w14:paraId="50867CE7" w14:textId="77777777" w:rsidR="003A08A8" w:rsidRPr="0065774E" w:rsidRDefault="003A08A8" w:rsidP="003A08A8">
      <w:pPr>
        <w:spacing w:before="0" w:after="0"/>
        <w:ind w:firstLine="0"/>
        <w:contextualSpacing/>
      </w:pPr>
    </w:p>
    <w:p w14:paraId="00000020" w14:textId="7A5FF7A4" w:rsidR="0088299C" w:rsidRPr="0065774E" w:rsidRDefault="00330D6B" w:rsidP="003A08A8">
      <w:pPr>
        <w:spacing w:before="0" w:after="0"/>
        <w:ind w:firstLine="0"/>
        <w:contextualSpacing/>
      </w:pPr>
      <w:r w:rsidRPr="0065774E">
        <w:rPr>
          <w:i/>
        </w:rPr>
        <w:t>[H3] Minor allele count (MAC)</w:t>
      </w:r>
    </w:p>
    <w:p w14:paraId="21717133" w14:textId="0E99DDF2" w:rsidR="0034660F" w:rsidRDefault="00492867" w:rsidP="003A08A8">
      <w:pPr>
        <w:keepNext/>
        <w:spacing w:before="0" w:after="0"/>
        <w:ind w:firstLine="0"/>
        <w:contextualSpacing/>
        <w:rPr>
          <w:color w:val="0000FF"/>
        </w:rPr>
      </w:pPr>
      <w:r w:rsidRPr="0065774E">
        <w:t>MAC filtering is an alternative to MAF filtering wherein loci are removed based on the absolute count of the minor allele rather than its frequency, allowing for more consistent filtering across samples of different sizes (although arguably producing an uneven MAF filter across those same samples).</w:t>
      </w:r>
      <w:r w:rsidRPr="0065774E">
        <w:rPr>
          <w:color w:val="0000FF"/>
        </w:rPr>
        <w:t xml:space="preserve"> For example, in a sample of 30 diploid individuals a MAF of 0.05 would remove SNPs where the minor allele occurs three times or fewer, whereas in a sample of 60 diploid individuals the same MAF of 0.05 would remove SNPs where the minor allele occurs six times or fewer. By contrast, a MAC of two would remove SNPs where the allele occurs two times or fewer </w:t>
      </w:r>
      <w:r w:rsidRPr="0065774E">
        <w:rPr>
          <w:color w:val="0000FF"/>
        </w:rPr>
        <w:lastRenderedPageBreak/>
        <w:t>regardless of the sample size.</w:t>
      </w:r>
      <w:r w:rsidRPr="0065774E">
        <w:t xml:space="preserve"> </w:t>
      </w:r>
      <w:r w:rsidRPr="0065774E">
        <w:rPr>
          <w:color w:val="0000FF"/>
        </w:rPr>
        <w:t xml:space="preserve">MAC filters may be particularly useful when sample sizes are small </w:t>
      </w:r>
      <w:r w:rsidR="002B5BC2">
        <w:rPr>
          <w:color w:val="0000FF"/>
        </w:rPr>
        <w:t xml:space="preserve">or highly variable </w:t>
      </w:r>
      <w:r w:rsidRPr="0065774E">
        <w:rPr>
          <w:color w:val="0000FF"/>
        </w:rPr>
        <w:t>because a typical MAF filter (</w:t>
      </w:r>
      <w:r w:rsidRPr="0065774E">
        <w:rPr>
          <w:i/>
          <w:color w:val="0000FF"/>
        </w:rPr>
        <w:t>e.g.</w:t>
      </w:r>
      <w:r w:rsidRPr="0065774E">
        <w:rPr>
          <w:color w:val="0000FF"/>
        </w:rPr>
        <w:t xml:space="preserve">, 0.05) will </w:t>
      </w:r>
      <w:r w:rsidR="00DE4250">
        <w:rPr>
          <w:color w:val="0000FF"/>
        </w:rPr>
        <w:t>never</w:t>
      </w:r>
      <w:r w:rsidRPr="0065774E">
        <w:rPr>
          <w:color w:val="0000FF"/>
        </w:rPr>
        <w:t xml:space="preserve"> remove </w:t>
      </w:r>
      <w:r w:rsidR="00DE4250">
        <w:rPr>
          <w:color w:val="0000FF"/>
        </w:rPr>
        <w:t>loci</w:t>
      </w:r>
      <w:r w:rsidRPr="0065774E">
        <w:rPr>
          <w:color w:val="0000FF"/>
        </w:rPr>
        <w:t xml:space="preserve"> (including singletons) in small samples (</w:t>
      </w:r>
      <w:r w:rsidRPr="0065774E">
        <w:rPr>
          <w:i/>
          <w:color w:val="0000FF"/>
        </w:rPr>
        <w:t>n</w:t>
      </w:r>
      <w:r w:rsidRPr="0065774E">
        <w:rPr>
          <w:color w:val="0000FF"/>
        </w:rPr>
        <w:t xml:space="preserve"> &lt; 10 diploid individuals). </w:t>
      </w:r>
    </w:p>
    <w:p w14:paraId="71701EC6" w14:textId="77777777" w:rsidR="00477F8C" w:rsidRPr="0034660F" w:rsidRDefault="00477F8C" w:rsidP="003A08A8">
      <w:pPr>
        <w:keepNext/>
        <w:spacing w:before="0" w:after="0"/>
        <w:ind w:firstLine="0"/>
        <w:contextualSpacing/>
        <w:rPr>
          <w:color w:val="0000FF"/>
        </w:rPr>
      </w:pPr>
    </w:p>
    <w:p w14:paraId="00000022" w14:textId="4A2783EA" w:rsidR="0088299C" w:rsidRPr="0065774E" w:rsidRDefault="00330D6B">
      <w:pPr>
        <w:spacing w:before="0" w:after="0"/>
        <w:ind w:firstLine="0"/>
        <w:contextualSpacing/>
        <w:pPrChange w:id="5" w:author="Christie, Mark R" w:date="2024-01-18T09:49:00Z">
          <w:pPr>
            <w:spacing w:before="360" w:after="0"/>
            <w:ind w:firstLine="0"/>
          </w:pPr>
        </w:pPrChange>
      </w:pPr>
      <w:r w:rsidRPr="0065774E">
        <w:rPr>
          <w:i/>
        </w:rPr>
        <w:t>[H3] Hardy–Weinberg proportions (HWP)</w:t>
      </w:r>
    </w:p>
    <w:p w14:paraId="00000023" w14:textId="7DB15D7D" w:rsidR="0088299C" w:rsidRPr="0065774E" w:rsidRDefault="00492867" w:rsidP="003A08A8">
      <w:pPr>
        <w:spacing w:before="0" w:after="0"/>
        <w:ind w:firstLine="0"/>
        <w:contextualSpacing/>
        <w:rPr>
          <w:b/>
          <w:i/>
          <w:color w:val="0000FF"/>
        </w:rPr>
      </w:pPr>
      <w:r w:rsidRPr="0065774E">
        <w:t>It is often desirable to filter out loci based on statistically significant (for a given alpha/</w:t>
      </w:r>
      <w:r w:rsidRPr="0065774E">
        <w:rPr>
          <w:i/>
        </w:rPr>
        <w:t>p</w:t>
      </w:r>
      <w:r w:rsidRPr="0065774E">
        <w:t>-value) deviations from Hardy–Weinberg proportions. HWP is a common assumption of many downstream analytical tools (</w:t>
      </w:r>
      <w:r w:rsidRPr="0065774E">
        <w:rPr>
          <w:i/>
        </w:rPr>
        <w:t>e.g.,</w:t>
      </w:r>
      <w:r w:rsidRPr="0065774E">
        <w:t xml:space="preserve"> STRUCTURE</w:t>
      </w:r>
      <w:r w:rsidR="00D65179" w:rsidRPr="0065774E">
        <w:fldChar w:fldCharType="begin"/>
      </w:r>
      <w:r w:rsidR="00477F8C">
        <w:instrText xml:space="preserve"> ADDIN ZOTERO_ITEM CSL_CITATION {"citationID":"HXbIw8Qc","properties":{"formattedCitation":"\\super 58\\nosupersub{}","plainCitation":"58","noteIndex":0},"citationItems":[{"id":2327,"uris":["http://zotero.org/users/10196124/items/Z4ZZQLJM"],"itemData":{"id":2327,"type":"article-journal","abstract":"We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loci{\\textemdash}e.g., seven microsatellite loci in an example using genotype data from an endangered bird species. The software used for this article is available from http://www.stats.ox.ac.uk/~pritch/home.html.","container-title":"Genetics","ISSN":"0016-6731","issue":"2","note":"publisher: Genetics\nCitation Key: Pritchard945","page":"945-959","title":"Inference of Population Structure Using Multilocus Genotype Data","volume":"155","author":[{"family":"Pritchard","given":"Jonathan K"},{"family":"Stephens","given":"Matthew"},{"family":"Donnelly","given":"Peter"}],"issued":{"date-parts":[["2000"]]},"citation-key":"Pritchard945"}}],"schema":"https://github.com/citation-style-language/schema/raw/master/csl-citation.json"} </w:instrText>
      </w:r>
      <w:r w:rsidR="00D65179" w:rsidRPr="0065774E">
        <w:fldChar w:fldCharType="separate"/>
      </w:r>
      <w:r w:rsidR="00477F8C" w:rsidRPr="00477F8C">
        <w:rPr>
          <w:vertAlign w:val="superscript"/>
        </w:rPr>
        <w:t>58</w:t>
      </w:r>
      <w:r w:rsidR="00D65179" w:rsidRPr="0065774E">
        <w:fldChar w:fldCharType="end"/>
      </w:r>
      <w:r w:rsidRPr="0065774E">
        <w:t>), and removing loci that violate HWP can help ensure unbiased results for downstream analyses</w:t>
      </w:r>
      <w:r w:rsidR="00DE4250" w:rsidRPr="00DE4250">
        <w:rPr>
          <w:color w:val="0000FF"/>
        </w:rPr>
        <w:t xml:space="preserve"> in randomly mating popuations</w:t>
      </w:r>
      <w:r w:rsidR="00D65179" w:rsidRPr="0065774E">
        <w:fldChar w:fldCharType="begin"/>
      </w:r>
      <w:r w:rsidR="00477F8C">
        <w:instrText xml:space="preserve"> ADDIN ZOTERO_ITEM CSL_CITATION {"citationID":"OqVWYqjC","properties":{"formattedCitation":"\\super 59\\nosupersub{}","plainCitation":"59","noteIndex":0},"citationItems":[{"id":5230,"uris":["http://zotero.org/users/10196124/items/GCG564EL"],"itemData":{"id":5230,"type":"article-journal","abstract":"Testing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D65179" w:rsidRPr="0065774E">
        <w:fldChar w:fldCharType="separate"/>
      </w:r>
      <w:r w:rsidR="00477F8C" w:rsidRPr="00477F8C">
        <w:rPr>
          <w:vertAlign w:val="superscript"/>
        </w:rPr>
        <w:t>59</w:t>
      </w:r>
      <w:r w:rsidR="00D65179" w:rsidRPr="0065774E">
        <w:fldChar w:fldCharType="end"/>
      </w:r>
      <w:r w:rsidRPr="0065774E">
        <w:t xml:space="preserve">. </w:t>
      </w:r>
      <w:r w:rsidRPr="0065774E">
        <w:rPr>
          <w:color w:val="0000FF"/>
        </w:rPr>
        <w:t>HWP deviations often reflect sequencing, assembly, or alignment errors (such as a heterozygote deficit caused by allelic dropout or a heterozygote excess caused by paralogous regions; see</w:t>
      </w:r>
      <w:r w:rsidR="00D65179" w:rsidRPr="0065774E">
        <w:rPr>
          <w:color w:val="0000FF"/>
        </w:rPr>
        <w:fldChar w:fldCharType="begin"/>
      </w:r>
      <w:r w:rsidR="00477F8C">
        <w:rPr>
          <w:color w:val="0000FF"/>
        </w:rPr>
        <w:instrText xml:space="preserve"> ADDIN ZOTERO_ITEM CSL_CITATION {"citationID":"avDB2bWi","properties":{"formattedCitation":"\\super 43,60\\uc0\\u8211{}62\\nosupersub{}","plainCitation":"43,60–62","noteIndex":0},"citationItems":[{"id":5341,"uris":["http://zotero.org/users/10196124/items/2RY74CP6"],"itemData":{"id":5341,"type":"article-journal","abstract":"Abstract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id":5443,"uris":["http://zotero.org/users/10196124/items/XS873U3A"],"itemData":{"id":5443,"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a"}},{"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D65179" w:rsidRPr="0065774E">
        <w:rPr>
          <w:color w:val="0000FF"/>
        </w:rPr>
        <w:fldChar w:fldCharType="separate"/>
      </w:r>
      <w:r w:rsidR="00477F8C" w:rsidRPr="00477F8C">
        <w:rPr>
          <w:vertAlign w:val="superscript"/>
        </w:rPr>
        <w:t>43,60–62</w:t>
      </w:r>
      <w:r w:rsidR="00D65179" w:rsidRPr="0065774E">
        <w:rPr>
          <w:color w:val="0000FF"/>
        </w:rPr>
        <w:fldChar w:fldCharType="end"/>
      </w:r>
      <w:r w:rsidRPr="0065774E">
        <w:rPr>
          <w:color w:val="0000FF"/>
        </w:rPr>
        <w:t xml:space="preserve">). However, loci out of HWP </w:t>
      </w:r>
      <w:r w:rsidR="00541A5D">
        <w:rPr>
          <w:color w:val="0000FF"/>
        </w:rPr>
        <w:t xml:space="preserve">often </w:t>
      </w:r>
      <w:r w:rsidRPr="0065774E">
        <w:rPr>
          <w:color w:val="0000FF"/>
        </w:rPr>
        <w:t>indicate real biological phenomena, such as cryptic population sub-structuring (Figure 2), or balancing selection. As a result, it is crucial to filter for HWP within sample groups (</w:t>
      </w:r>
      <w:r w:rsidRPr="0065774E">
        <w:rPr>
          <w:i/>
          <w:color w:val="0000FF"/>
        </w:rPr>
        <w:t>e.g.</w:t>
      </w:r>
      <w:r w:rsidRPr="0065774E">
        <w:rPr>
          <w:color w:val="0000FF"/>
        </w:rPr>
        <w:t>, populations) rather than study-wide (</w:t>
      </w:r>
      <w:r w:rsidRPr="0065774E">
        <w:rPr>
          <w:i/>
          <w:color w:val="0000FF"/>
        </w:rPr>
        <w:t>e.g.</w:t>
      </w:r>
      <w:r w:rsidRPr="0065774E">
        <w:rPr>
          <w:color w:val="0000FF"/>
        </w:rPr>
        <w:t xml:space="preserve">, globally on all samples; see </w:t>
      </w:r>
      <w:r w:rsidRPr="0065774E">
        <w:rPr>
          <w:i/>
          <w:color w:val="0000FF"/>
        </w:rPr>
        <w:t>Study-wide versus within sample-group filtering</w:t>
      </w:r>
      <w:r w:rsidRPr="0065774E">
        <w:rPr>
          <w:color w:val="0000FF"/>
        </w:rPr>
        <w:t>, below)</w:t>
      </w:r>
      <w:r w:rsidR="00D65179" w:rsidRPr="0065774E">
        <w:rPr>
          <w:color w:val="0000FF"/>
        </w:rPr>
        <w:fldChar w:fldCharType="begin"/>
      </w:r>
      <w:r w:rsidR="00477F8C">
        <w:rPr>
          <w:color w:val="0000FF"/>
        </w:rPr>
        <w:instrText xml:space="preserve"> ADDIN ZOTERO_ITEM CSL_CITATION {"citationID":"fHOY0A9i","properties":{"formattedCitation":"\\super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D65179" w:rsidRPr="0065774E">
        <w:rPr>
          <w:color w:val="0000FF"/>
        </w:rPr>
        <w:fldChar w:fldCharType="separate"/>
      </w:r>
      <w:r w:rsidR="00477F8C" w:rsidRPr="00477F8C">
        <w:rPr>
          <w:vertAlign w:val="superscript"/>
        </w:rPr>
        <w:t>63</w:t>
      </w:r>
      <w:r w:rsidR="00D65179" w:rsidRPr="0065774E">
        <w:rPr>
          <w:color w:val="0000FF"/>
        </w:rPr>
        <w:fldChar w:fldCharType="end"/>
      </w:r>
      <w:r w:rsidRPr="0065774E">
        <w:rPr>
          <w:color w:val="0000FF"/>
        </w:rPr>
        <w:t xml:space="preserve"> and to do so with a low stringency if loci under selection or those that differ between populations are of interest.</w:t>
      </w:r>
    </w:p>
    <w:p w14:paraId="2BC3AF07" w14:textId="288C376F" w:rsidR="00330D6B" w:rsidRDefault="00477F8C" w:rsidP="003A08A8">
      <w:pPr>
        <w:spacing w:before="0" w:after="0"/>
        <w:contextualSpacing/>
        <w:rPr>
          <w:color w:val="0000FF"/>
        </w:rPr>
      </w:pPr>
      <w:r>
        <w:rPr>
          <w:color w:val="0000FF"/>
        </w:rPr>
        <w:t xml:space="preserve">The thresholds used for HWP testing differ from the other filters because </w:t>
      </w:r>
      <w:r w:rsidR="00492867" w:rsidRPr="0065774E">
        <w:rPr>
          <w:color w:val="0000FF"/>
        </w:rPr>
        <w:t xml:space="preserve">HWP testing is </w:t>
      </w:r>
      <w:r w:rsidR="00492867" w:rsidRPr="0065774E">
        <w:rPr>
          <w:i/>
          <w:color w:val="0000FF"/>
        </w:rPr>
        <w:t>hypothesis testing</w:t>
      </w:r>
      <w:r w:rsidR="00492867" w:rsidRPr="0065774E">
        <w:rPr>
          <w:color w:val="0000FF"/>
        </w:rPr>
        <w:t xml:space="preserve">, and, as such, produces </w:t>
      </w:r>
      <w:r w:rsidR="00492867" w:rsidRPr="0065774E">
        <w:rPr>
          <w:i/>
          <w:color w:val="0000FF"/>
        </w:rPr>
        <w:t>p-</w:t>
      </w:r>
      <w:r w:rsidR="00492867" w:rsidRPr="0065774E">
        <w:rPr>
          <w:color w:val="0000FF"/>
        </w:rPr>
        <w:t xml:space="preserve">values upon which filtering thresholds are set. Because thousands of loci may be considered at once, </w:t>
      </w:r>
      <w:r w:rsidR="00492867" w:rsidRPr="0065774E">
        <w:t>multiple testing corrections should be considered; however, this is rarely performed</w:t>
      </w:r>
      <w:r w:rsidR="00D65179" w:rsidRPr="0065774E">
        <w:fldChar w:fldCharType="begin"/>
      </w:r>
      <w:r w:rsidR="00C5435B">
        <w:instrText xml:space="preserve"> ADDIN ZOTERO_ITEM CSL_CITATION {"citationID":"b1W23Fnu","properties":{"formattedCitation":"\\super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D65179" w:rsidRPr="0065774E">
        <w:fldChar w:fldCharType="separate"/>
      </w:r>
      <w:r w:rsidR="00C5435B" w:rsidRPr="00C5435B">
        <w:rPr>
          <w:vertAlign w:val="superscript"/>
        </w:rPr>
        <w:t>15</w:t>
      </w:r>
      <w:r w:rsidR="00D65179" w:rsidRPr="0065774E">
        <w:fldChar w:fldCharType="end"/>
      </w:r>
      <w:r w:rsidR="00492867" w:rsidRPr="0065774E">
        <w:t xml:space="preserve">. That said, HWP </w:t>
      </w:r>
      <w:r w:rsidR="00492867" w:rsidRPr="0065774E">
        <w:rPr>
          <w:i/>
        </w:rPr>
        <w:t>p-</w:t>
      </w:r>
      <w:r w:rsidR="00492867" w:rsidRPr="0065774E">
        <w:t xml:space="preserve">value correction differs from typical testing approaches in that, from a broader perspective, not doing corrections </w:t>
      </w:r>
      <w:r w:rsidR="00492867" w:rsidRPr="0065774E">
        <w:rPr>
          <w:i/>
        </w:rPr>
        <w:t xml:space="preserve">is the conservative approach, </w:t>
      </w:r>
      <w:r w:rsidR="00492867" w:rsidRPr="0065774E">
        <w:t xml:space="preserve">since it will result in the removal of more potentially problematic loci, not less. Researchers who do correct for multiple tests should explicitly report the reasoning </w:t>
      </w:r>
      <w:r w:rsidR="00492867" w:rsidRPr="0065774E">
        <w:lastRenderedPageBreak/>
        <w:t>behind the correction method they use, which can vary in stringency (from Benjamini–Hochberg</w:t>
      </w:r>
      <w:r w:rsidR="00D65179" w:rsidRPr="0065774E">
        <w:fldChar w:fldCharType="begin"/>
      </w:r>
      <w:r>
        <w:instrText xml:space="preserve"> ADDIN ZOTERO_ITEM CSL_CITATION {"citationID":"7T9wI4r1","properties":{"formattedCitation":"\\super 64\\nosupersub{}","plainCitation":"64","noteIndex":0},"citationItems":[{"id":2449,"uris":["http://zotero.org/users/10196124/items/S4LSA5J4"],"itemData":{"id":2449,"type":"article-journal","container-title":"The Annals of Statistics","DOI":"10.1214/aos/1013699998","issue":"4","note":"Citation Key: Benjamini2001","page":"1165-1188","title":"The control of the false discovery rate in multiple testing under dependency","volume":"29","author":[{"family":"Benjamini","given":"Yoav"},{"family":"Yekutieli","given":"Daniel"}],"issued":{"date-parts":[["2001",8,1]]},"citation-key":"Benjamini2001"}}],"schema":"https://github.com/citation-style-language/schema/raw/master/csl-citation.json"} </w:instrText>
      </w:r>
      <w:r w:rsidR="00D65179" w:rsidRPr="0065774E">
        <w:fldChar w:fldCharType="separate"/>
      </w:r>
      <w:r w:rsidRPr="00477F8C">
        <w:rPr>
          <w:vertAlign w:val="superscript"/>
        </w:rPr>
        <w:t>64</w:t>
      </w:r>
      <w:r w:rsidR="00D65179" w:rsidRPr="0065774E">
        <w:fldChar w:fldCharType="end"/>
      </w:r>
      <w:r w:rsidR="00492867" w:rsidRPr="0065774E">
        <w:t xml:space="preserve"> to sequential or simple/stringent Bonferroni</w:t>
      </w:r>
      <w:r w:rsidR="00D65179" w:rsidRPr="0065774E">
        <w:fldChar w:fldCharType="begin"/>
      </w:r>
      <w:r>
        <w:instrText xml:space="preserve"> ADDIN ZOTERO_ITEM CSL_CITATION {"citationID":"99RSI0To","properties":{"formattedCitation":"\\super 65\\nosupersub{}","plainCitation":"65","noteIndex":0},"citationItems":[{"id":2377,"uris":["http://zotero.org/users/10196124/items/P2UUJ7HT"],"itemData":{"id":2377,"type":"article-journal","abstract":"This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D65179" w:rsidRPr="0065774E">
        <w:fldChar w:fldCharType="separate"/>
      </w:r>
      <w:r w:rsidRPr="00477F8C">
        <w:rPr>
          <w:vertAlign w:val="superscript"/>
        </w:rPr>
        <w:t>65</w:t>
      </w:r>
      <w:r w:rsidR="00D65179" w:rsidRPr="0065774E">
        <w:fldChar w:fldCharType="end"/>
      </w:r>
      <w:r w:rsidR="00492867" w:rsidRPr="0065774E">
        <w:t>), and, ultimately, different approaches and alpha thresholds should be applied depending on the questions being asked and the tolerance for including problematic loci</w:t>
      </w:r>
      <w:r w:rsidR="00D65179" w:rsidRPr="0065774E">
        <w:fldChar w:fldCharType="begin"/>
      </w:r>
      <w:r w:rsidR="00C5435B">
        <w:instrText xml:space="preserve"> ADDIN ZOTERO_ITEM CSL_CITATION {"citationID":"qboOx8Tj","properties":{"formattedCitation":"\\super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D65179" w:rsidRPr="0065774E">
        <w:fldChar w:fldCharType="separate"/>
      </w:r>
      <w:r w:rsidR="00C5435B" w:rsidRPr="00C5435B">
        <w:rPr>
          <w:vertAlign w:val="superscript"/>
        </w:rPr>
        <w:t>16</w:t>
      </w:r>
      <w:r w:rsidR="00D65179" w:rsidRPr="0065774E">
        <w:fldChar w:fldCharType="end"/>
      </w:r>
      <w:r w:rsidR="00492867" w:rsidRPr="0065774E">
        <w:t xml:space="preserve"> (Box 2). </w:t>
      </w:r>
      <w:r w:rsidR="00492867" w:rsidRPr="0065774E">
        <w:rPr>
          <w:color w:val="0000FF"/>
        </w:rPr>
        <w:t xml:space="preserve">For </w:t>
      </w:r>
      <w:sdt>
        <w:sdtPr>
          <w:tag w:val="goog_rdk_18"/>
          <w:id w:val="-346475268"/>
        </w:sdtPr>
        <w:sdtContent/>
      </w:sdt>
      <w:r w:rsidR="00492867" w:rsidRPr="0065774E">
        <w:rPr>
          <w:color w:val="0000FF"/>
        </w:rPr>
        <w:t xml:space="preserve">an in-depth discussion on implementing and interpreting HWP tests, </w:t>
      </w:r>
      <w:sdt>
        <w:sdtPr>
          <w:tag w:val="goog_rdk_19"/>
          <w:id w:val="15504723"/>
        </w:sdtPr>
        <w:sdtContent/>
      </w:sdt>
      <w:r w:rsidR="00492867" w:rsidRPr="0065774E">
        <w:rPr>
          <w:color w:val="0000FF"/>
        </w:rPr>
        <w:t>see</w:t>
      </w:r>
      <w:r w:rsidR="00B57A26" w:rsidRPr="0065774E">
        <w:rPr>
          <w:color w:val="0000FF"/>
        </w:rPr>
        <w:fldChar w:fldCharType="begin"/>
      </w:r>
      <w:r>
        <w:rPr>
          <w:color w:val="0000FF"/>
        </w:rPr>
        <w:instrText xml:space="preserve"> ADDIN ZOTERO_ITEM CSL_CITATION {"citationID":"GNfbOtgd","properties":{"formattedCitation":"\\super 16,59,66\\nosupersub{}","plainCitation":"16,59,66","noteIndex":0},"citationItems":[{"id":5513,"uris":["http://zotero.org/users/10196124/items/PCJG4PT2"],"itemData":{"id":5513,"type":"book","abstract":"Loss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B57A26" w:rsidRPr="0065774E">
        <w:rPr>
          <w:color w:val="0000FF"/>
        </w:rPr>
        <w:fldChar w:fldCharType="separate"/>
      </w:r>
      <w:r w:rsidRPr="00477F8C">
        <w:rPr>
          <w:vertAlign w:val="superscript"/>
        </w:rPr>
        <w:t>16,59,66</w:t>
      </w:r>
      <w:r w:rsidR="00B57A26" w:rsidRPr="0065774E">
        <w:rPr>
          <w:color w:val="0000FF"/>
        </w:rPr>
        <w:fldChar w:fldCharType="end"/>
      </w:r>
      <w:r w:rsidR="00492867" w:rsidRPr="0065774E">
        <w:rPr>
          <w:color w:val="0000FF"/>
        </w:rPr>
        <w:t>).</w:t>
      </w:r>
    </w:p>
    <w:p w14:paraId="43C9E2AC" w14:textId="77777777" w:rsidR="003A08A8" w:rsidRPr="0065774E" w:rsidRDefault="003A08A8" w:rsidP="003A08A8">
      <w:pPr>
        <w:spacing w:before="0" w:after="0"/>
        <w:contextualSpacing/>
        <w:rPr>
          <w:color w:val="0000FF"/>
        </w:rPr>
      </w:pPr>
    </w:p>
    <w:p w14:paraId="00000025" w14:textId="7A9D14BF" w:rsidR="0088299C" w:rsidRPr="0065774E" w:rsidRDefault="00330D6B" w:rsidP="003A08A8">
      <w:pPr>
        <w:spacing w:before="0" w:after="0"/>
        <w:ind w:firstLine="0"/>
        <w:contextualSpacing/>
      </w:pPr>
      <w:r w:rsidRPr="0065774E">
        <w:rPr>
          <w:i/>
        </w:rPr>
        <w:t>[H3] Linkage disequilibrium (LD)</w:t>
      </w:r>
    </w:p>
    <w:p w14:paraId="30F2D254" w14:textId="690E7EEE" w:rsidR="00330D6B" w:rsidRDefault="00492867" w:rsidP="003A08A8">
      <w:pPr>
        <w:spacing w:before="0" w:after="0"/>
        <w:ind w:firstLine="0"/>
        <w:contextualSpacing/>
        <w:rPr>
          <w:ins w:id="6" w:author="Christie, Mark R" w:date="2024-01-18T14:51:00Z"/>
        </w:rPr>
      </w:pPr>
      <w:r w:rsidRPr="0065774E">
        <w:t xml:space="preserve">Pruning clusters of loci that are in substantial LD with each other down to a single locus ensures statistical independence among loci — a common assumption made by many downstream methods. For example, methods based on the </w:t>
      </w:r>
      <w:r w:rsidRPr="00DE4250">
        <w:rPr>
          <w:b/>
          <w:bCs/>
          <w:i/>
          <w:iCs/>
        </w:rPr>
        <w:t>site frequency spectrum</w:t>
      </w:r>
      <w:r w:rsidRPr="0065774E">
        <w:t xml:space="preserve"> (SFS) of a population may be biased if </w:t>
      </w:r>
      <w:r w:rsidR="005856B8">
        <w:t xml:space="preserve">correlated </w:t>
      </w:r>
      <w:r w:rsidRPr="0065774E">
        <w:t xml:space="preserve">allele frequencies in a variant-rich region differ from the genome-wide average, </w:t>
      </w:r>
      <w:r w:rsidRPr="0065774E">
        <w:rPr>
          <w:color w:val="0000FF"/>
        </w:rPr>
        <w:t>and</w:t>
      </w:r>
      <w:r w:rsidRPr="0065774E">
        <w:t xml:space="preserve"> failure to remove non-independent (linked) loci can bias estimates of parameters like effective population size (</w:t>
      </w:r>
      <w:r w:rsidRPr="0065774E">
        <w:rPr>
          <w:i/>
        </w:rPr>
        <w:t>N</w:t>
      </w:r>
      <w:r w:rsidRPr="0065774E">
        <w:rPr>
          <w:vertAlign w:val="subscript"/>
        </w:rPr>
        <w:t>e</w:t>
      </w:r>
      <w:r w:rsidRPr="0065774E">
        <w:t>)</w:t>
      </w:r>
      <w:r w:rsidR="00B57A26" w:rsidRPr="0065774E">
        <w:fldChar w:fldCharType="begin"/>
      </w:r>
      <w:r w:rsidR="00477F8C">
        <w:instrText xml:space="preserve"> ADDIN ZOTERO_ITEM CSL_CITATION {"citationID":"ptRrF2EH","properties":{"formattedCitation":"\\super 67\\nosupersub{}","plainCitation":"67","noteIndex":0},"citationItems":[{"id":5514,"uris":["http://zotero.org/users/10196124/items/WUI32P5G"],"itemData":{"id":5514,"type":"article-journal","abstract":"Abstract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B57A26" w:rsidRPr="0065774E">
        <w:fldChar w:fldCharType="separate"/>
      </w:r>
      <w:r w:rsidR="00477F8C" w:rsidRPr="00477F8C">
        <w:rPr>
          <w:vertAlign w:val="superscript"/>
        </w:rPr>
        <w:t>67</w:t>
      </w:r>
      <w:r w:rsidR="00B57A26" w:rsidRPr="0065774E">
        <w:fldChar w:fldCharType="end"/>
      </w:r>
      <w:r w:rsidRPr="0065774E">
        <w:t>. However, filtering out SNPs based on LD could also strongly influence diversity estimates (such as the number of segregating sites across genomic regions) or inadvertently cause investigators to overlook important structural variants (Figure 2). Studies that lack a high-quality reference may also require LD filters to ensure independence of loci or contigs</w:t>
      </w:r>
      <w:r w:rsidR="00B57A26" w:rsidRPr="0065774E">
        <w:fldChar w:fldCharType="begin"/>
      </w:r>
      <w:r w:rsidR="00477F8C">
        <w:instrText xml:space="preserve"> ADDIN ZOTERO_ITEM CSL_CITATION {"citationID":"aQpMQk2r","properties":{"formattedCitation":"\\super 68\\nosupersub{}","plainCitation":"68","noteIndex":0},"citationItems":[{"id":5448,"uris":["http://zotero.org/users/10196124/items/D2K676PV"],"itemData":{"id":5448,"type":"article-journal","abstract":"Contemporary effective population size (Ne) can be estimated using linkage disequilibrium (LD) observed across pairs of loci presumed to be selectively neutral and unlinked. This method has been commonly applied to data sets containing 10–100 loci to inform conservation and study population demography. Performance of these Ne estimates could be improved by incorporating data from thousands of loci. However, these thousands of loci exist on a limited number of chromosomes, ensuring that some fraction will be physically linked. Linked loci have elevated LD due to limited recombination, which if not accounted for can cause Ne estimates to be downwardly biased. Here, we present results from coalescent and forward simulations designed to evaluate the bias of LD-based Ne estimates (N̂e). Contrary to common perceptions, increasing the number of loci does not increase the magnitude of linkage. Although we show it is possible to identify some pairs of loci that produce unusually large r2 values, simply removing large r2 values is not a reliable way to eliminate bias. Fortunately, the magnitude of bias in N̂e is strongly and negatively correlated with the process of recombination, including the number of chromosomes and their length, and this relationship provides a general way to adjust for bias. Additionally, we show that with thousands of loci, precision of N̂e is much lower than expected based on the assumption that each pair of loci provides completely independent information.","container-title":"Heredity","DOI":"10.1038/hdy.2016.60","ISSN":"1365-2540","issue":"4","journalAbbreviation":"Heredity","page":"233-240","title":"Estimating contemporary effective population size in non-model species using linkage disequilibrium across thousands of loci","volume":"117","author":[{"family":"Waples","given":"R K"},{"family":"Larson","given":"W A"},{"family":"Waples","given":"R S"}],"issued":{"date-parts":[["2016",10,1]]},"citation-key":"waplesEstimatingContemporaryEffective2016"}}],"schema":"https://github.com/citation-style-language/schema/raw/master/csl-citation.json"} </w:instrText>
      </w:r>
      <w:r w:rsidR="00B57A26" w:rsidRPr="0065774E">
        <w:fldChar w:fldCharType="separate"/>
      </w:r>
      <w:r w:rsidR="00477F8C" w:rsidRPr="00477F8C">
        <w:rPr>
          <w:vertAlign w:val="superscript"/>
        </w:rPr>
        <w:t>68</w:t>
      </w:r>
      <w:r w:rsidR="00B57A26" w:rsidRPr="0065774E">
        <w:fldChar w:fldCharType="end"/>
      </w:r>
      <w:r w:rsidRPr="0065774E">
        <w:t xml:space="preserve">, which can be accomplished through pairwise correlation measures such as Pearson’s </w:t>
      </w:r>
      <w:r w:rsidRPr="0065774E">
        <w:rPr>
          <w:i/>
        </w:rPr>
        <w:t>r</w:t>
      </w:r>
      <w:r w:rsidRPr="0065774E">
        <w:rPr>
          <w:vertAlign w:val="superscript"/>
        </w:rPr>
        <w:t>2</w:t>
      </w:r>
      <w:r w:rsidRPr="0065774E">
        <w:t xml:space="preserve">. Alternatively, many investigators working with </w:t>
      </w:r>
      <w:r w:rsidRPr="0065774E">
        <w:rPr>
          <w:i/>
        </w:rPr>
        <w:t>de novo</w:t>
      </w:r>
      <w:r w:rsidRPr="0065774E">
        <w:t xml:space="preserve">-assembled datasets </w:t>
      </w:r>
      <w:r w:rsidRPr="0065774E">
        <w:rPr>
          <w:color w:val="0000FF"/>
        </w:rPr>
        <w:t>often</w:t>
      </w:r>
      <w:r w:rsidRPr="0065774E">
        <w:t xml:space="preserve"> simply extract a single SNP from each contig to mitigate the effects of linkage (though this assumes distinct stacks/contigs are themselves unlinked</w:t>
      </w:r>
      <w:r w:rsidRPr="0065774E">
        <w:rPr>
          <w:color w:val="0000FF"/>
        </w:rPr>
        <w:t>, which may not be true</w:t>
      </w:r>
      <w:r w:rsidRPr="0065774E">
        <w:t xml:space="preserve">). Corrections for multiple testing are also important for LD </w:t>
      </w:r>
      <w:commentRangeStart w:id="7"/>
      <w:commentRangeStart w:id="8"/>
      <w:r w:rsidRPr="0065774E">
        <w:t>filtering</w:t>
      </w:r>
      <w:commentRangeEnd w:id="7"/>
      <w:r w:rsidR="00721695">
        <w:rPr>
          <w:rStyle w:val="CommentReference"/>
        </w:rPr>
        <w:commentReference w:id="7"/>
      </w:r>
      <w:commentRangeEnd w:id="8"/>
      <w:r w:rsidR="0034660F">
        <w:rPr>
          <w:rStyle w:val="CommentReference"/>
        </w:rPr>
        <w:commentReference w:id="8"/>
      </w:r>
      <w:r w:rsidRPr="0065774E">
        <w:t>, but seldom reported</w:t>
      </w:r>
      <w:r w:rsidR="00B57A26" w:rsidRPr="0065774E">
        <w:fldChar w:fldCharType="begin"/>
      </w:r>
      <w:r w:rsidR="00C5435B">
        <w:instrText xml:space="preserve"> ADDIN ZOTERO_ITEM CSL_CITATION {"citationID":"fcOoMvDm","properties":{"formattedCitation":"\\super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57A26" w:rsidRPr="0065774E">
        <w:fldChar w:fldCharType="separate"/>
      </w:r>
      <w:r w:rsidR="00C5435B" w:rsidRPr="00C5435B">
        <w:rPr>
          <w:vertAlign w:val="superscript"/>
        </w:rPr>
        <w:t>15</w:t>
      </w:r>
      <w:r w:rsidR="00B57A26" w:rsidRPr="0065774E">
        <w:fldChar w:fldCharType="end"/>
      </w:r>
      <w:r w:rsidRPr="0065774E">
        <w:t>.</w:t>
      </w:r>
    </w:p>
    <w:p w14:paraId="00000027" w14:textId="71E9EF51" w:rsidR="0088299C" w:rsidRPr="0065774E" w:rsidRDefault="00330D6B" w:rsidP="003A08A8">
      <w:pPr>
        <w:keepNext/>
        <w:spacing w:before="0" w:after="0"/>
        <w:ind w:firstLine="0"/>
        <w:contextualSpacing/>
        <w:rPr>
          <w:b/>
        </w:rPr>
      </w:pPr>
      <w:r w:rsidRPr="0065774E">
        <w:rPr>
          <w:b/>
        </w:rPr>
        <w:lastRenderedPageBreak/>
        <w:t>[H1] Effects of filtering</w:t>
      </w:r>
    </w:p>
    <w:p w14:paraId="00000028" w14:textId="52C8D820" w:rsidR="0088299C" w:rsidRPr="0065774E" w:rsidRDefault="00492867" w:rsidP="003A08A8">
      <w:pPr>
        <w:spacing w:before="0" w:after="0"/>
        <w:ind w:firstLine="0"/>
        <w:contextualSpacing/>
      </w:pPr>
      <w:r w:rsidRPr="0065774E">
        <w:t xml:space="preserve">The effects of filtering are often unappreciated and unknown in genomic studies. While concerning, this is not particularly surprising, given that many different filtering approaches exist, filtering requires non-trivial time and computational resources to perform, and many individual filters can be applied </w:t>
      </w:r>
      <w:r w:rsidRPr="0065774E">
        <w:rPr>
          <w:color w:val="0000FF"/>
        </w:rPr>
        <w:t>(potentially multiple times)</w:t>
      </w:r>
      <w:r w:rsidRPr="0065774E">
        <w:t xml:space="preserve"> with different thresholds and at different data processing stages (</w:t>
      </w:r>
      <w:r w:rsidRPr="0065774E">
        <w:rPr>
          <w:color w:val="0000FF"/>
        </w:rPr>
        <w:t>Supplementary</w:t>
      </w:r>
      <w:r w:rsidRPr="0065774E">
        <w:t xml:space="preserve"> Table 1). Furthermore, many types of filtering occur during the ‘black box’ of alignment and genotyping, leading many investigators to use default settings and not think about the downstream consequences. </w:t>
      </w:r>
      <w:r w:rsidRPr="0065774E">
        <w:rPr>
          <w:color w:val="0000FF"/>
        </w:rPr>
        <w:t>Doing so may be alluring, because the</w:t>
      </w:r>
      <w:r w:rsidRPr="0065774E">
        <w:t xml:space="preserve"> added complexity of filtering can be overwhelming, time-consuming to properly address, and seemingly distract from the main goals of the study. However, properly considering filtering choices and their impacts is </w:t>
      </w:r>
      <w:r w:rsidR="009F24C2">
        <w:t>crucial</w:t>
      </w:r>
      <w:r w:rsidRPr="0065774E">
        <w:t xml:space="preserve"> because different filtering choices can lead to completely different downstream results such that two researchers who made different decisions but analysed the same data, could reach entirely different biological conclusions.</w:t>
      </w:r>
      <w:r w:rsidRPr="0065774E">
        <w:rPr>
          <w:i/>
        </w:rPr>
        <w:t xml:space="preserve"> </w:t>
      </w:r>
    </w:p>
    <w:p w14:paraId="444D4093" w14:textId="12BC4876" w:rsidR="00330D6B" w:rsidRDefault="00492867" w:rsidP="003A08A8">
      <w:pPr>
        <w:spacing w:before="0" w:after="0"/>
        <w:contextualSpacing/>
      </w:pPr>
      <w:r w:rsidRPr="0065774E">
        <w:t xml:space="preserve">To illustrate this principle, </w:t>
      </w:r>
      <w:r w:rsidRPr="0065774E">
        <w:rPr>
          <w:color w:val="0000FF"/>
        </w:rPr>
        <w:t xml:space="preserve">we </w:t>
      </w:r>
      <w:r w:rsidR="006B7596">
        <w:rPr>
          <w:color w:val="0000FF"/>
        </w:rPr>
        <w:t xml:space="preserve">systematically </w:t>
      </w:r>
      <w:r w:rsidRPr="0065774E">
        <w:rPr>
          <w:color w:val="0000FF"/>
        </w:rPr>
        <w:t>filtered ten empirical and three simulated datasets by changing filtering thresholds for three key filters (MAF, missing data, and HWP) in Box 1</w:t>
      </w:r>
      <w:r w:rsidRPr="0065774E">
        <w:t xml:space="preserve">. While MAF filters are often applied to remove </w:t>
      </w:r>
      <w:r w:rsidRPr="0065774E">
        <w:rPr>
          <w:b/>
        </w:rPr>
        <w:t xml:space="preserve">singletons or other rare variants </w:t>
      </w:r>
      <w:r w:rsidRPr="0065774E">
        <w:rPr>
          <w:color w:val="0000FF"/>
        </w:rPr>
        <w:t>as described above</w:t>
      </w:r>
      <w:r w:rsidRPr="0065774E">
        <w:t xml:space="preserve"> (</w:t>
      </w:r>
      <w:r w:rsidRPr="0065774E">
        <w:rPr>
          <w:i/>
        </w:rPr>
        <w:t xml:space="preserve">e.g., </w:t>
      </w:r>
      <w:r w:rsidRPr="0065774E">
        <w:t xml:space="preserve">MAF &lt; 0.05), these variants are critical </w:t>
      </w:r>
      <w:r w:rsidRPr="0065774E">
        <w:rPr>
          <w:color w:val="0000FF"/>
        </w:rPr>
        <w:t>to</w:t>
      </w:r>
      <w:r w:rsidRPr="0065774E">
        <w:t xml:space="preserve"> several analyses including demographic estimation and tests for selection. Most notably, </w:t>
      </w:r>
      <w:r w:rsidRPr="0065774E">
        <w:rPr>
          <w:b/>
          <w:i/>
        </w:rPr>
        <w:t>Tajima’s D</w:t>
      </w:r>
      <w:r w:rsidRPr="0065774E">
        <w:t>, a commonly used indicator of both demographic history and response to selection</w:t>
      </w:r>
      <w:r w:rsidR="00B57A26" w:rsidRPr="0065774E">
        <w:fldChar w:fldCharType="begin"/>
      </w:r>
      <w:r w:rsidR="00477F8C">
        <w:instrText xml:space="preserve"> ADDIN ZOTERO_ITEM CSL_CITATION {"citationID":"AZWxQxNd","properties":{"formattedCitation":"\\super 69\\nosupersub{}","plainCitation":"69","noteIndex":0},"citationItems":[{"id":5480,"uris":["http://zotero.org/users/10196124/items/FWN4DTTY"],"itemData":{"id":5480,"type":"article-journal","abstract":"Reconstructing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B57A26" w:rsidRPr="0065774E">
        <w:fldChar w:fldCharType="separate"/>
      </w:r>
      <w:r w:rsidR="00477F8C" w:rsidRPr="00477F8C">
        <w:rPr>
          <w:vertAlign w:val="superscript"/>
        </w:rPr>
        <w:t>69</w:t>
      </w:r>
      <w:r w:rsidR="00B57A26" w:rsidRPr="0065774E">
        <w:fldChar w:fldCharType="end"/>
      </w:r>
      <w:r w:rsidRPr="0065774E">
        <w:t xml:space="preserve">, is </w:t>
      </w:r>
      <w:r w:rsidRPr="0065774E">
        <w:rPr>
          <w:i/>
        </w:rPr>
        <w:t>substantially</w:t>
      </w:r>
      <w:r w:rsidRPr="0065774E">
        <w:t xml:space="preserve"> biased by a MAF filter choice, leading to widely differing biological inferences depending on filtering stringency (Box 1). In this case, our recommendations are straightforward: because low-frequency alleles heavily influence Tajima’s D</w:t>
      </w:r>
      <w:r w:rsidR="00B57A26" w:rsidRPr="0065774E">
        <w:fldChar w:fldCharType="begin"/>
      </w:r>
      <w:r w:rsidR="00477F8C">
        <w:instrText xml:space="preserve"> ADDIN ZOTERO_ITEM CSL_CITATION {"citationID":"yi1qh2IG","properties":{"formattedCitation":"\\super 70\\nosupersub{}","plainCitation":"70","noteIndex":0},"citationItems":[{"id":2695,"uris":["http://zotero.org/users/10196124/items/8QHAVWFM"],"itemData":{"id":2695,"type":"article-journal","abstract":"The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477F8C" w:rsidRPr="00477F8C">
        <w:rPr>
          <w:vertAlign w:val="superscript"/>
        </w:rPr>
        <w:t>70</w:t>
      </w:r>
      <w:r w:rsidR="00B57A26" w:rsidRPr="0065774E">
        <w:fldChar w:fldCharType="end"/>
      </w:r>
      <w:r w:rsidRPr="0065774E">
        <w:t xml:space="preserve">, researchers should apply both </w:t>
      </w:r>
      <w:r w:rsidRPr="0065774E">
        <w:rPr>
          <w:i/>
        </w:rPr>
        <w:t>no</w:t>
      </w:r>
      <w:r w:rsidRPr="0065774E">
        <w:t xml:space="preserve"> MAF filter and a </w:t>
      </w:r>
      <w:r w:rsidRPr="0065774E">
        <w:rPr>
          <w:i/>
        </w:rPr>
        <w:t>very minor</w:t>
      </w:r>
      <w:r w:rsidRPr="0065774E">
        <w:t xml:space="preserve"> one (such as a singleton filter) and compare the results when using the </w:t>
      </w:r>
      <w:r w:rsidRPr="0065774E">
        <w:lastRenderedPageBreak/>
        <w:t>statistic</w:t>
      </w:r>
      <w:r w:rsidR="00B57A26" w:rsidRPr="0065774E">
        <w:fldChar w:fldCharType="begin"/>
      </w:r>
      <w:r w:rsidR="00477F8C">
        <w:instrText xml:space="preserve"> ADDIN ZOTERO_ITEM CSL_CITATION {"citationID":"0RnjY7KV","properties":{"formattedCitation":"\\super 70\\nosupersub{}","plainCitation":"70","noteIndex":0},"citationItems":[{"id":2695,"uris":["http://zotero.org/users/10196124/items/8QHAVWFM"],"itemData":{"id":2695,"type":"article-journal","abstract":"The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477F8C" w:rsidRPr="00477F8C">
        <w:rPr>
          <w:vertAlign w:val="superscript"/>
        </w:rPr>
        <w:t>70</w:t>
      </w:r>
      <w:r w:rsidR="00B57A26" w:rsidRPr="0065774E">
        <w:fldChar w:fldCharType="end"/>
      </w:r>
      <w:r w:rsidRPr="0065774E">
        <w:t>. The effects of additional filters (including MAF) can be substantial for diversity estimators</w:t>
      </w:r>
      <w:r w:rsidR="009F24C2">
        <w:fldChar w:fldCharType="begin"/>
      </w:r>
      <w:r w:rsidR="00477F8C">
        <w:instrText xml:space="preserve"> ADDIN ZOTERO_ITEM CSL_CITATION {"citationID":"d5Z9iDf7","properties":{"formattedCitation":"\\super 71\\nosupersub{}","plainCitation":"71","noteIndex":0},"citationItems":[{"id":5684,"uris":["http://zotero.org/users/10196124/items/TJWNKDQQ"],"itemData":{"id":5684,"type":"article-journal","abstract":"Abstract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9F24C2">
        <w:fldChar w:fldCharType="separate"/>
      </w:r>
      <w:r w:rsidR="00477F8C" w:rsidRPr="00477F8C">
        <w:rPr>
          <w:vertAlign w:val="superscript"/>
        </w:rPr>
        <w:t>71</w:t>
      </w:r>
      <w:r w:rsidR="009F24C2">
        <w:fldChar w:fldCharType="end"/>
      </w:r>
      <w:r w:rsidRPr="0065774E">
        <w:t>, demographic inference</w:t>
      </w:r>
      <w:r w:rsidR="00B57A26" w:rsidRPr="0065774E">
        <w:fldChar w:fldCharType="begin"/>
      </w:r>
      <w:r w:rsidR="00477F8C">
        <w:instrText xml:space="preserve"> ADDIN ZOTERO_ITEM CSL_CITATION {"citationID":"JibsWjkF","properties":{"formattedCitation":"\\super 12,72\\nosupersub{}","plainCitation":"12,72","noteIndex":0},"citationItems":[{"id":5449,"uris":["http://zotero.org/users/10196124/items/WA66BGE6"],"itemData":{"id":5449,"type":"article-journal","abstract":"Summary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schema":"https://github.com/citation-style-language/schema/raw/master/csl-citation.json"} </w:instrText>
      </w:r>
      <w:r w:rsidR="00B57A26" w:rsidRPr="0065774E">
        <w:fldChar w:fldCharType="separate"/>
      </w:r>
      <w:r w:rsidR="00477F8C" w:rsidRPr="00477F8C">
        <w:rPr>
          <w:vertAlign w:val="superscript"/>
        </w:rPr>
        <w:t>12,72</w:t>
      </w:r>
      <w:r w:rsidR="00B57A26" w:rsidRPr="0065774E">
        <w:fldChar w:fldCharType="end"/>
      </w:r>
      <w:r w:rsidRPr="0065774E">
        <w:t xml:space="preserve">, </w:t>
      </w:r>
      <w:r w:rsidRPr="0065774E">
        <w:rPr>
          <w:i/>
        </w:rPr>
        <w:t>F</w:t>
      </w:r>
      <w:r w:rsidRPr="0065774E">
        <w:rPr>
          <w:vertAlign w:val="subscript"/>
        </w:rPr>
        <w:t>ST</w:t>
      </w:r>
      <w:r w:rsidR="009F24C2">
        <w:rPr>
          <w:vertAlign w:val="subscript"/>
        </w:rPr>
        <w:fldChar w:fldCharType="begin"/>
      </w:r>
      <w:r w:rsidR="00477F8C">
        <w:rPr>
          <w:vertAlign w:val="subscript"/>
        </w:rPr>
        <w:instrText xml:space="preserve"> ADDIN ZOTERO_ITEM CSL_CITATION {"citationID":"6q871sR1","properties":{"formattedCitation":"\\super 60\\nosupersub{}","plainCitation":"60","noteIndex":0},"citationItems":[{"id":5341,"uris":["http://zotero.org/users/10196124/items/2RY74CP6"],"itemData":{"id":5341,"type":"article-journal","abstract":"Abstract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9F24C2">
        <w:rPr>
          <w:vertAlign w:val="subscript"/>
        </w:rPr>
        <w:fldChar w:fldCharType="separate"/>
      </w:r>
      <w:r w:rsidR="00477F8C" w:rsidRPr="00477F8C">
        <w:rPr>
          <w:vertAlign w:val="superscript"/>
        </w:rPr>
        <w:t>60</w:t>
      </w:r>
      <w:r w:rsidR="009F24C2">
        <w:rPr>
          <w:vertAlign w:val="subscript"/>
        </w:rPr>
        <w:fldChar w:fldCharType="end"/>
      </w:r>
      <w:r w:rsidRPr="0065774E">
        <w:t xml:space="preserve">, </w:t>
      </w:r>
      <w:r w:rsidR="009F24C2" w:rsidRPr="009F24C2">
        <w:rPr>
          <w:color w:val="0000FF"/>
        </w:rPr>
        <w:t>gene flow</w:t>
      </w:r>
      <w:r w:rsidR="009F24C2">
        <w:rPr>
          <w:color w:val="0000FF"/>
        </w:rPr>
        <w:fldChar w:fldCharType="begin"/>
      </w:r>
      <w:r w:rsidR="009F24C2">
        <w:rPr>
          <w:color w:val="0000FF"/>
        </w:rPr>
        <w:instrText xml:space="preserve"> ADDIN ZOTERO_ITEM CSL_CITATION {"citationID":"iH932GiV","properties":{"formattedCitation":"\\super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9F24C2">
        <w:rPr>
          <w:rFonts w:ascii="Cambria Math" w:hAnsi="Cambria Math" w:cs="Cambria Math"/>
          <w:color w:val="0000FF"/>
        </w:rPr>
        <w:instrText>∼</w:instrText>
      </w:r>
      <w:r w:rsidR="009F24C2">
        <w:rPr>
          <w:color w:val="0000FF"/>
        </w:rPr>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9F24C2">
        <w:rPr>
          <w:color w:val="0000FF"/>
        </w:rPr>
        <w:fldChar w:fldCharType="separate"/>
      </w:r>
      <w:r w:rsidR="009F24C2" w:rsidRPr="009F24C2">
        <w:rPr>
          <w:vertAlign w:val="superscript"/>
        </w:rPr>
        <w:t>14</w:t>
      </w:r>
      <w:r w:rsidR="009F24C2">
        <w:rPr>
          <w:color w:val="0000FF"/>
        </w:rPr>
        <w:fldChar w:fldCharType="end"/>
      </w:r>
      <w:r w:rsidR="009F24C2">
        <w:t xml:space="preserve">, </w:t>
      </w:r>
      <w:r w:rsidRPr="0065774E">
        <w:t xml:space="preserve"> population structure estimates</w:t>
      </w:r>
      <w:r w:rsidR="00B57A26" w:rsidRPr="0065774E">
        <w:fldChar w:fldCharType="begin"/>
      </w:r>
      <w:r w:rsidR="00477F8C">
        <w:instrText xml:space="preserve"> ADDIN ZOTERO_ITEM CSL_CITATION {"citationID":"fvxMvEfB","properties":{"formattedCitation":"\\super 73,74\\nosupersub{}","plainCitation":"73,74","noteIndex":0},"citationItems":[{"id":5220,"uris":["http://zotero.org/users/10196124/items/WGHM5ZVD"],"itemData":{"id":5220,"type":"article-journal","abstract":"Abstract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477F8C" w:rsidRPr="00477F8C">
        <w:rPr>
          <w:vertAlign w:val="superscript"/>
        </w:rPr>
        <w:t>73,74</w:t>
      </w:r>
      <w:r w:rsidR="00B57A26" w:rsidRPr="0065774E">
        <w:fldChar w:fldCharType="end"/>
      </w:r>
      <w:r w:rsidRPr="0065774E">
        <w:t>, estimating the distribution of locus effects on phenotypes</w:t>
      </w:r>
      <w:r w:rsidR="00B57A26" w:rsidRPr="0065774E">
        <w:fldChar w:fldCharType="begin"/>
      </w:r>
      <w:r w:rsidR="009F24C2">
        <w:instrText xml:space="preserve"> ADDIN ZOTERO_ITEM CSL_CITATION {"citationID":"wGLFx5FG","properties":{"formattedCitation":"\\super 74\\nosupersub{}","plainCitation":"74","noteIndex":0},"citationItems":[{"id":5498,"uris":["http://zotero.org/users/10196124/items/9A64ERSX"],"itemData":{"id":5498,"type":"article-journal","abstract":"Abstract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9F24C2" w:rsidRPr="009F24C2">
        <w:rPr>
          <w:vertAlign w:val="superscript"/>
        </w:rPr>
        <w:t>74</w:t>
      </w:r>
      <w:r w:rsidR="00B57A26" w:rsidRPr="0065774E">
        <w:fldChar w:fldCharType="end"/>
      </w:r>
      <w:r w:rsidRPr="0065774E">
        <w:t>, and allele frequency spectra</w:t>
      </w:r>
      <w:r w:rsidR="00B57A26" w:rsidRPr="0065774E">
        <w:fldChar w:fldCharType="begin"/>
      </w:r>
      <w:r w:rsidR="00477F8C">
        <w:instrText xml:space="preserve"> ADDIN ZOTERO_ITEM CSL_CITATION {"citationID":"C5OlyvMH","properties":{"formattedCitation":"\\super 60,75\\uc0\\u8211{}77\\nosupersub{}","plainCitation":"60,75–77","noteIndex":0},"citationItems":[{"id":5341,"uris":["http://zotero.org/users/10196124/items/2RY74CP6"],"itemData":{"id":5341,"type":"article-journal","abstract":"Abstract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5639,"uris":["http://zotero.org/users/10196124/items/3A8ITJVI"],"itemData":{"id":5639,"type":"article-journal","abstract":"Wright's F-statistics, and especially FST, provide important insights into the evolutionary processes that influence the structure of genetic variation within and among populations, and they are among the most widely used descriptive statistics in population and evolutionary genetics.FST is a property of the distribution of allele frequencies among populations. It reflects the joint effects of drift, migration, mutation and selection on the distribution of genetic variation among populations.FST has a central role in population and evolutionary genetics and has wide applications in fields from disease association mapping to forensic science.FST can be used to describe the distribution of genetic variation among any set of samples, but it is most usefully applied when the samples represent discrete units rather than arbitrary divisions along a continuous distribution.Statistics related to FST can be useful for haplotype or microsatellite data if an appropriate measure of evolutionary distance among alleles is available.Comparison of an estimate of FST from marker data with an estimate of QST from continuously varying trait data can be used to detect selection, but the estimate of FST may depend on the choice of marker and the estimate of QST may differ from neutral expectations if there is a non-additive component of genetic variance.Although the simple relationship between FST and migration rates in Wright's island model makes it tempting to infer migration rates from FST, caution is needed if such an approach is to be used.If estimates of FST from many loci are available, it may be possible to identify certain loci as 'outliers' that may have been subject to different patterns of selection or to different demographic processes.Case–control studies for association-mapping studies must account for the possibility that population substructure accounts for an observed association between a marker and a disease. The genomic control method uses background estimates of FST to control for such substructure.In forensic applications, the probabilities of obtaining a match are sometimes calculated for subpopulations that lack specific allele frequency data. A θ correction, in which θ is FST, is used to calculate the probability of a match using allele frequency information from a broader population that the subpopulation is part of.The massive amount of data that is being generated by population genomics projects can be understood fundamentally as allelic variation at individual loci. We therefore expect F-statistics to be at least as useful in understanding these data sets as they have been in population and evolutionary genetics for most of the last century.","container-title":"Nature Reviews Genetics","DOI":"10.1038/nrg2611","ISSN":"1471-0064","issue":"9","journalAbbreviation":"Nature Reviews Genetics","page":"639-650","title":"Genetics in geographically structured populations: defining, estimating and interpreting FST","volume":"10","author":[{"family":"Holsinger","given":"Kent E."},{"family":"Weir","given":"Bruce S."}],"issued":{"date-parts":[["2009",9,1]]},"citation-key":"holsingerGeneticsGeographicallyStructured2009"}},{"id":5479,"uris":["http://zotero.org/users/10196124/items/GC7SBWHF"],"itemData":{"id":5479,"type":"article-journal","abstract":"With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B57A26" w:rsidRPr="0065774E">
        <w:fldChar w:fldCharType="separate"/>
      </w:r>
      <w:r w:rsidR="00477F8C" w:rsidRPr="00477F8C">
        <w:rPr>
          <w:vertAlign w:val="superscript"/>
        </w:rPr>
        <w:t>60,75–77</w:t>
      </w:r>
      <w:r w:rsidR="00B57A26" w:rsidRPr="0065774E">
        <w:fldChar w:fldCharType="end"/>
      </w:r>
      <w:r w:rsidRPr="0065774E">
        <w:t xml:space="preserve">. Other filtering choices therefore require similar levels of care (Box 1). </w:t>
      </w:r>
    </w:p>
    <w:p w14:paraId="4D70E4FE" w14:textId="77777777" w:rsidR="003A08A8" w:rsidRPr="0065774E" w:rsidRDefault="003A08A8" w:rsidP="003A08A8">
      <w:pPr>
        <w:spacing w:before="0" w:after="0"/>
        <w:contextualSpacing/>
      </w:pPr>
    </w:p>
    <w:p w14:paraId="0000002A" w14:textId="50A3740F" w:rsidR="0088299C" w:rsidRPr="0065774E" w:rsidRDefault="00330D6B" w:rsidP="003A08A8">
      <w:pPr>
        <w:spacing w:before="0" w:after="0"/>
        <w:ind w:firstLine="0"/>
        <w:contextualSpacing/>
        <w:rPr>
          <w:b/>
          <w:bCs/>
          <w:i/>
        </w:rPr>
      </w:pPr>
      <w:r w:rsidRPr="0065774E">
        <w:rPr>
          <w:b/>
          <w:bCs/>
          <w:i/>
        </w:rPr>
        <w:t>[H2] Study-wide versus within sample-group filtering</w:t>
      </w:r>
    </w:p>
    <w:p w14:paraId="0000002B" w14:textId="10A3548D" w:rsidR="0088299C" w:rsidRPr="0065774E" w:rsidRDefault="00492867" w:rsidP="003A08A8">
      <w:pPr>
        <w:spacing w:before="0" w:after="0"/>
        <w:ind w:firstLine="0"/>
        <w:contextualSpacing/>
      </w:pPr>
      <w:r w:rsidRPr="0065774E">
        <w:t>Many filtering methods can be applied to all individuals in the study or separately within each sample group, which can represent different populations, geographic or temporal sampling units, or experimental treatments. When filtering occurs across all samples (</w:t>
      </w:r>
      <w:r w:rsidRPr="0065774E">
        <w:rPr>
          <w:i/>
        </w:rPr>
        <w:t>e.g.</w:t>
      </w:r>
      <w:r w:rsidRPr="0065774E">
        <w:t xml:space="preserve">, all individuals) within a study jointly and simultaneously, we refer to this process as </w:t>
      </w:r>
      <w:r w:rsidRPr="0065774E">
        <w:rPr>
          <w:b/>
          <w:i/>
        </w:rPr>
        <w:t xml:space="preserve">study-wide </w:t>
      </w:r>
      <w:r w:rsidRPr="0065774E">
        <w:t xml:space="preserve">(or “global”) </w:t>
      </w:r>
      <w:r w:rsidRPr="0065774E">
        <w:rPr>
          <w:b/>
          <w:i/>
        </w:rPr>
        <w:t>filtering</w:t>
      </w:r>
      <w:r w:rsidRPr="0065774E">
        <w:t xml:space="preserve">. When filtering occurs within each sample group separately, we refer to this process as </w:t>
      </w:r>
      <w:r w:rsidRPr="0065774E">
        <w:rPr>
          <w:b/>
          <w:i/>
        </w:rPr>
        <w:t>within-group filtering</w:t>
      </w:r>
      <w:r w:rsidRPr="0065774E">
        <w:t>. The effects of this filtering decision can be surprisingly large</w:t>
      </w:r>
      <w:r w:rsidRPr="0065774E">
        <w:rPr>
          <w:color w:val="0000FF"/>
        </w:rPr>
        <w:t>. For example, when a within-group MAF filter of 0.01 was applied to a yellow perch (</w:t>
      </w:r>
      <w:proofErr w:type="spellStart"/>
      <w:r w:rsidRPr="0065774E">
        <w:rPr>
          <w:i/>
          <w:color w:val="0000FF"/>
        </w:rPr>
        <w:t>Perca</w:t>
      </w:r>
      <w:proofErr w:type="spellEnd"/>
      <w:r w:rsidRPr="0065774E">
        <w:rPr>
          <w:i/>
          <w:color w:val="0000FF"/>
        </w:rPr>
        <w:t xml:space="preserve"> </w:t>
      </w:r>
      <w:proofErr w:type="spellStart"/>
      <w:r w:rsidRPr="0065774E">
        <w:rPr>
          <w:i/>
          <w:color w:val="0000FF"/>
        </w:rPr>
        <w:t>flavescens</w:t>
      </w:r>
      <w:proofErr w:type="spellEnd"/>
      <w:r w:rsidRPr="0065774E">
        <w:rPr>
          <w:color w:val="0000FF"/>
        </w:rPr>
        <w:t xml:space="preserve">) </w:t>
      </w:r>
      <w:r w:rsidRPr="0065774E">
        <w:rPr>
          <w:b/>
          <w:i/>
          <w:color w:val="0000FF"/>
        </w:rPr>
        <w:t>whole-genome sequencing (WGS)</w:t>
      </w:r>
      <w:r w:rsidRPr="0065774E">
        <w:rPr>
          <w:color w:val="0000FF"/>
        </w:rPr>
        <w:t xml:space="preserve"> dataset, the number of SNPs within each population varied by a factor of 3.3 (ranging from 670,578 to 2,275,935; Figure 2). However, when the same 0.01 MAF filter was applied globally, each sample group was constrained to 714,000 SNPs</w:t>
      </w:r>
      <w:r w:rsidR="00B57A26" w:rsidRPr="0065774E">
        <w:rPr>
          <w:color w:val="0000FF"/>
        </w:rPr>
        <w:fldChar w:fldCharType="begin"/>
      </w:r>
      <w:r w:rsidR="009F24C2">
        <w:rPr>
          <w:color w:val="0000FF"/>
        </w:rPr>
        <w:instrText xml:space="preserve"> ADDIN ZOTERO_ITEM CSL_CITATION {"citationID":"dph6um1U","properties":{"formattedCitation":"\\super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B57A26" w:rsidRPr="0065774E">
        <w:rPr>
          <w:color w:val="0000FF"/>
        </w:rPr>
        <w:fldChar w:fldCharType="separate"/>
      </w:r>
      <w:r w:rsidR="009F24C2" w:rsidRPr="009F24C2">
        <w:rPr>
          <w:vertAlign w:val="superscript"/>
        </w:rPr>
        <w:t>78</w:t>
      </w:r>
      <w:r w:rsidR="00B57A26" w:rsidRPr="0065774E">
        <w:rPr>
          <w:color w:val="0000FF"/>
        </w:rPr>
        <w:fldChar w:fldCharType="end"/>
      </w:r>
      <w:r w:rsidRPr="0065774E">
        <w:rPr>
          <w:color w:val="0000FF"/>
        </w:rPr>
        <w:t>. In this case, some populations in the study had radically different SFS, likely caused by recent population expansions in some but not all populations</w:t>
      </w:r>
      <w:r w:rsidR="00B57A26" w:rsidRPr="0065774E">
        <w:rPr>
          <w:color w:val="0000FF"/>
        </w:rPr>
        <w:fldChar w:fldCharType="begin"/>
      </w:r>
      <w:r w:rsidR="00477F8C">
        <w:rPr>
          <w:color w:val="0000FF"/>
        </w:rPr>
        <w:instrText xml:space="preserve"> ADDIN ZOTERO_ITEM CSL_CITATION {"citationID":"zttEtlkw","properties":{"formattedCitation":"\\super 69,70\\nosupersub{}","plainCitation":"69,70","noteIndex":0},"citationItems":[{"id":5480,"uris":["http://zotero.org/users/10196124/items/FWN4DTTY"],"itemData":{"id":5480,"type":"article-journal","abstract":"Reconstructing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rPr>
          <w:color w:val="0000FF"/>
        </w:rPr>
        <w:fldChar w:fldCharType="separate"/>
      </w:r>
      <w:r w:rsidR="00477F8C" w:rsidRPr="00477F8C">
        <w:rPr>
          <w:vertAlign w:val="superscript"/>
        </w:rPr>
        <w:t>69,70</w:t>
      </w:r>
      <w:r w:rsidR="00B57A26" w:rsidRPr="0065774E">
        <w:rPr>
          <w:color w:val="0000FF"/>
        </w:rPr>
        <w:fldChar w:fldCharType="end"/>
      </w:r>
      <w:r w:rsidRPr="0065774E">
        <w:t xml:space="preserve">. Study-wide filtering </w:t>
      </w:r>
      <w:r w:rsidR="00B91807">
        <w:t xml:space="preserve">can </w:t>
      </w:r>
      <w:r w:rsidRPr="0065774E">
        <w:t>therefore le</w:t>
      </w:r>
      <w:r w:rsidR="00B91807">
        <w:t>a</w:t>
      </w:r>
      <w:r w:rsidRPr="0065774E">
        <w:t>d to the removal of critically informative, globally rare</w:t>
      </w:r>
      <w:r w:rsidR="00B91807">
        <w:t>,</w:t>
      </w:r>
      <w:r w:rsidRPr="0065774E">
        <w:t xml:space="preserve"> but locally common alleles. </w:t>
      </w:r>
      <w:r w:rsidR="00B91807">
        <w:t>F</w:t>
      </w:r>
      <w:r w:rsidRPr="0065774E">
        <w:t xml:space="preserve">iltering MAF globally </w:t>
      </w:r>
      <w:r w:rsidRPr="0065774E">
        <w:rPr>
          <w:color w:val="0000FF"/>
        </w:rPr>
        <w:t>(a common practice)</w:t>
      </w:r>
      <w:r w:rsidRPr="0065774E">
        <w:t xml:space="preserve"> instead of within study groups </w:t>
      </w:r>
      <w:r w:rsidRPr="0065774E">
        <w:rPr>
          <w:color w:val="0000FF"/>
        </w:rPr>
        <w:t>should</w:t>
      </w:r>
      <w:r w:rsidRPr="0065774E">
        <w:t xml:space="preserve"> generally be expected to have serious effects whenever SFS vary between sample groups, such as when demographic histories differ or when local adaptation has occurred.</w:t>
      </w:r>
    </w:p>
    <w:p w14:paraId="0000002C" w14:textId="0E1F8176" w:rsidR="0088299C" w:rsidRPr="0065774E" w:rsidRDefault="00492867" w:rsidP="003A08A8">
      <w:pPr>
        <w:spacing w:before="0" w:after="0"/>
        <w:contextualSpacing/>
      </w:pPr>
      <w:r w:rsidRPr="0065774E">
        <w:lastRenderedPageBreak/>
        <w:t xml:space="preserve">Study-wide versus within-group filtering will also impact </w:t>
      </w:r>
      <w:r w:rsidRPr="0065774E">
        <w:rPr>
          <w:b/>
          <w:i/>
        </w:rPr>
        <w:t>genome-wide association studies (GWAS)</w:t>
      </w:r>
      <w:r w:rsidRPr="0065774E">
        <w:t xml:space="preserve">, where it is common to perform study-wide MAF filtering </w:t>
      </w:r>
      <w:r w:rsidRPr="0065774E">
        <w:rPr>
          <w:color w:val="0000FF"/>
        </w:rPr>
        <w:t>with</w:t>
      </w:r>
      <w:r w:rsidRPr="0065774E">
        <w:t xml:space="preserve"> the threshold dictated by sample size (which can often be quite large, particularly in human or agricultural work</w:t>
      </w:r>
      <w:r w:rsidR="00B57A26" w:rsidRPr="0065774E">
        <w:fldChar w:fldCharType="begin"/>
      </w:r>
      <w:r w:rsidR="009F24C2">
        <w:instrText xml:space="preserve"> ADDIN ZOTERO_ITEM CSL_CITATION {"citationID":"Thj9NtIC","properties":{"formattedCitation":"\\super 79\\nosupersub{}","plainCitation":"79","noteIndex":0},"citationItems":[{"id":2871,"uris":["http://zotero.org/users/10196124/items/7KWUQU6B"],"itemData":{"id":2871,"type":"article-journal","abstract":"Application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B57A26" w:rsidRPr="0065774E">
        <w:fldChar w:fldCharType="separate"/>
      </w:r>
      <w:r w:rsidR="009F24C2" w:rsidRPr="009F24C2">
        <w:rPr>
          <w:vertAlign w:val="superscript"/>
        </w:rPr>
        <w:t>79</w:t>
      </w:r>
      <w:r w:rsidR="00B57A26" w:rsidRPr="0065774E">
        <w:fldChar w:fldCharType="end"/>
      </w:r>
      <w:r w:rsidRPr="0065774E">
        <w:t xml:space="preserve">). The implications of these </w:t>
      </w:r>
      <w:r w:rsidRPr="0065774E">
        <w:rPr>
          <w:color w:val="0000FF"/>
        </w:rPr>
        <w:t>standardised</w:t>
      </w:r>
      <w:r w:rsidRPr="0065774E">
        <w:t xml:space="preserve"> pipelines are often not given much consideration, but the effects may be non-trivial. When populations with different SFS are compared, for example, a </w:t>
      </w:r>
      <w:proofErr w:type="gramStart"/>
      <w:r w:rsidRPr="0065774E">
        <w:t>study-wide</w:t>
      </w:r>
      <w:proofErr w:type="gramEnd"/>
      <w:r w:rsidRPr="0065774E">
        <w:t xml:space="preserve"> MAF filter can introduce ascertainment bias by removing more segregating loci from specific study groups. Human populations (and those of other species with complex biogeographic histories) may be prone to this bias, since populations with African ancestry tend to have more sites with low-frequency alleles than those with European ancestry</w:t>
      </w:r>
      <w:r w:rsidR="00B57A26" w:rsidRPr="0065774E">
        <w:fldChar w:fldCharType="begin"/>
      </w:r>
      <w:r w:rsidR="009F24C2">
        <w:instrText xml:space="preserve"> ADDIN ZOTERO_ITEM CSL_CITATION {"citationID":"Eg2F5B4b","properties":{"formattedCitation":"\\super 80\\nosupersub{}","plainCitation":"80","noteIndex":0},"citationItems":[{"id":5451,"uris":["http://zotero.org/users/10196124/items/59GHIUPG"],"itemData":{"id":5451,"type":"article-journal","abstract":"Recent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B57A26" w:rsidRPr="0065774E">
        <w:fldChar w:fldCharType="separate"/>
      </w:r>
      <w:r w:rsidR="009F24C2" w:rsidRPr="009F24C2">
        <w:rPr>
          <w:vertAlign w:val="superscript"/>
        </w:rPr>
        <w:t>80</w:t>
      </w:r>
      <w:r w:rsidR="00B57A26" w:rsidRPr="0065774E">
        <w:fldChar w:fldCharType="end"/>
      </w:r>
      <w:r w:rsidRPr="0065774E">
        <w:t>. Using a study-wide MAF filter will therefore remove more segregating loci from the African ancestry sample group and could result in the preferential detection of large-effect loci in European populations. While we have focused on MAF filtering here due to its near universal implementation, other filtering approaches can be similarly biased by study-wide versus within-group filtering. Differences in downstream outcomes from filtering HWP</w:t>
      </w:r>
      <w:r w:rsidR="00B57A26" w:rsidRPr="0065774E">
        <w:fldChar w:fldCharType="begin"/>
      </w:r>
      <w:r w:rsidR="00477F8C">
        <w:instrText xml:space="preserve"> ADDIN ZOTERO_ITEM CSL_CITATION {"citationID":"PzJm5rO6","properties":{"formattedCitation":"\\super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B57A26" w:rsidRPr="0065774E">
        <w:fldChar w:fldCharType="separate"/>
      </w:r>
      <w:r w:rsidR="00477F8C" w:rsidRPr="00477F8C">
        <w:rPr>
          <w:vertAlign w:val="superscript"/>
        </w:rPr>
        <w:t>63</w:t>
      </w:r>
      <w:r w:rsidR="00B57A26" w:rsidRPr="0065774E">
        <w:fldChar w:fldCharType="end"/>
      </w:r>
      <w:r w:rsidRPr="0065774E">
        <w:t xml:space="preserve"> and LD</w:t>
      </w:r>
      <w:r w:rsidR="00B57A26" w:rsidRPr="0065774E">
        <w:fldChar w:fldCharType="begin"/>
      </w:r>
      <w:r w:rsidR="009F24C2">
        <w:instrText xml:space="preserve"> ADDIN ZOTERO_ITEM CSL_CITATION {"citationID":"0OLPieo4","properties":{"formattedCitation":"\\super 81\\nosupersub{}","plainCitation":"81","noteIndex":0},"citationItems":[{"id":5528,"uris":["http://zotero.org/users/10196124/items/R4CH8BYQ"],"itemData":{"id":5528,"type":"article-journal","abstract":"Phenotypic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B57A26" w:rsidRPr="0065774E">
        <w:fldChar w:fldCharType="separate"/>
      </w:r>
      <w:r w:rsidR="009F24C2" w:rsidRPr="009F24C2">
        <w:rPr>
          <w:vertAlign w:val="superscript"/>
        </w:rPr>
        <w:t>81</w:t>
      </w:r>
      <w:r w:rsidR="00B57A26" w:rsidRPr="0065774E">
        <w:fldChar w:fldCharType="end"/>
      </w:r>
      <w:r w:rsidRPr="0065774E">
        <w:t xml:space="preserve"> within-groups vs. study-wide, for example, have been previously documented.</w:t>
      </w:r>
    </w:p>
    <w:p w14:paraId="14EE2C51" w14:textId="269F32E9" w:rsidR="00330D6B" w:rsidRDefault="00492867" w:rsidP="003A08A8">
      <w:pPr>
        <w:spacing w:before="0" w:after="0"/>
        <w:contextualSpacing/>
      </w:pPr>
      <w:r w:rsidRPr="0065774E">
        <w:t xml:space="preserve">In light of these findings, it is crucial to consider </w:t>
      </w:r>
      <w:r w:rsidRPr="0065774E">
        <w:rPr>
          <w:i/>
        </w:rPr>
        <w:t xml:space="preserve">why </w:t>
      </w:r>
      <w:r w:rsidRPr="0065774E">
        <w:t>results may differ when applying filters globally or within groups, particularly if sample groups include individuals from different populations, locations, or time points</w:t>
      </w:r>
      <w:r w:rsidR="00B57A26" w:rsidRPr="0065774E">
        <w:fldChar w:fldCharType="begin"/>
      </w:r>
      <w:r w:rsidR="00C5435B">
        <w:instrText xml:space="preserve"> ADDIN ZOTERO_ITEM CSL_CITATION {"citationID":"OjpDWS3L","properties":{"formattedCitation":"\\super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B57A26" w:rsidRPr="0065774E">
        <w:fldChar w:fldCharType="separate"/>
      </w:r>
      <w:r w:rsidR="00C5435B" w:rsidRPr="00C5435B">
        <w:rPr>
          <w:vertAlign w:val="superscript"/>
        </w:rPr>
        <w:t>22</w:t>
      </w:r>
      <w:r w:rsidR="00B57A26" w:rsidRPr="0065774E">
        <w:fldChar w:fldCharType="end"/>
      </w:r>
      <w:r w:rsidRPr="0065774E">
        <w:t>. Tests for HWP</w:t>
      </w:r>
      <w:r w:rsidRPr="0065774E">
        <w:rPr>
          <w:color w:val="0000FF"/>
        </w:rPr>
        <w:t>, for example, should be always</w:t>
      </w:r>
      <w:r w:rsidRPr="0065774E">
        <w:t xml:space="preserve"> conducted on each </w:t>
      </w:r>
      <w:r w:rsidRPr="0065774E">
        <w:rPr>
          <w:color w:val="0000FF"/>
        </w:rPr>
        <w:t>sample group</w:t>
      </w:r>
      <w:r w:rsidRPr="0065774E">
        <w:t xml:space="preserve"> separately, </w:t>
      </w:r>
      <w:r w:rsidRPr="0065774E">
        <w:rPr>
          <w:color w:val="0000FF"/>
        </w:rPr>
        <w:t xml:space="preserve">because pooling genetically-distinct groups will result </w:t>
      </w:r>
      <w:r w:rsidRPr="0065774E">
        <w:t xml:space="preserve">in an excess of homozygotes (positive </w:t>
      </w:r>
      <w:r w:rsidRPr="0065774E">
        <w:rPr>
          <w:i/>
        </w:rPr>
        <w:t>F</w:t>
      </w:r>
      <w:r w:rsidRPr="0065774E">
        <w:rPr>
          <w:vertAlign w:val="subscript"/>
        </w:rPr>
        <w:t>IS</w:t>
      </w:r>
      <w:r w:rsidRPr="0065774E">
        <w:t xml:space="preserve">) across loci genome-wide (i.e., a </w:t>
      </w:r>
      <w:r w:rsidRPr="0065774E">
        <w:rPr>
          <w:b/>
          <w:i/>
        </w:rPr>
        <w:t>Wahlund effect</w:t>
      </w:r>
      <w:r w:rsidRPr="0065774E">
        <w:t>) and their removal can mask population structure (see Figure 2)</w:t>
      </w:r>
      <w:r w:rsidR="00AB2C25" w:rsidRPr="0065774E">
        <w:fldChar w:fldCharType="begin"/>
      </w:r>
      <w:r w:rsidR="00477F8C">
        <w:instrText xml:space="preserve"> ADDIN ZOTERO_ITEM CSL_CITATION {"citationID":"lu19nOln","properties":{"formattedCitation":"\\super 59,82\\nosupersub{}","plainCitation":"59,82","noteIndex":0},"citationItems":[{"id":5230,"uris":["http://zotero.org/users/10196124/items/GCG564EL"],"itemData":{"id":5230,"type":"article-journal","abstract":"Testing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S."}],"issued":{"date-parts":[["2015",1,1]]},"citation-key":"waplesTestingHardyWeinberg2015"}},{"id":5229,"uris":["http://zotero.org/users/10196124/items/QK6ZW9TZ"],"itemData":{"id":5229,"type":"article-journal","abstract":"Null alleles and Wahlund effects are well known causes of heterozygote deficits in empirical population genetics studies as compared to Hardy–Weinberg genotypic expectations. Some authors have theoretically studied the relationship of Wright’s FIS computed from subsamples displaying a Wahlund effect and FST before the Wahlund effect, as can occasionally be obtained from populations of long-lived organisms. In the 2 subsample case, a positive relationship between these 2 parameters across loci would represent a signature of Wahlund effects. Nevertheless, for most organisms, getting 2 independent subsamples of the same cohort and population, one with a Wahlund effect and the other without, is almost never achieved and most of the time, empirical population geneticists only collect a single sample, with or without a Wahlund effect, or with or without null alleles. Another issue is that null allele increase FIS and FST altogether and thus may also create such correlation. In this article, I show that, for organisms collected in a single sample, which corresponds to the most common situation, Wahlund effects and null alleles affect the values of both FIS and FST though in the opposite direction. I also show that Wahlund effect produces no or weak positive correlation between the 2 F-statistics, while null alleles generate a strong positive correlation between them. Variation of these F-statistics is small and even minimized for FST under Wahlund effects as compared to null alleles. I finally propose a determination key to interpret data with heterozygote deficits.","container-title":"Journal of Heredity","DOI":"10.1093/jhered/esx106","ISSN":"0022-1503","issue":"4","journalAbbreviation":"Journal of Heredity","page":"446-456","title":"Revisiting FIS, FST, Wahlund Effects, and Null Alleles","volume":"109","author":[{"family":"De Meeûs","given":"Thierry"}],"issued":{"date-parts":[["2018",5,11]]},"citation-key":"demeeusRevisitingFISFST2018"}}],"schema":"https://github.com/citation-style-language/schema/raw/master/csl-citation.json"} </w:instrText>
      </w:r>
      <w:r w:rsidR="00AB2C25" w:rsidRPr="0065774E">
        <w:fldChar w:fldCharType="separate"/>
      </w:r>
      <w:r w:rsidR="00477F8C" w:rsidRPr="00477F8C">
        <w:rPr>
          <w:vertAlign w:val="superscript"/>
        </w:rPr>
        <w:t>59,82</w:t>
      </w:r>
      <w:r w:rsidR="00AB2C25" w:rsidRPr="0065774E">
        <w:fldChar w:fldCharType="end"/>
      </w:r>
      <w:r w:rsidRPr="0065774E">
        <w:t xml:space="preserve">. If a specific locus shows a consistent HWP deviation </w:t>
      </w:r>
      <w:r w:rsidR="00D63B7C">
        <w:t xml:space="preserve">greater than the genome-wide trend </w:t>
      </w:r>
      <w:r w:rsidRPr="0065774E">
        <w:t xml:space="preserve">in multiple different </w:t>
      </w:r>
      <w:r w:rsidRPr="0065774E">
        <w:lastRenderedPageBreak/>
        <w:t>groups, it may indicate genotyping error (</w:t>
      </w:r>
      <w:r w:rsidRPr="0065774E">
        <w:rPr>
          <w:i/>
        </w:rPr>
        <w:t>e.g.</w:t>
      </w:r>
      <w:r w:rsidRPr="0065774E">
        <w:t>, allelic drop-out) or alignment or genome assembly errors (beyond natural/biological processes</w:t>
      </w:r>
      <w:r w:rsidR="00AB2C25" w:rsidRPr="0065774E">
        <w:fldChar w:fldCharType="begin"/>
      </w:r>
      <w:r w:rsidR="00477F8C">
        <w:instrText xml:space="preserve"> ADDIN ZOTERO_ITEM CSL_CITATION {"citationID":"aNuFs9JO","properties":{"formattedCitation":"\\super 66\\nosupersub{}","plainCitation":"66","noteIndex":0},"citationItems":[{"id":5518,"uris":["http://zotero.org/users/10196124/items/QHZUH3H3"],"itemData":{"id":5518,"type":"article-journal","abstract":"Statistical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AB2C25" w:rsidRPr="0065774E">
        <w:fldChar w:fldCharType="separate"/>
      </w:r>
      <w:r w:rsidR="00477F8C" w:rsidRPr="00477F8C">
        <w:rPr>
          <w:vertAlign w:val="superscript"/>
        </w:rPr>
        <w:t>66</w:t>
      </w:r>
      <w:r w:rsidR="00AB2C25" w:rsidRPr="0065774E">
        <w:fldChar w:fldCharType="end"/>
      </w:r>
      <w:r w:rsidRPr="0065774E">
        <w:t xml:space="preserve">). </w:t>
      </w:r>
    </w:p>
    <w:p w14:paraId="45F740D7" w14:textId="77777777" w:rsidR="00843D73" w:rsidRDefault="00843D73" w:rsidP="003A08A8">
      <w:pPr>
        <w:spacing w:before="0" w:after="0"/>
        <w:ind w:firstLine="0"/>
        <w:contextualSpacing/>
      </w:pPr>
    </w:p>
    <w:p w14:paraId="00B4B499" w14:textId="4BCCA136" w:rsidR="00843D73" w:rsidRPr="0065774E" w:rsidRDefault="00843D73" w:rsidP="003A08A8">
      <w:pPr>
        <w:keepNext/>
        <w:spacing w:before="0" w:after="0"/>
        <w:ind w:firstLine="0"/>
        <w:contextualSpacing/>
        <w:rPr>
          <w:b/>
        </w:rPr>
      </w:pPr>
      <w:commentRangeStart w:id="9"/>
      <w:r w:rsidRPr="0065774E">
        <w:rPr>
          <w:b/>
        </w:rPr>
        <w:t xml:space="preserve">[H1] </w:t>
      </w:r>
      <w:r>
        <w:rPr>
          <w:b/>
        </w:rPr>
        <w:t>The importance of study system knowledge</w:t>
      </w:r>
      <w:commentRangeEnd w:id="9"/>
      <w:r>
        <w:rPr>
          <w:rStyle w:val="CommentReference"/>
        </w:rPr>
        <w:commentReference w:id="9"/>
      </w:r>
    </w:p>
    <w:p w14:paraId="67347772" w14:textId="62926F31" w:rsidR="00843D73" w:rsidRDefault="00843D73" w:rsidP="003A08A8">
      <w:pPr>
        <w:spacing w:before="0" w:after="0"/>
        <w:ind w:firstLine="0"/>
        <w:contextualSpacing/>
        <w:rPr>
          <w:color w:val="0000FF"/>
        </w:rPr>
      </w:pPr>
      <w:r>
        <w:rPr>
          <w:color w:val="0000FF"/>
        </w:rPr>
        <w:t>Due to the potential impacts of filtering, we strongly recommend that researchers have an excellent understanding of both their study system and population genetics theory before planning filtering strategies and interpreting results</w:t>
      </w:r>
      <w:r>
        <w:rPr>
          <w:color w:val="0000FF"/>
        </w:rPr>
        <w:fldChar w:fldCharType="begin"/>
      </w:r>
      <w:r>
        <w:rPr>
          <w:color w:val="0000FF"/>
        </w:rPr>
        <w:instrText xml:space="preserve"> ADDIN ZOTERO_ITEM CSL_CITATION {"citationID":"qvzCE8gC","properties":{"formattedCitation":"\\super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Pr>
          <w:color w:val="0000FF"/>
        </w:rPr>
        <w:fldChar w:fldCharType="separate"/>
      </w:r>
      <w:r>
        <w:rPr>
          <w:vertAlign w:val="superscript"/>
        </w:rPr>
        <w:t>16</w:t>
      </w:r>
      <w:r>
        <w:rPr>
          <w:color w:val="0000FF"/>
        </w:rPr>
        <w:fldChar w:fldCharType="end"/>
      </w:r>
      <w:r>
        <w:rPr>
          <w:color w:val="0000FF"/>
        </w:rPr>
        <w:t>. Critically, knowing a species’ ecology, demography, and pre-existing genetic results (</w:t>
      </w:r>
      <w:r>
        <w:rPr>
          <w:i/>
          <w:color w:val="0000FF"/>
        </w:rPr>
        <w:t>e.g.</w:t>
      </w:r>
      <w:r>
        <w:rPr>
          <w:color w:val="0000FF"/>
        </w:rPr>
        <w:t xml:space="preserve">, from microsatellites) can provide important </w:t>
      </w:r>
      <w:r>
        <w:rPr>
          <w:i/>
          <w:color w:val="0000FF"/>
        </w:rPr>
        <w:t>a priori</w:t>
      </w:r>
      <w:r>
        <w:rPr>
          <w:color w:val="0000FF"/>
        </w:rPr>
        <w:t xml:space="preserve"> expectations for analytical results that can suggest sources of filtering (and other) error. At every step, researchers should ask themselves - given their knowledge of their study species, theory, and model assumptions - “Do these results and filtering choices make sense?” </w:t>
      </w:r>
    </w:p>
    <w:p w14:paraId="20191255" w14:textId="77777777" w:rsidR="003A08A8" w:rsidRDefault="00843D73" w:rsidP="003A08A8">
      <w:pPr>
        <w:spacing w:before="0" w:after="0"/>
        <w:contextualSpacing/>
        <w:rPr>
          <w:color w:val="0000FF"/>
        </w:rPr>
      </w:pPr>
      <w:r>
        <w:rPr>
          <w:color w:val="0000FF"/>
        </w:rPr>
        <w:t xml:space="preserve">For example, little geographic structuring might be expected in high gene flow species such as many migratory birds or marine organisms, and thus detection of relatively strong population subdivision (or high </w:t>
      </w:r>
      <w:r>
        <w:rPr>
          <w:i/>
          <w:color w:val="0000FF"/>
        </w:rPr>
        <w:t>F</w:t>
      </w:r>
      <w:r>
        <w:rPr>
          <w:color w:val="0000FF"/>
          <w:vertAlign w:val="subscript"/>
        </w:rPr>
        <w:t>ST</w:t>
      </w:r>
      <w:r>
        <w:rPr>
          <w:color w:val="0000FF"/>
        </w:rPr>
        <w:t xml:space="preserve"> values) could be an artefact of data filtering</w:t>
      </w:r>
      <w:r>
        <w:rPr>
          <w:color w:val="0000FF"/>
        </w:rPr>
        <w:fldChar w:fldCharType="begin"/>
      </w:r>
      <w:r w:rsidR="00477F8C">
        <w:rPr>
          <w:color w:val="0000FF"/>
        </w:rPr>
        <w:instrText xml:space="preserve"> ADDIN ZOTERO_ITEM CSL_CITATION {"citationID":"uDQ6cfRB","properties":{"formattedCitation":"\\super 60,73\\nosupersub{}","plainCitation":"60,73","noteIndex":0},"citationItems":[{"id":5220,"uris":["http://zotero.org/users/10196124/items/WGHM5ZVD"],"itemData":{"id":5220,"type":"article-journal","abstract":"Abstract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Pr>
          <w:color w:val="0000FF"/>
        </w:rPr>
        <w:fldChar w:fldCharType="separate"/>
      </w:r>
      <w:r w:rsidR="00477F8C" w:rsidRPr="00477F8C">
        <w:rPr>
          <w:vertAlign w:val="superscript"/>
        </w:rPr>
        <w:t>60,73</w:t>
      </w:r>
      <w:r>
        <w:rPr>
          <w:color w:val="0000FF"/>
        </w:rPr>
        <w:fldChar w:fldCharType="end"/>
      </w:r>
      <w:r>
        <w:rPr>
          <w:color w:val="0000FF"/>
        </w:rPr>
        <w:t>. Similarly, knowing the mating system, degree of population isolation, and dispersal propensity of the species can help researchers determine if, for example, high inbreeding and/or effective sizes (</w:t>
      </w:r>
      <w:r>
        <w:rPr>
          <w:i/>
          <w:color w:val="0000FF"/>
        </w:rPr>
        <w:t>N</w:t>
      </w:r>
      <w:r>
        <w:rPr>
          <w:color w:val="0000FF"/>
          <w:vertAlign w:val="subscript"/>
        </w:rPr>
        <w:t>e</w:t>
      </w:r>
      <w:r>
        <w:rPr>
          <w:color w:val="0000FF"/>
        </w:rPr>
        <w:t xml:space="preserve">) are biological in origin or produced artificially by the filtering choices. Strong genetic signals of recent population bottlenecks in populations known to have undergone demographic expansions might also suggest filtering </w:t>
      </w:r>
      <w:sdt>
        <w:sdtPr>
          <w:tag w:val="goog_rdk_13"/>
          <w:id w:val="2118098176"/>
        </w:sdtPr>
        <w:sdtContent/>
      </w:sdt>
      <w:sdt>
        <w:sdtPr>
          <w:tag w:val="goog_rdk_14"/>
          <w:id w:val="2039846818"/>
        </w:sdtPr>
        <w:sdtContent/>
      </w:sdt>
      <w:r>
        <w:rPr>
          <w:color w:val="0000FF"/>
        </w:rPr>
        <w:t xml:space="preserve">issues (Box 1). A solid understanding of a species’ biology is also useful for model species and taxa, where known recombination rates, genomic </w:t>
      </w:r>
      <w:sdt>
        <w:sdtPr>
          <w:tag w:val="goog_rdk_15"/>
          <w:id w:val="1959525116"/>
        </w:sdtPr>
        <w:sdtContent/>
      </w:sdt>
      <w:r>
        <w:rPr>
          <w:color w:val="0000FF"/>
        </w:rPr>
        <w:t>organisation</w:t>
      </w:r>
      <w:r>
        <w:rPr>
          <w:color w:val="0000FF"/>
        </w:rPr>
        <w:fldChar w:fldCharType="begin"/>
      </w:r>
      <w:r w:rsidR="00477F8C">
        <w:rPr>
          <w:color w:val="0000FF"/>
        </w:rPr>
        <w:instrText xml:space="preserve"> ADDIN ZOTERO_ITEM CSL_CITATION {"citationID":"3DWOTusu","properties":{"formattedCitation":"\\super 83\\nosupersub{}","plainCitation":"83","noteIndex":0},"citationItems":[{"id":5638,"uris":["http://zotero.org/users/10196124/items/X3GU8HN7"],"itemData":{"id":5638,"type":"book","publisher":"Sinauer associates Sunderland, MA","title":"The origins of genome architecture","volume":"98","author":[{"family":"Lynch","given":"Michael"},{"family":"Walsh","given":"Bruce"}],"issued":{"date-parts":[["2007"]]},"citation-key":"lynchOriginsGenomeArchitecture2007"}}],"schema":"https://github.com/citation-style-language/schema/raw/master/csl-citation.json"} </w:instrText>
      </w:r>
      <w:r>
        <w:rPr>
          <w:color w:val="0000FF"/>
        </w:rPr>
        <w:fldChar w:fldCharType="separate"/>
      </w:r>
      <w:r w:rsidR="00477F8C" w:rsidRPr="00477F8C">
        <w:rPr>
          <w:vertAlign w:val="superscript"/>
        </w:rPr>
        <w:t>83</w:t>
      </w:r>
      <w:r>
        <w:rPr>
          <w:color w:val="0000FF"/>
        </w:rPr>
        <w:fldChar w:fldCharType="end"/>
      </w:r>
      <w:r>
        <w:rPr>
          <w:color w:val="0000FF"/>
        </w:rPr>
        <w:t>, and different histories of captive breeding</w:t>
      </w:r>
      <w:r>
        <w:rPr>
          <w:color w:val="0000FF"/>
        </w:rPr>
        <w:fldChar w:fldCharType="begin"/>
      </w:r>
      <w:r w:rsidR="00477F8C">
        <w:rPr>
          <w:color w:val="0000FF"/>
        </w:rPr>
        <w:instrText xml:space="preserve"> ADDIN ZOTERO_ITEM CSL_CITATION {"citationID":"J4lsDqBi","properties":{"formattedCitation":"\\super 84\\nosupersub{}","plainCitation":"84","noteIndex":0},"citationItems":[{"id":5622,"uris":["http://zotero.org/users/10196124/items/4Q4DCJVP"],"itemData":{"id":5622,"type":"article-journal","abstract":"Many populations of endangered species are subject to recurrent introductions of individuals from an alternative setting where selection is either relaxed or in a direction opposite to that in the natural habitat. Such population structures, which are common to captive breeding and hatchery programs, can lead to a scenario in which alleles that are deleterious (and ordinarily keptat low levels) in the wild can rise to high frequencies and, in some cases, go to fixation. We outline how these genetic responses to supplementation candevelop to a large enough extent to impose a substantial risk of extinction for natural populations on time scales of relevance to conservation biology.The genetic supplementation load can be especially severe when a captive population that is largely closed to import makes a large contribution to the breeding pool of individuals in the wild, as these conditions insure thatthe productivity of the two-population system is dominated by captive breeders. However, a substantial supplementation load can even develop when the captive breeders are always derived from the wild, and in general, a severe restriction of gene flow into the natural population is required to reduce this load to an insignificant level. Domestication selection (adaptation to the captive environment) poses a particularly serious problem because it promotes fixations of alleles that are deleterious in nature, thereby resulting in a permanent load that cannot be purged once the supplementation program is truncated. Thus, our results suggest that the apparent short-term demographic advantages of a supplementation program can be quite deceiving. Unless the selective pressures of the captive environmentare closely managed to resemble those in the wild, long-term supplementation programs are expected to result in genetic transformations that can eventually lead to natural populations that are no longer capable of sustaining themselves.","container-title":"Conservation Genetics","DOI":"10.1023/A:1012550620717","ISSN":"1572-9737","issue":"4","journalAbbreviation":"Conservation Genetics","note":"Citation Key: lynchCaptiveBreedingGenetic2001","page":"363-378","title":"Captive breeding and the genetic fitness of natural populations","volume":"2","author":[{"family":"Lynch","given":"Michael"},{"family":"O'Hely","given":"Martin"}],"issued":{"date-parts":[["2001",12,1]]},"citation-key":"lynchCaptiveBreedingGenetic2001"}}],"schema":"https://github.com/citation-style-language/schema/raw/master/csl-citation.json"} </w:instrText>
      </w:r>
      <w:r>
        <w:rPr>
          <w:color w:val="0000FF"/>
        </w:rPr>
        <w:fldChar w:fldCharType="separate"/>
      </w:r>
      <w:r w:rsidR="00477F8C" w:rsidRPr="00477F8C">
        <w:rPr>
          <w:vertAlign w:val="superscript"/>
        </w:rPr>
        <w:t>84</w:t>
      </w:r>
      <w:r>
        <w:rPr>
          <w:color w:val="0000FF"/>
        </w:rPr>
        <w:fldChar w:fldCharType="end"/>
      </w:r>
      <w:r>
        <w:rPr>
          <w:color w:val="0000FF"/>
        </w:rPr>
        <w:t xml:space="preserve"> can help predict and interpret filtering results.</w:t>
      </w:r>
    </w:p>
    <w:p w14:paraId="734FC2D2" w14:textId="77777777" w:rsidR="003A08A8" w:rsidRDefault="003A08A8" w:rsidP="003A08A8">
      <w:pPr>
        <w:spacing w:before="0" w:after="0"/>
        <w:ind w:firstLine="0"/>
        <w:contextualSpacing/>
        <w:rPr>
          <w:color w:val="0000FF"/>
        </w:rPr>
      </w:pPr>
    </w:p>
    <w:p w14:paraId="0000002E" w14:textId="2137C365" w:rsidR="0088299C" w:rsidRPr="003A08A8" w:rsidRDefault="00330D6B" w:rsidP="003A08A8">
      <w:pPr>
        <w:spacing w:before="0" w:after="0"/>
        <w:ind w:firstLine="0"/>
        <w:contextualSpacing/>
        <w:rPr>
          <w:color w:val="0000FF"/>
        </w:rPr>
      </w:pPr>
      <w:r w:rsidRPr="0065774E">
        <w:rPr>
          <w:b/>
        </w:rPr>
        <w:lastRenderedPageBreak/>
        <w:t>[H1] Solutions and best practices</w:t>
      </w:r>
    </w:p>
    <w:p w14:paraId="0000002F" w14:textId="282293C6" w:rsidR="0088299C" w:rsidRPr="0065774E" w:rsidRDefault="00492867" w:rsidP="003A08A8">
      <w:pPr>
        <w:keepNext/>
        <w:spacing w:before="0" w:after="0"/>
        <w:ind w:firstLine="0"/>
        <w:contextualSpacing/>
      </w:pPr>
      <w:r w:rsidRPr="0065774E">
        <w:t>Filtering is a powerful tool that should be applied thoughtfully, early, and often throughout genomic dataset construction and analysis to test for the effects of broad-ranging problems (</w:t>
      </w:r>
      <w:r w:rsidRPr="0065774E">
        <w:rPr>
          <w:i/>
        </w:rPr>
        <w:t>e.g.</w:t>
      </w:r>
      <w:r w:rsidRPr="0065774E">
        <w:t xml:space="preserve">, experimental, sample collection, </w:t>
      </w:r>
      <w:proofErr w:type="spellStart"/>
      <w:r w:rsidRPr="0065774E">
        <w:t>labeling</w:t>
      </w:r>
      <w:proofErr w:type="spellEnd"/>
      <w:r w:rsidRPr="0065774E">
        <w:t>, or library preparation errors; batch-effect sequencing and genome assembly errors), and to detect interesting biological phenomena (</w:t>
      </w:r>
      <w:r w:rsidRPr="0065774E">
        <w:rPr>
          <w:i/>
        </w:rPr>
        <w:t>e.g.</w:t>
      </w:r>
      <w:r w:rsidRPr="0065774E">
        <w:t>, natural selection, structural variants, Wahlund effects). Even in highly-studied species, such as humans, thoughtful and multi-faceted filtering is important as novel structural and genetic variants occur within every population</w:t>
      </w:r>
      <w:r w:rsidR="00AB2C25" w:rsidRPr="0065774E">
        <w:fldChar w:fldCharType="begin"/>
      </w:r>
      <w:r w:rsidR="00477F8C">
        <w:instrText xml:space="preserve"> ADDIN ZOTERO_ITEM CSL_CITATION {"citationID":"troRejXg","properties":{"formattedCitation":"\\super 85\\nosupersub{}","plainCitation":"85","noteIndex":0},"citationItems":[{"id":5437,"uris":["http://zotero.org/users/10196124/items/REM58CZU"],"itemData":{"id":5437,"type":"article-journal","abstract":"Large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AB2C25" w:rsidRPr="0065774E">
        <w:fldChar w:fldCharType="separate"/>
      </w:r>
      <w:r w:rsidR="00477F8C" w:rsidRPr="00477F8C">
        <w:rPr>
          <w:vertAlign w:val="superscript"/>
        </w:rPr>
        <w:t>85</w:t>
      </w:r>
      <w:r w:rsidR="00AB2C25" w:rsidRPr="0065774E">
        <w:fldChar w:fldCharType="end"/>
      </w:r>
      <w:r w:rsidRPr="0065774E">
        <w:t>, and failing to account for them may curtail power to identify causal associations or even lead to incorrect inferences</w:t>
      </w:r>
      <w:r w:rsidR="00AB2C25" w:rsidRPr="0065774E">
        <w:fldChar w:fldCharType="begin"/>
      </w:r>
      <w:r w:rsidR="00477F8C">
        <w:instrText xml:space="preserve"> ADDIN ZOTERO_ITEM CSL_CITATION {"citationID":"kXSEMtmq","properties":{"formattedCitation":"\\super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AB2C25" w:rsidRPr="0065774E">
        <w:fldChar w:fldCharType="separate"/>
      </w:r>
      <w:r w:rsidR="00477F8C" w:rsidRPr="00477F8C">
        <w:rPr>
          <w:vertAlign w:val="superscript"/>
        </w:rPr>
        <w:t>54</w:t>
      </w:r>
      <w:r w:rsidR="00AB2C25" w:rsidRPr="0065774E">
        <w:fldChar w:fldCharType="end"/>
      </w:r>
      <w:r w:rsidRPr="0065774E">
        <w:t>.</w:t>
      </w:r>
    </w:p>
    <w:p w14:paraId="5830389C" w14:textId="3B54414E" w:rsidR="00F218DE" w:rsidRDefault="00492867" w:rsidP="003A08A8">
      <w:pPr>
        <w:spacing w:before="0" w:after="0"/>
        <w:contextualSpacing/>
      </w:pPr>
      <w:r w:rsidRPr="0065774E">
        <w:t xml:space="preserve">Because different filtering choices can result in different downstream inferences, we recommend that </w:t>
      </w:r>
      <w:proofErr w:type="gramStart"/>
      <w:r w:rsidRPr="003A08A8">
        <w:rPr>
          <w:b/>
          <w:bCs/>
          <w:i/>
        </w:rPr>
        <w:t>distinctively-filtered</w:t>
      </w:r>
      <w:proofErr w:type="gramEnd"/>
      <w:r w:rsidRPr="003A08A8">
        <w:rPr>
          <w:b/>
          <w:bCs/>
          <w:i/>
        </w:rPr>
        <w:t xml:space="preserve"> versions of the same dataset should be </w:t>
      </w:r>
      <w:r w:rsidRPr="003A08A8">
        <w:rPr>
          <w:b/>
          <w:bCs/>
          <w:i/>
          <w:color w:val="0000FF"/>
        </w:rPr>
        <w:t>used to quantify</w:t>
      </w:r>
      <w:r w:rsidRPr="003A08A8">
        <w:rPr>
          <w:b/>
          <w:bCs/>
          <w:i/>
        </w:rPr>
        <w:t xml:space="preserve"> the effects of filtering and to address specific research questions</w:t>
      </w:r>
      <w:r w:rsidRPr="003A08A8">
        <w:rPr>
          <w:b/>
          <w:bCs/>
        </w:rPr>
        <w:t>.</w:t>
      </w:r>
      <w:r w:rsidRPr="0065774E">
        <w:t xml:space="preserve"> </w:t>
      </w:r>
      <w:r w:rsidR="00E600BC">
        <w:t>A</w:t>
      </w:r>
      <w:r w:rsidR="00E600BC" w:rsidRPr="0065774E">
        <w:t xml:space="preserve"> </w:t>
      </w:r>
      <w:r w:rsidR="00E600BC" w:rsidRPr="0065774E">
        <w:rPr>
          <w:i/>
        </w:rPr>
        <w:t xml:space="preserve">minimum </w:t>
      </w:r>
      <w:r w:rsidR="00E600BC" w:rsidRPr="0065774E">
        <w:t>of two datasets be created — one with low filtering stringency (</w:t>
      </w:r>
      <w:r w:rsidR="00E600BC" w:rsidRPr="0065774E">
        <w:rPr>
          <w:i/>
        </w:rPr>
        <w:t>e.g.</w:t>
      </w:r>
      <w:r w:rsidR="00E600BC" w:rsidRPr="0065774E">
        <w:t>, allowing more missing data, a low/permissive MAF threshold, and few loci removed due to HWP and LD deviations), and one with high filtering stringency (</w:t>
      </w:r>
      <w:r w:rsidR="00E600BC" w:rsidRPr="0065774E">
        <w:rPr>
          <w:i/>
        </w:rPr>
        <w:t>e.g.</w:t>
      </w:r>
      <w:r w:rsidR="00E600BC" w:rsidRPr="0065774E">
        <w:t xml:space="preserve">, many loci/individuals removed due to missing data, and a higher/restrictive MAF threshold, etc.). </w:t>
      </w:r>
      <w:r w:rsidR="00E600BC" w:rsidRPr="0065774E">
        <w:rPr>
          <w:color w:val="0000FF"/>
        </w:rPr>
        <w:t>Creating two datasets using extreme filtering values (</w:t>
      </w:r>
      <w:r w:rsidR="00E600BC" w:rsidRPr="0065774E">
        <w:rPr>
          <w:i/>
          <w:color w:val="0000FF"/>
        </w:rPr>
        <w:t>e.g.,</w:t>
      </w:r>
      <w:r w:rsidR="00E600BC" w:rsidRPr="0065774E">
        <w:rPr>
          <w:color w:val="0000FF"/>
        </w:rPr>
        <w:t xml:space="preserve"> low </w:t>
      </w:r>
      <w:proofErr w:type="gramStart"/>
      <w:r w:rsidR="00E600BC" w:rsidRPr="0065774E">
        <w:rPr>
          <w:color w:val="0000FF"/>
        </w:rPr>
        <w:t>and  high</w:t>
      </w:r>
      <w:proofErr w:type="gramEnd"/>
      <w:r w:rsidR="00E600BC" w:rsidRPr="0065774E">
        <w:rPr>
          <w:color w:val="0000FF"/>
        </w:rPr>
        <w:t xml:space="preserve"> stringency) allows a researcher to test if distinct filtering thresholds affect their dataset</w:t>
      </w:r>
      <w:r w:rsidR="00E600BC">
        <w:rPr>
          <w:color w:val="0000FF"/>
        </w:rPr>
        <w:t xml:space="preserve"> and downstream conclusions</w:t>
      </w:r>
      <w:r w:rsidR="00E600BC" w:rsidRPr="0065774E">
        <w:rPr>
          <w:color w:val="0000FF"/>
        </w:rPr>
        <w:t>; if the effects are small, no further filter</w:t>
      </w:r>
      <w:r w:rsidR="00E600BC">
        <w:rPr>
          <w:color w:val="0000FF"/>
        </w:rPr>
        <w:t xml:space="preserve">ing may be </w:t>
      </w:r>
      <w:r w:rsidR="00E600BC" w:rsidRPr="0065774E">
        <w:rPr>
          <w:color w:val="0000FF"/>
        </w:rPr>
        <w:t xml:space="preserve"> needed.</w:t>
      </w:r>
      <w:r w:rsidR="00E600BC" w:rsidRPr="0065774E">
        <w:t xml:space="preserve"> </w:t>
      </w:r>
    </w:p>
    <w:p w14:paraId="6C497584" w14:textId="447DDAF5" w:rsidR="00E600BC" w:rsidRDefault="008B7ED0" w:rsidP="003A08A8">
      <w:pPr>
        <w:spacing w:before="0" w:after="0"/>
        <w:contextualSpacing/>
      </w:pPr>
      <w:r>
        <w:rPr>
          <w:color w:val="0000FF"/>
        </w:rPr>
        <w:t>I</w:t>
      </w:r>
      <w:r w:rsidR="00E600BC" w:rsidRPr="0065774E">
        <w:rPr>
          <w:color w:val="0000FF"/>
        </w:rPr>
        <w:t>nvestigators should also remember that different questions or approaches may require different sets of filters</w:t>
      </w:r>
      <w:r w:rsidR="00E600BC">
        <w:rPr>
          <w:color w:val="0000FF"/>
        </w:rPr>
        <w:t xml:space="preserve">, </w:t>
      </w:r>
      <w:r w:rsidR="00E600BC" w:rsidRPr="0065774E">
        <w:t>reflect</w:t>
      </w:r>
      <w:r w:rsidR="00E600BC">
        <w:t>ing</w:t>
      </w:r>
      <w:r w:rsidR="00E600BC" w:rsidRPr="0065774E">
        <w:t xml:space="preserve"> the specificities of the study. For example, researchers should consider using low-stringency MAF filters for several demographic inferences (</w:t>
      </w:r>
      <w:r w:rsidR="00E600BC" w:rsidRPr="0065774E">
        <w:rPr>
          <w:i/>
        </w:rPr>
        <w:t>e.g</w:t>
      </w:r>
      <w:r w:rsidR="00E600BC" w:rsidRPr="0065774E">
        <w:t>., Tajima’s D; SFS) but relatively stringent MAF filters for delineating populations</w:t>
      </w:r>
      <w:r w:rsidR="00E600BC" w:rsidRPr="0065774E">
        <w:fldChar w:fldCharType="begin"/>
      </w:r>
      <w:r w:rsidR="00477F8C">
        <w:instrText xml:space="preserve"> ADDIN ZOTERO_ITEM CSL_CITATION {"citationID":"a2MYF9IJ","properties":{"formattedCitation":"\\super 73\\nosupersub{}","plainCitation":"73","noteIndex":0},"citationItems":[{"id":5220,"uris":["http://zotero.org/users/10196124/items/WGHM5ZVD"],"itemData":{"id":5220,"type":"article-journal","abstract":"Abstract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E600BC" w:rsidRPr="0065774E">
        <w:fldChar w:fldCharType="separate"/>
      </w:r>
      <w:r w:rsidR="00477F8C" w:rsidRPr="00477F8C">
        <w:rPr>
          <w:vertAlign w:val="superscript"/>
        </w:rPr>
        <w:t>73</w:t>
      </w:r>
      <w:r w:rsidR="00E600BC" w:rsidRPr="0065774E">
        <w:fldChar w:fldCharType="end"/>
      </w:r>
      <w:r w:rsidR="00E600BC" w:rsidRPr="0065774E">
        <w:t>, planning genomically</w:t>
      </w:r>
      <w:r w:rsidR="00E600BC">
        <w:t>-</w:t>
      </w:r>
      <w:r w:rsidR="00E600BC" w:rsidRPr="0065774E">
        <w:lastRenderedPageBreak/>
        <w:t>informed breeding strategies</w:t>
      </w:r>
      <w:r w:rsidR="00E600BC" w:rsidRPr="0065774E">
        <w:fldChar w:fldCharType="begin"/>
      </w:r>
      <w:r w:rsidR="00477F8C">
        <w:instrText xml:space="preserve"> ADDIN ZOTERO_ITEM CSL_CITATION {"citationID":"N7Wx20wn","properties":{"formattedCitation":"\\super 86\\nosupersub{}","plainCitation":"86","noteIndex":0},"citationItems":[{"id":5527,"uris":["http://zotero.org/users/10196124/items/38567NVZ"],"itemData":{"id":5527,"type":"article-journal","abstract":"Genomic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E600BC" w:rsidRPr="0065774E">
        <w:fldChar w:fldCharType="separate"/>
      </w:r>
      <w:r w:rsidR="00477F8C" w:rsidRPr="00477F8C">
        <w:rPr>
          <w:vertAlign w:val="superscript"/>
        </w:rPr>
        <w:t>86</w:t>
      </w:r>
      <w:r w:rsidR="00E600BC" w:rsidRPr="0065774E">
        <w:fldChar w:fldCharType="end"/>
      </w:r>
      <w:r w:rsidR="00E600BC" w:rsidRPr="0065774E">
        <w:t>, or for estimating</w:t>
      </w:r>
      <w:r w:rsidR="00E600BC">
        <w:t xml:space="preserve"> parentage or</w:t>
      </w:r>
      <w:r w:rsidR="00E600BC" w:rsidRPr="0065774E">
        <w:t xml:space="preserve"> individual relatedness</w:t>
      </w:r>
      <w:r w:rsidR="00E600BC" w:rsidRPr="0065774E">
        <w:fldChar w:fldCharType="begin"/>
      </w:r>
      <w:r w:rsidR="00477F8C">
        <w:instrText xml:space="preserve"> ADDIN ZOTERO_ITEM CSL_CITATION {"citationID":"5uVMUqWh","properties":{"formattedCitation":"\\super 87\\uc0\\u8211{}89\\nosupersub{}","plainCitation":"87–89","noteIndex":0},"citationItems":[{"id":5490,"uris":["http://zotero.org/users/10196124/items/P8SF247Q"],"itemData":{"id":5490,"type":"article-journal","abstract":"Likelihood-based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E600BC" w:rsidRPr="0065774E">
        <w:fldChar w:fldCharType="separate"/>
      </w:r>
      <w:r w:rsidR="00477F8C" w:rsidRPr="00477F8C">
        <w:rPr>
          <w:vertAlign w:val="superscript"/>
        </w:rPr>
        <w:t>87–89</w:t>
      </w:r>
      <w:r w:rsidR="00E600BC" w:rsidRPr="0065774E">
        <w:fldChar w:fldCharType="end"/>
      </w:r>
      <w:r w:rsidR="00E600BC" w:rsidRPr="0065774E">
        <w:t xml:space="preserve">. </w:t>
      </w:r>
      <w:r w:rsidR="00E600BC">
        <w:t>Studies</w:t>
      </w:r>
      <w:r w:rsidR="00E600BC" w:rsidRPr="0065774E">
        <w:t xml:space="preserve"> interested in transposable elements may want to vary alignment thresholds (uniquely versus multiply mapped reads) but keep other filters stringent to strike a balance between sensitivity and accuracy</w:t>
      </w:r>
      <w:r w:rsidR="00E600BC" w:rsidRPr="0065774E">
        <w:fldChar w:fldCharType="begin"/>
      </w:r>
      <w:r w:rsidR="00477F8C">
        <w:instrText xml:space="preserve"> ADDIN ZOTERO_ITEM CSL_CITATION {"citationID":"nJbLa6iU","properties":{"formattedCitation":"\\super 90,91\\nosupersub{}","plainCitation":"90,91","noteIndex":0},"citationItems":[{"id":5477,"uris":["http://zotero.org/users/10196124/items/HFYXH2T5"],"itemData":{"id":5477,"type":"article-journal","abstract":"In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E600BC" w:rsidRPr="0065774E">
        <w:fldChar w:fldCharType="separate"/>
      </w:r>
      <w:r w:rsidR="00477F8C" w:rsidRPr="00477F8C">
        <w:rPr>
          <w:vertAlign w:val="superscript"/>
        </w:rPr>
        <w:t>90,91</w:t>
      </w:r>
      <w:r w:rsidR="00E600BC" w:rsidRPr="0065774E">
        <w:fldChar w:fldCharType="end"/>
      </w:r>
      <w:r w:rsidR="00E600BC" w:rsidRPr="0065774E">
        <w:t xml:space="preserve">. </w:t>
      </w:r>
    </w:p>
    <w:p w14:paraId="36E3C4E6" w14:textId="43291E70" w:rsidR="00E600BC" w:rsidRDefault="00E600BC" w:rsidP="003A08A8">
      <w:pPr>
        <w:spacing w:before="0" w:after="0"/>
        <w:contextualSpacing/>
      </w:pPr>
      <w:r w:rsidRPr="0065774E">
        <w:t>After the initial filtered datasets are created, investigators should proceed with their parameter estimation, statistical analyses, and model</w:t>
      </w:r>
      <w:r>
        <w:t>l</w:t>
      </w:r>
      <w:r w:rsidRPr="0065774E">
        <w:t xml:space="preserve">ing with these datasets in parallel to answer their key questions of interest. </w:t>
      </w:r>
      <w:r w:rsidR="00F218DE">
        <w:t>I</w:t>
      </w:r>
      <w:r w:rsidR="00F218DE" w:rsidRPr="0065774E">
        <w:t xml:space="preserve">nvestigators should </w:t>
      </w:r>
      <w:r w:rsidR="00F218DE" w:rsidRPr="0065774E">
        <w:rPr>
          <w:color w:val="0000FF"/>
        </w:rPr>
        <w:t>report the effects of their filters</w:t>
      </w:r>
      <w:r w:rsidR="00F218DE" w:rsidRPr="0065774E">
        <w:t xml:space="preserve"> on downstream analyses and think critically to ensure that the filtered datasets used to answer specific questions are appropriate and do not themselves create a significant source of bias.</w:t>
      </w:r>
      <w:r w:rsidR="00F218DE">
        <w:t xml:space="preserve"> </w:t>
      </w:r>
      <w:r w:rsidRPr="0065774E">
        <w:t xml:space="preserve">Some stand-out papers exist </w:t>
      </w:r>
      <w:r w:rsidRPr="00F218DE">
        <w:rPr>
          <w:color w:val="0000FF"/>
        </w:rPr>
        <w:t xml:space="preserve">that already </w:t>
      </w:r>
      <w:r w:rsidR="00F218DE" w:rsidRPr="00F218DE">
        <w:rPr>
          <w:color w:val="0000FF"/>
        </w:rPr>
        <w:t>use and report the effects of different filters</w:t>
      </w:r>
      <w:r w:rsidRPr="0065774E">
        <w:fldChar w:fldCharType="begin"/>
      </w:r>
      <w:r w:rsidR="00477F8C">
        <w:instrText xml:space="preserve"> ADDIN ZOTERO_ITEM CSL_CITATION {"citationID":"lXLHsvxL","properties":{"formattedCitation":"\\super 14,74,92,93\\nosupersub{}","plainCitation":"14,74,92,93","noteIndex":0},"citationItems":[{"id":5208,"uris":["http://zotero.org/users/10196124/items/HK9ALP33"],"itemData":{"id":5208,"type":"article-journal","abstract":"The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477F8C">
        <w:rPr>
          <w:rFonts w:ascii="Cambria Math" w:hAnsi="Cambria Math" w:cs="Cambria Math"/>
        </w:rPr>
        <w:instrText>∼</w:instrText>
      </w:r>
      <w:r w:rsidR="00477F8C">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Pr="0065774E">
        <w:fldChar w:fldCharType="separate"/>
      </w:r>
      <w:r w:rsidR="00477F8C" w:rsidRPr="00477F8C">
        <w:rPr>
          <w:vertAlign w:val="superscript"/>
        </w:rPr>
        <w:t>14,74,92,93</w:t>
      </w:r>
      <w:r w:rsidRPr="0065774E">
        <w:fldChar w:fldCharType="end"/>
      </w:r>
      <w:r w:rsidRPr="0065774E">
        <w:t xml:space="preserve">, although they are in the minority. </w:t>
      </w:r>
      <w:r w:rsidR="00F218DE" w:rsidRPr="0065774E">
        <w:t>Note that we are not the first to suggest comparing outcomes from different filtering strategies</w:t>
      </w:r>
      <w:r w:rsidR="00F218DE" w:rsidRPr="0065774E">
        <w:fldChar w:fldCharType="begin"/>
      </w:r>
      <w:r w:rsidR="00477F8C">
        <w:instrText xml:space="preserve"> ADDIN ZOTERO_ITEM CSL_CITATION {"citationID":"eOv1bAON","properties":{"formattedCitation":"\\super 12,14,60\\nosupersub{}","plainCitation":"12,14,60","noteIndex":0},"citationItems":[{"id":5449,"uris":["http://zotero.org/users/10196124/items/WA66BGE6"],"itemData":{"id":5449,"type":"article-journal","abstract":"Summary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477F8C">
        <w:rPr>
          <w:rFonts w:ascii="Cambria Math" w:hAnsi="Cambria Math" w:cs="Cambria Math"/>
        </w:rPr>
        <w:instrText>∼</w:instrText>
      </w:r>
      <w:r w:rsidR="00477F8C">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F218DE" w:rsidRPr="0065774E">
        <w:fldChar w:fldCharType="separate"/>
      </w:r>
      <w:r w:rsidR="00477F8C" w:rsidRPr="00477F8C">
        <w:rPr>
          <w:vertAlign w:val="superscript"/>
        </w:rPr>
        <w:t>12,14,60</w:t>
      </w:r>
      <w:r w:rsidR="00F218DE" w:rsidRPr="0065774E">
        <w:fldChar w:fldCharType="end"/>
      </w:r>
      <w:r w:rsidR="00F218DE" w:rsidRPr="0065774E">
        <w:t>, and we suspect that this will become more common</w:t>
      </w:r>
      <w:r w:rsidR="00F218DE">
        <w:t xml:space="preserve">, </w:t>
      </w:r>
      <w:r w:rsidR="00F218DE">
        <w:rPr>
          <w:color w:val="0000FF"/>
        </w:rPr>
        <w:t>and more commonly followed,</w:t>
      </w:r>
      <w:r w:rsidR="00F218DE" w:rsidRPr="0065774E">
        <w:t xml:space="preserve"> over time.</w:t>
      </w:r>
    </w:p>
    <w:p w14:paraId="10ACF53C" w14:textId="6CEACA43" w:rsidR="003D334D" w:rsidRPr="003D334D" w:rsidRDefault="003D334D" w:rsidP="003A08A8">
      <w:pPr>
        <w:spacing w:before="0" w:after="0"/>
        <w:contextualSpacing/>
      </w:pPr>
      <w:r w:rsidRPr="0065774E">
        <w:t>T</w:t>
      </w:r>
      <w:r>
        <w:t>he concept of using multiple, differently filtered datasets requires</w:t>
      </w:r>
      <w:r w:rsidRPr="0065774E">
        <w:t xml:space="preserve"> </w:t>
      </w:r>
      <w:r>
        <w:t xml:space="preserve">a </w:t>
      </w:r>
      <w:r w:rsidRPr="0065774E">
        <w:t xml:space="preserve">fundamental shift in the way genomics data are analysed: investigators must realise that no single “best” filtering strategy or filtered dataset exists. </w:t>
      </w:r>
      <w:r w:rsidRPr="0065774E">
        <w:rPr>
          <w:color w:val="0000FF"/>
        </w:rPr>
        <w:t xml:space="preserve">No filtering method will remove all errors, but </w:t>
      </w:r>
      <w:r>
        <w:rPr>
          <w:color w:val="0000FF"/>
        </w:rPr>
        <w:t xml:space="preserve">re-filtering with different thresholds </w:t>
      </w:r>
      <w:r w:rsidRPr="0065774E">
        <w:rPr>
          <w:color w:val="0000FF"/>
        </w:rPr>
        <w:t xml:space="preserve">can </w:t>
      </w:r>
      <w:r>
        <w:rPr>
          <w:color w:val="0000FF"/>
        </w:rPr>
        <w:t xml:space="preserve">provide </w:t>
      </w:r>
      <w:r w:rsidRPr="0065774E">
        <w:rPr>
          <w:color w:val="0000FF"/>
        </w:rPr>
        <w:t>higher certainty that there is not a substantial bias from error (Box 2).</w:t>
      </w:r>
      <w:r w:rsidRPr="0049145F">
        <w:rPr>
          <w:color w:val="0000FF"/>
        </w:rPr>
        <w:t xml:space="preserve"> </w:t>
      </w:r>
      <w:r>
        <w:rPr>
          <w:color w:val="0000FF"/>
        </w:rPr>
        <w:t xml:space="preserve">We </w:t>
      </w:r>
      <w:r w:rsidRPr="0049145F">
        <w:rPr>
          <w:color w:val="0000FF"/>
        </w:rPr>
        <w:t>provide</w:t>
      </w:r>
      <w:r>
        <w:rPr>
          <w:color w:val="0000FF"/>
        </w:rPr>
        <w:t xml:space="preserve"> recommendations for initial filtering thresholds for many types of questions and analyses in Table 1 and justify these recommendations in Supplementary Table 4.</w:t>
      </w:r>
      <w:r w:rsidRPr="00F218DE">
        <w:rPr>
          <w:color w:val="0000FF"/>
        </w:rPr>
        <w:t xml:space="preserve"> </w:t>
      </w:r>
      <w:r>
        <w:rPr>
          <w:color w:val="0000FF"/>
        </w:rPr>
        <w:t>T</w:t>
      </w:r>
      <w:r w:rsidRPr="0065774E">
        <w:rPr>
          <w:color w:val="0000FF"/>
        </w:rPr>
        <w:t xml:space="preserve">hese </w:t>
      </w:r>
      <w:r>
        <w:rPr>
          <w:color w:val="0000FF"/>
        </w:rPr>
        <w:t>thresholds</w:t>
      </w:r>
      <w:r w:rsidRPr="0065774E">
        <w:rPr>
          <w:color w:val="0000FF"/>
        </w:rPr>
        <w:t xml:space="preserve"> can and should be modified given the characteristics</w:t>
      </w:r>
      <w:r>
        <w:rPr>
          <w:color w:val="0000FF"/>
        </w:rPr>
        <w:t xml:space="preserve"> (such as sample sizes and general quality)</w:t>
      </w:r>
      <w:r w:rsidRPr="0065774E">
        <w:rPr>
          <w:color w:val="0000FF"/>
        </w:rPr>
        <w:t xml:space="preserve"> of the data at-hand</w:t>
      </w:r>
      <w:r w:rsidRPr="0065774E">
        <w:t>.</w:t>
      </w:r>
    </w:p>
    <w:p w14:paraId="00000031" w14:textId="6B1F3D96" w:rsidR="0088299C" w:rsidRDefault="00492867" w:rsidP="003A08A8">
      <w:pPr>
        <w:spacing w:before="0" w:after="0"/>
        <w:contextualSpacing/>
      </w:pPr>
      <w:r w:rsidRPr="0065774E">
        <w:t xml:space="preserve">To assist investigators in matching research questions with methods and filters, we have created a detailed flow chart that can be applied generally across disciplines and study systems </w:t>
      </w:r>
      <w:r w:rsidRPr="0065774E">
        <w:lastRenderedPageBreak/>
        <w:t>(Figure 3)</w:t>
      </w:r>
      <w:r w:rsidR="0049145F">
        <w:rPr>
          <w:color w:val="0000FF"/>
        </w:rPr>
        <w:t>.</w:t>
      </w:r>
      <w:r w:rsidR="0049145F" w:rsidRPr="0049145F">
        <w:rPr>
          <w:color w:val="0000FF"/>
        </w:rPr>
        <w:t xml:space="preserve"> </w:t>
      </w:r>
      <w:r w:rsidRPr="0065774E">
        <w:t>We recognize that some alignment-free methods exist that use high throughput sequencing data, particularly for metagenomics and other phylogenomic analyses</w:t>
      </w:r>
      <w:r w:rsidR="00AB2C25" w:rsidRPr="0065774E">
        <w:fldChar w:fldCharType="begin"/>
      </w:r>
      <w:r w:rsidR="00477F8C">
        <w:instrText xml:space="preserve"> ADDIN ZOTERO_ITEM CSL_CITATION {"citationID":"0FMQXOSP","properties":{"formattedCitation":"\\super 94\\nosupersub{}","plainCitation":"94","noteIndex":0},"citationItems":[{"id":5453,"uris":["http://zotero.org/users/10196124/items/8NTNDVN3"],"itemData":{"id":5453,"type":"article-journal","abstract":"In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AB2C25" w:rsidRPr="0065774E">
        <w:fldChar w:fldCharType="separate"/>
      </w:r>
      <w:r w:rsidR="00477F8C" w:rsidRPr="00477F8C">
        <w:rPr>
          <w:vertAlign w:val="superscript"/>
        </w:rPr>
        <w:t>94</w:t>
      </w:r>
      <w:r w:rsidR="00AB2C25" w:rsidRPr="0065774E">
        <w:fldChar w:fldCharType="end"/>
      </w:r>
      <w:r w:rsidRPr="0065774E">
        <w:t>, and they are not considered extensively here. Likewise, filtering for RNA-</w:t>
      </w:r>
      <w:proofErr w:type="spellStart"/>
      <w:r w:rsidRPr="0065774E">
        <w:t>seq</w:t>
      </w:r>
      <w:proofErr w:type="spellEnd"/>
      <w:r w:rsidRPr="0065774E">
        <w:t xml:space="preserve"> is not thoroughly reviewed here; while many concepts hold true (especially for SNPs called from RNA-</w:t>
      </w:r>
      <w:proofErr w:type="spellStart"/>
      <w:r w:rsidRPr="0065774E">
        <w:t>seq</w:t>
      </w:r>
      <w:proofErr w:type="spellEnd"/>
      <w:r w:rsidRPr="0065774E">
        <w:t xml:space="preserve"> data), many of the specific filters may not apply (see</w:t>
      </w:r>
      <w:r w:rsidR="00AB2C25" w:rsidRPr="0065774E">
        <w:fldChar w:fldCharType="begin"/>
      </w:r>
      <w:r w:rsidR="00477F8C">
        <w:instrText xml:space="preserve"> ADDIN ZOTERO_ITEM CSL_CITATION {"citationID":"Ot97EbY6","properties":{"formattedCitation":"\\super 95,96\\nosupersub{}","plainCitation":"95,96","noteIndex":0},"citationItems":[{"id":5537,"uris":["http://zotero.org/users/10196124/items/VKEHIPXR"],"itemData":{"id":5537,"type":"article-journal","abstract":"Abstract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AB2C25" w:rsidRPr="0065774E">
        <w:fldChar w:fldCharType="separate"/>
      </w:r>
      <w:r w:rsidR="00477F8C" w:rsidRPr="00477F8C">
        <w:rPr>
          <w:vertAlign w:val="superscript"/>
        </w:rPr>
        <w:t>95,96</w:t>
      </w:r>
      <w:r w:rsidR="00AB2C25" w:rsidRPr="0065774E">
        <w:fldChar w:fldCharType="end"/>
      </w:r>
      <w:r w:rsidRPr="0065774E">
        <w:t xml:space="preserve">). Thus, </w:t>
      </w:r>
      <w:r w:rsidRPr="0065774E">
        <w:rPr>
          <w:color w:val="0000FF"/>
        </w:rPr>
        <w:t xml:space="preserve">we do not provide extensive specific filtering guidelines for </w:t>
      </w:r>
      <w:proofErr w:type="spellStart"/>
      <w:r w:rsidRPr="0065774E">
        <w:rPr>
          <w:color w:val="0000FF"/>
        </w:rPr>
        <w:t>RNAseq</w:t>
      </w:r>
      <w:proofErr w:type="spellEnd"/>
      <w:r w:rsidRPr="0065774E">
        <w:rPr>
          <w:color w:val="0000FF"/>
        </w:rPr>
        <w:t xml:space="preserve">, microbiomes, </w:t>
      </w:r>
      <w:r w:rsidR="009B1BD6">
        <w:rPr>
          <w:color w:val="0000FF"/>
        </w:rPr>
        <w:t xml:space="preserve">eDNA, </w:t>
      </w:r>
      <w:r w:rsidRPr="0065774E">
        <w:rPr>
          <w:color w:val="0000FF"/>
        </w:rPr>
        <w:t>and metagenomic/metabarcoding datasets as these guidelines are provided elsewhere and are beyond the scope of this review</w:t>
      </w:r>
      <w:r w:rsidR="00C83400" w:rsidRPr="0065774E">
        <w:rPr>
          <w:color w:val="0000FF"/>
        </w:rPr>
        <w:fldChar w:fldCharType="begin"/>
      </w:r>
      <w:r w:rsidR="00477F8C">
        <w:rPr>
          <w:color w:val="0000FF"/>
        </w:rPr>
        <w:instrText xml:space="preserve"> ADDIN ZOTERO_ITEM CSL_CITATION {"citationID":"KM00Wjlh","properties":{"formattedCitation":"\\super 28,97\\uc0\\u8211{}106\\nosupersub{}","plainCitation":"28,97–106","noteIndex":0},"citationItems":[{"id":5424,"uris":["http://zotero.org/users/10196124/items/JEEIUWG5"],"itemData":{"id":5424,"type":"article-journal","abstract":"As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J."}],"issued":{"date-parts":[["2016",12,1]]},"citation-key":"dafonsecaNextgenerationBiologySequencing2016"}},{"id":5647,"uris":["http://zotero.org/users/10196124/items/7FLYDWT5"],"itemData":{"id":5647,"type":"article-journal","abstract":"RNA-Seq has become the standard approach to quantify and compare gene expression and alternative splicing in different conditions. In many cases the limiting factor is not the sequencing itself but the bioinformatic analysis. A variety of software tools exist that predict alternative splicing patterns from RNA-Seq data, but surprisingly, a systematic comparison of the predictions obtained from different pipelines has not been performed. Here we compare results from frequently used bioinformatic tools using a high-quality RNA-Seq dataset. We show that there is little overlap in the splicing changes predicted by different tools and that GO-term analysis of the splicing changes predicted by the individual targets yields very different results. Validation of bioinformatic predictions by RT-PCR suggest a high number of false positives in the splicing changes predicated by each pipeline, which probably dominates GO-term analysis. The validation rate is strongly increased for targets predicted by several tools, offering a strategy to reduce false positives. Based on these results we offer some guidelines that may contribute to make alternative splicing predictions more reliable and may thus increase the impact of conclusions drawn from RNA-Seq studies. Furthermore, we created rmappet, a nextflow pipeline that performs alternative splicing analysis using rMATS and Whippet with subsequent overlapping of the results, enabling robust splicing analysis with only one command (https://github.com/didrikolofsson/rmappet/).","container-title":"Biochemical and Biophysical Research Communications","DOI":"10.1016/j.bbrc.2023.02.053","ISSN":"0006-291X","journalAbbreviation":"Biochemical and Biophysical Research Communications","page":"31-37","title":"One pipeline to predict them all? On the prediction of alternative splicing from RNA-Seq data","volume":"653","author":[{"family":"Olofsson","given":"Didrik"},{"family":"Preußner","given":"Marco"},{"family":"Kowar","given":"Alexander"},{"family":"Heyd","given":"Florian"},{"family":"Neumann","given":"Alexander"}],"issued":{"date-parts":[["2023",4,23]]},"citation-key":"olofssonOnePipelinePredict2023"}},{"id":5640,"uris":["http://zotero.org/users/10196124/items/7Z86GJ8U"],"itemData":{"id":5640,"type":"article-journal","abstract":"Genomics has transformed our understanding of the genetic architecture of traits and the genetic variation present in plants. Here, we present a review of how RNA-seq can be performed to tackle research challenges addressed by plant sciences. We discuss the importance of experimental design in RNA-seq, including considerations for sampling and replication, to avoid pitfalls and wasted resources. Approaches for processing RNA-seq data include quality control and counting features, and we describe common approaches and variations. Though differential gene expression analysis is the most common analysis of RNA-seq data, we review multiple methods for assessing gene expression, including detecting allele-specific gene expression and building co-expression networks. With the production of more RNA-seq data, strategies for integrating these data into genetic mapping pipelines is of increased interest. Finally, special considerations for RNA-seq analysis and interpretation in plants are needed, due to the high genome complexity common across plants. By incorporating informed decisions throughout an RNA-seq experiment, we can increase the knowledge gained.","container-title":"Frontiers in Plant Science","ISSN":"1664-462X","journalAbbreviation":"Frontiers in Plant Science","title":"Design, execution, and interpretation of plant RNA-seq analyses","URL":"https://www.frontiersin.org/articles/10.3389/fpls.2023.1135455","volume":"14","author":[{"family":"Upton","given":"Racheal N."},{"family":"Correr","given":"Fernando H."},{"family":"Lile","given":"Jared"},{"family":"Reynolds","given":"Gillian L."},{"family":"Falaschi","given":"Kira"},{"family":"Cook","given":"Jason P."},{"family":"Lachowiec","given":"Jennifer"}],"issued":{"date-parts":[["2023"]]},"citation-key":"uptonDesignExecutionInterpretation2023"}},{"id":5641,"uris":["http://zotero.org/users/10196124/items/S5K33XGT"],"itemData":{"id":5641,"type":"article-journal","abstract":"Author summary Acute lymphoblastic leukaemia is a life-threatening malignancy characterised by various genomic alterations. RNA-sequencing (RNA-seq) is an effective method for identifying genomic lesions that drive patient disease, providing critical information about patient prognosis and treatment. However, analysis of RNA-seq data to identify clinically relevant genomic alterations is often time and resource intensive. Here, we present RaScALL, an integrated platform for rapid (Ra) screening (Sc) of RNA-seq data to identify genomic alterations of clinical significance in acute lymphoblastic leukaemia (ALL). RaScALL can detect more than 100 lesions of clinical importance from raw RNA-seq data, including gene fusions and sequence variants. A comparison of alterations detected by RaScALL and those reported by de novo variant detection tools confirmed that RaScALL is highly accurate and computationally efficient, with an average runtime of fewer than 30 minutes. Where RNA-seq data is available RaScALL provides rapid detection and reporting of prognostically significant lesions, which may ultimately assist with patient risk-stratification and therapeutic triage.","container-title":"PLOS Genetics","DOI":"10.1371/journal.pgen.1010300","issue":"10","journalAbbreviation":"PLOS Genetics","note":"publisher: Public Library of Science","page":"e1010300","title":"RaScALL: Rapid (Ra) screening (Sc) of RNA-seq data for prognostically significant genomic alterations in acute lymphoblastic leukaemia (ALL)","volume":"18","author":[{"family":"Rehn","given":"Jacqueline"},{"family":"Mayoh","given":"Chelsea"},{"family":"Heatley","given":"Susan L"},{"family":"McClure","given":"Barbara J"},{"family":"Eadie","given":"Laura N"},{"family":"Schutz","given":"Caitlin"},{"family":"Yeung","given":"David T"},{"family":"Cowley","given":"Mark J"},{"family":"Breen","given":"James"},{"family":"White","given":"Deborah L"}],"issued":{"date-parts":[["2022",10,17]]},"citation-key":"rehnRaScALLRapidRa2022"}},{"id":5642,"uris":["http://zotero.org/users/10196124/items/7ISSCMYN"],"itemData":{"id":5642,"type":"article-journal","abstract":"Microbiome data are characterized by several aspects that make them challenging to analyse statistically: they are compositional, high dimensional and rich in zeros. A large array of statistical methods exist to analyse these data. Some are borrowed from other fields, such as ecology or RNA-sequencing, while others are custom-made for microbiome data. The large range of available methods, and which is continuously expanding, means that researchers have to invest considerable effort in choosing what method(s) to apply. In this paper we list 14 statistical methods or approaches that we think should be generally avoided. In several cases this is because we believe the assumptions behind the method are unlikely to be met for microbiome data. In other cases we see methods that are used in ways they are not intended to be used. We believe researchers would be helped by more critical evaluations of existing methods, as not all methods in use are suitable or have been sufficiently reviewed. We hope this paper contributes to a critical discussion on what methods are appropriate to use in the analysis of microbiome data.","container-title":"Molecular Ecology Resources","DOI":"10.1111/1755-0998.13730","ISSN":"1755-098X","issue":"3","journalAbbreviation":"Molecular Ecology Resources","note":"publisher: John Wiley &amp; Sons, Ltd","page":"539-548","title":"Pitfalls in the statistical analysis of microbiome amplicon sequencing data","volume":"23","author":[{"family":"Boshuizen","given":"Hendriek C"},{"family":"Beest","given":"Dennis E","non-dropping-particle":"te"}],"issued":{"date-parts":[["2023",4,1]]},"citation-key":"boshuizenPitfallsStatisticalAnalysis2023"}},{"id":5643,"uris":["http://zotero.org/users/10196124/items/H3WUH8YB"],"itemData":{"id":5643,"type":"article-journal","abstract":"Extensive research in well-studied animal models underscores the importance of commensal gastrointestinal (gut) microbes to animal physiology. Gut microbes have been shown to impact dietary digestion, mediate infection, and even modify behavior and cognition. Given the large physiological and pathophysiological contribution microbes provide their host, it is reasonable to assume that the vertebrate gut microbiome may also impact the fitness, health and ecology of wildlife. In accordance with this expectation, an increasing number of investigations have considered the role of the gut microbiome in wildlife ecology, health, and conservation. To help promote the development of this nascent field, we need to dissolve the technical barriers prohibitive to performing wildlife microbiome research. The present review discusses the 16S rRNA gene microbiome research landscape, clarifying best practices in microbiome data generation and analysis, with particular emphasis on unique situations that arise during wildlife investigations. Special consideration is given to topics relevant for microbiome wildlife research from sample collection to molecular techniques for data generation, to data analysis strategies. Our hope is that this article not only calls for greater integration of microbiome analyses into wildlife ecology and health studies but provides researchers with the technical framework needed to successfully conduct such investigations.","container-title":"Frontiers in Microbiology","ISSN":"1664-302X","journalAbbreviation":"Frontiers in Microbiology","title":"Best practice for wildlife gut microbiome research: A comprehensive review of methodology for 16S rRNA gene investigations","URL":"https://www.frontiersin.org/articles/10.3389/fmicb.2023.1092216","volume":"14","author":[{"family":"Combrink","given":"Leigh"},{"family":"Humphreys","given":"Ian R."},{"family":"Washburn","given":"Quinn"},{"family":"Arnold","given":"Holly K."},{"family":"Stagaman","given":"Keaton"},{"family":"Kasschau","given":"Kristin D."},{"family":"Jolles","given":"Anna E."},{"family":"Beechler","given":"Brianna R."},{"family":"Sharpton","given":"Thomas J."}],"issued":{"date-parts":[["2023"]]},"citation-key":"combrinkBestPracticeWildlife2023"}},{"id":5644,"uris":["http://zotero.org/users/10196124/items/WZZP2RGB"],"itemData":{"id":5644,"type":"article-journal","abstract":"The risk and severity of clinical infection with Escherichia coli as a causative pathogen for bovine mastitis is influenced by the hosts&amp;rsquo; phenotypic and genotypic variables. We used RNA-Seq analysis of circulating leukocytes to investigate global transcriptomic profiles and genetic variants from Holstein cows with naturally occurring cases of clinical mastitis, diagnosed using clinical symptoms and milk microbiology. Healthy lactation-matched cows served as controls (CONT, n = 6). Blood samples were collected at two time periods during the recovery phase post diagnosis: EARLY (10.3 &amp;plusmn; 1.8 days, n = 6) and LATE (46.7 &amp;plusmn; 11 days, n = 3). Differentially expressed genes (DEGs) between the groups were identified using CLC Genomics Workbench V21 and subjected to enrichment analysis. Variant calling was performed following GATKv3.8 best practice. The comparison of E. coli(+) EARLY and CONT cows found the up-regulation of 1090 DEGs, mainly with immune and inflammatory functions. The key signalling pathways involved NOD-like and interleukin-1 receptors and chemokines. Many up-regulated DEGs encoded antimicrobial peptides including cathelicidins, beta-defensins, S100 calcium binding proteins, haptoglobin and lactoferrin. Inflammation had largely resolved in the E. coli(+) LATE group, with only 29 up-regulated DEGs. Both EARLY and LATE cows had up-regulated DEGs encoding ATP binding cassette (ABC) transporters and haemoglobin subunits were also up-regulated in LATE cows. Twelve candidate genetic variants were identified in DEGs between the infected and CONT cows. Three were in contiguous genes WIPI1, ARSG and SLC16A6 on BTA19. Two others (RAC2 and ARHGAP26) encode a Rho-family GTPase and Rho GTPase-activating protein 26. These results show that the initial inflammatory response to E. coli continued for at least 10 days despite prompt treatment and provide preliminary evidence for genetic differences between cows that may predispose them to infection.","container-title":"Animals","DOI":"10.3390/ani12162146","ISSN":"2076-2615","issue":"16","title":"Transcriptomic Analysis of Circulating Leukocytes Obtained during the Recovery from Clinical Mastitis Caused by Escherichia coli in Holstein Dairy Cows","volume":"12","author":[{"family":"Cheng","given":"Zhangrui"},{"family":"Palma-Vera","given":"Sergio"},{"family":"Buggiotti","given":"Laura"},{"family":"Salavati","given":"Mazdak"},{"family":"Becker","given":"Frank"},{"family":"Werling","given":"Dirk"},{"family":"Wathes","given":"D. C."},{"literal":"GplusE Consortium"}],"issued":{"date-parts":[["2022"]]},"citation-key":"chengTranscriptomicAnalysisCirculating2022"}},{"id":5645,"uris":["http://zotero.org/users/10196124/items/ND3RBBVY"],"itemData":{"id":5645,"type":"article-journal","abstract":"Differential abundance analysis (DAA) is one central statistical task in microbiome data analysis. A robust and powerful DAA tool can help identify highly confident microbial candidates for further biological validation. Current microbiome studies frequently generate correlated samples from different microbiome sampling schemes such as spatial and temporal sampling. In the past decade, a number of DAA tools for correlated microbiome data (DAA-c) have been proposed. Disturbingly, different DAA-c tools could sometimes produce quite discordant results. To recommend the best practice to the field, we performed the first comprehensive evaluation of existing DAA-c tools using real data-based simulations. Overall, the linear model-based methods LinDA, MaAsLin2 and LDM are more robust than methods based on generalized linear models. The LinDA method is the only method that maintains reasonable performance in the presence of strong compositional effects.","container-title":"Briefings in Bioinformatics","DOI":"10.1093/bib/bbac607","ISSN":"1477-4054","issue":"1","journalAbbreviation":"Briefings in Bioinformatics","page":"bbac607","title":"Benchmarking differential abundance analysis methods for correlated microbiome sequencing data","volume":"24","author":[{"family":"Yang","given":"Lu"},{"family":"Chen","given":"Jun"}],"issued":{"date-parts":[["2023",1,1]]},"citation-key":"yangBenchmarkingDifferentialAbundance2023"}},{"id":5646,"uris":["http://zotero.org/users/10196124/items/28I8C8S6"],"itemData":{"id":5646,"type":"article-journal","abstract":"The expanding interest in marine microbiome and eDNA sequence data has led to a demand for sample collection and preservation standard practices to enable comparative assessments of results across studies and facilitate meta-analyses. We support this effort by providing guidelines based on a review of published methods and field sampling experiences. The major components considered here are environmental and resource considerations, sample processing strategies, sample storage options, and eDNA extraction protocols. It is impossible to provide universal recommendations considering the wide range of eDNA applications; rather, we provide information to design fit-for-purpose protocols. To manage scope, the focus here is on sampling collection and preservation of prokaryotic and microeukaryotic eDNA. Even with a focused view, the practical utility of any approach depends on multiple factors, including habitat type, available resources, and experimental goals. We broadly recommend enacting rigorous decontamination protocols, pilot studies to guide the filtration volume needed to characterize the target(s) of interest and minimize PCR inhibitor collection, and prioritizing sample freezing over (only) the addition of preservation buffer. An annotated list of studies that test these parameters is included for more detailed investigation on specific steps. To illustrate an approach that demonstrates fit-for-purpose methodologies, we provide a protocol for eDNA sampling aboard an oceanographic vessel. These guidelines can aid the decision-making process for scientists interested in sampling and sequencing marine microbiomes and/or eDNA.","container-title":"Frontiers in Microbiology","ISSN":"1664-302X","journalAbbreviation":"Frontiers in Microbiology","title":"Capturing marine microbiomes and environmental DNA: A field sampling guide","URL":"https://www.frontiersin.org/articles/10.3389/fmicb.2022.1026596","volume":"13","author":[{"family":"Patin","given":"Nastassia Virginia"},{"family":"Goodwin","given":"Kelly D."}],"issued":{"date-parts":[["2023"]]},"citation-key":"patinCapturingMarineMicrobiomes2023"}},{"id":5423,"uris":["http://zotero.org/users/10196124/items/9PXPDDWJ"],"itemData":{"id":5423,"type":"article-journal","abstract":"Environmental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Saydur"}],"issued":{"date-parts":[["2019",1,1]]},"citation-key":"ruppertPresentFuturePerspectives2019"}},{"id":5685,"uris":["http://zotero.org/users/10196124/items/8XQWJ7VW"],"itemData":{"id":5685,"type":"article-journal","abstract":"RNA-seq has become a standard technology to quantify mRNA. The measured values usually vary by several orders of magnitude, and while the detection of differences at high values is statistically well grounded, the significance of the differences for rare mRNAs can be weakened by the presence of biological and technical noise.","container-title":"BMC Bioinformatics","DOI":"10.1186/s12859-022-05023-z","ISSN":"1471-2105","issue":"1","journalAbbreviation":"BMC Bioinformatics","page":"488","title":"Modeling and cleaning RNA-seq data significantly improve detection of differentially expressed genes","volume":"23","author":[{"family":"Deyneko","given":"Igor V."},{"family":"Mustafaev","given":"Orkhan N."},{"family":"Tyurin","given":"Alexander А."},{"family":"Zhukova","given":"Ksenya V."},{"family":"Varzari","given":"Alexander"},{"family":"Goldenkova-Pavlova","given":"Irina V."}],"issued":{"date-parts":[["2022",11,16]]},"citation-key":"deynekoModelingCleaningRNAseq2022"}}],"schema":"https://github.com/citation-style-language/schema/raw/master/csl-citation.json"} </w:instrText>
      </w:r>
      <w:r w:rsidR="00C83400" w:rsidRPr="0065774E">
        <w:rPr>
          <w:color w:val="0000FF"/>
        </w:rPr>
        <w:fldChar w:fldCharType="separate"/>
      </w:r>
      <w:r w:rsidR="00477F8C" w:rsidRPr="00477F8C">
        <w:rPr>
          <w:vertAlign w:val="superscript"/>
        </w:rPr>
        <w:t>28,97–106</w:t>
      </w:r>
      <w:r w:rsidR="00C83400" w:rsidRPr="0065774E">
        <w:rPr>
          <w:color w:val="0000FF"/>
        </w:rPr>
        <w:fldChar w:fldCharType="end"/>
      </w:r>
      <w:r w:rsidRPr="0065774E">
        <w:rPr>
          <w:color w:val="0000FF"/>
        </w:rPr>
        <w:t xml:space="preserve">. </w:t>
      </w:r>
      <w:r w:rsidR="009B1BD6">
        <w:rPr>
          <w:color w:val="0000FF"/>
        </w:rPr>
        <w:t>Some methods</w:t>
      </w:r>
      <w:r w:rsidR="00D63B7C">
        <w:rPr>
          <w:color w:val="0000FF"/>
        </w:rPr>
        <w:t xml:space="preserve"> have different, specific filtering requirements, </w:t>
      </w:r>
      <w:r w:rsidR="009B1BD6">
        <w:rPr>
          <w:color w:val="0000FF"/>
        </w:rPr>
        <w:t xml:space="preserve">such as </w:t>
      </w:r>
      <w:commentRangeStart w:id="10"/>
      <w:r w:rsidR="009B1BD6">
        <w:rPr>
          <w:color w:val="0000FF"/>
        </w:rPr>
        <w:t>phylogenetics</w:t>
      </w:r>
      <w:commentRangeEnd w:id="10"/>
      <w:r w:rsidR="009F24C2">
        <w:rPr>
          <w:rStyle w:val="CommentReference"/>
        </w:rPr>
        <w:commentReference w:id="10"/>
      </w:r>
      <w:r w:rsidR="009F24C2">
        <w:rPr>
          <w:color w:val="0000FF"/>
        </w:rPr>
        <w:fldChar w:fldCharType="begin"/>
      </w:r>
      <w:r w:rsidR="00477F8C">
        <w:rPr>
          <w:color w:val="0000FF"/>
        </w:rPr>
        <w:instrText xml:space="preserve"> ADDIN ZOTERO_ITEM CSL_CITATION {"citationID":"c23PZGuz","properties":{"formattedCitation":"\\super 107\\nosupersub{}","plainCitation":"107","noteIndex":0},"citationItems":[{"id":5682,"uris":["http://zotero.org/users/10196124/items/8ALEH249"],"itemData":{"id":5682,"type":"article-journal","abstract":"Some phylogenetic problems remain unresolved even when large amounts of sequence data are analyzed and methods that accommodate processes such as incomplete lineage sorting are employed. In addition to investigating biological sources of phylogenetic incongruence, it is also important to reduce noise in the phylogenomic dataset by using appropriate filtering approach that addresses gene tree estimation errors. We present the results of a case study in manakins, focusing on the very difficult clade comprising the genera Antilophia and Chiroxiphia. Previous studies suggest that Antilophia is nested within Chiroxiphia, though relationships among Antilophia+Chiroxiphia species have been highly unstable. We extracted more than 11,000 loci (ultra-conserved elements and introns) from whole genomes and conducted analyses using concatenation and multispecies coalescent methods. Topologies resulting from analyses using all loci differed depending on the data type and analytical method, with 2 clades (Antilophia+Chiroxiphia and Manacus+Pipra+Machaeopterus) in the manakin tree showing incongruent results. We hypothesized that gene trees that conflicted with a long coalescent branch (e.g., the branch uniting Antilophia+Chiroxiphia) might be enriched for cases of gene tree estimation error, so we conducted analyses that either constrained those gene trees to include monophyly of Antilophia+Chiroxiphia or excluded these loci. While constraining trees reduced some incongruence, excluding the trees led to completely congruent species trees, regardless of the data type or model of sequence evolution used. We found that a suite of gene metrics (most importantly the number of informative sites and likelihood of intralocus recombination) collectively explained the loci that resulted in non-monophyly of Antilophia+Chiroxiphia. We also found evidence for introgression that may have contributed to the discordant topologies we observe in Antilophia+Chiroxiphia and led to deviations from expectations given the multispecies coalescent model. Our study highlights the importance of identifying factors that can obscure phylogenetic signal when dealing with recalcitrant phylogenetic problems, such as gene tree estimation error, incomplete lineage sorting, and reticulation events. [Birds; c-gene; data type; gene estimation error; model fit; multispecies coalescent; phylogenomics; reticulation]","container-title":"Systematic Biology","DOI":"10.1093/sysbio/syac062","ISSN":"1063-5157","issue":"1","journalAbbreviation":"Systematic Biology","page":"161-178","title":"Exploring Conflicts in Whole Genome Phylogenetics: A Case Study Within Manakins (Aves: Pipridae)","volume":"72","author":[{"family":"Zhao","given":"Min"},{"family":"Kurtis","given":"Sarah M"},{"family":"White","given":"Noor D"},{"family":"Moncrieff","given":"Andre E"},{"family":"Leite","given":"Rafael N"},{"family":"Brumfield","given":"Robb T"},{"family":"Braun","given":"Edward L"},{"family":"Kimball","given":"Rebecca T"}],"issued":{"date-parts":[["2023",1,1]]},"citation-key":"zhaoExploringConflictsWhole2023"}}],"schema":"https://github.com/citation-style-language/schema/raw/master/csl-citation.json"} </w:instrText>
      </w:r>
      <w:r w:rsidR="009F24C2">
        <w:rPr>
          <w:color w:val="0000FF"/>
        </w:rPr>
        <w:fldChar w:fldCharType="separate"/>
      </w:r>
      <w:r w:rsidR="00477F8C" w:rsidRPr="00477F8C">
        <w:rPr>
          <w:vertAlign w:val="superscript"/>
        </w:rPr>
        <w:t>107</w:t>
      </w:r>
      <w:r w:rsidR="009F24C2">
        <w:rPr>
          <w:color w:val="0000FF"/>
        </w:rPr>
        <w:fldChar w:fldCharType="end"/>
      </w:r>
      <w:r w:rsidR="009B1BD6">
        <w:rPr>
          <w:color w:val="0000FF"/>
        </w:rPr>
        <w:t xml:space="preserve"> and</w:t>
      </w:r>
      <w:r w:rsidR="009F24C2">
        <w:rPr>
          <w:color w:val="0000FF"/>
        </w:rPr>
        <w:t xml:space="preserve"> germ-line specific medical genetics</w:t>
      </w:r>
      <w:r w:rsidR="009F24C2">
        <w:rPr>
          <w:color w:val="0000FF"/>
        </w:rPr>
        <w:fldChar w:fldCharType="begin"/>
      </w:r>
      <w:r w:rsidR="00477F8C">
        <w:rPr>
          <w:color w:val="0000FF"/>
        </w:rPr>
        <w:instrText xml:space="preserve"> ADDIN ZOTERO_ITEM CSL_CITATION {"citationID":"XVHmx9xp","properties":{"formattedCitation":"\\super 108\\nosupersub{}","plainCitation":"108","noteIndex":0},"citationItems":[{"id":5683,"uris":["http://zotero.org/users/10196124/items/SZKIQHPL"],"itemData":{"id":5683,"type":"article-journal","abstract":"Next-generation sequencing technologies have enabled a dramatic expansion of clinical genetic testing both for inherited conditions and diseases such as cancer. Accurate variant calling in NGS data is a critical step upon which virtually all downstream analysis and interpretation processes rely. Just as NGS technologies have evolved considerably over the past 10 years, so too have the software tools and approaches for detecting sequence variants in clinical samples. In this review, I discuss the current best practices for variant calling in clinical sequencing studies, with a particular emphasis on trio sequencing for inherited disorders and somatic mutation detection in cancer patients. I describe the relative strengths and weaknesses of panel, exome, and whole-genome sequencing for variant detection. Recommended tools and strategies for calling variants of different classes are also provided, along with guidance on variant review, validation, and benchmarking to ensure optimal performance. Although NGS technologies are continually evolving, and new capabilities (such as long-read single-molecule sequencing) are emerging, the “best practice” principles in this review should be relevant to clinical variant calling in the long term.","container-title":"Genome Medicine","DOI":"10.1186/s13073-020-00791-w","ISSN":"1756-994X","issue":"1","journalAbbreviation":"Genome Medicine","page":"91","title":"Best practices for variant calling in clinical sequencing","volume":"12","author":[{"family":"Koboldt","given":"Daniel C."}],"issued":{"date-parts":[["2020",10,26]]},"citation-key":"koboldtBestPracticesVariant2020"}}],"schema":"https://github.com/citation-style-language/schema/raw/master/csl-citation.json"} </w:instrText>
      </w:r>
      <w:r w:rsidR="009F24C2">
        <w:rPr>
          <w:color w:val="0000FF"/>
        </w:rPr>
        <w:fldChar w:fldCharType="separate"/>
      </w:r>
      <w:r w:rsidR="00477F8C" w:rsidRPr="00477F8C">
        <w:rPr>
          <w:vertAlign w:val="superscript"/>
        </w:rPr>
        <w:t>108</w:t>
      </w:r>
      <w:r w:rsidR="009F24C2">
        <w:rPr>
          <w:color w:val="0000FF"/>
        </w:rPr>
        <w:fldChar w:fldCharType="end"/>
      </w:r>
      <w:r w:rsidR="00D63B7C">
        <w:rPr>
          <w:color w:val="0000FF"/>
        </w:rPr>
        <w:t xml:space="preserve">. </w:t>
      </w:r>
      <w:r w:rsidRPr="0065774E">
        <w:t xml:space="preserve">For </w:t>
      </w:r>
      <w:r w:rsidR="009D05B9" w:rsidRPr="009D05B9">
        <w:rPr>
          <w:color w:val="0000FF"/>
        </w:rPr>
        <w:t>most</w:t>
      </w:r>
      <w:r w:rsidRPr="0065774E">
        <w:t xml:space="preserve"> other studies we here highlight the salient features of a genomics study workflow.</w:t>
      </w:r>
    </w:p>
    <w:p w14:paraId="5ADACE4B" w14:textId="77777777" w:rsidR="003A08A8" w:rsidRDefault="003A08A8" w:rsidP="003A08A8">
      <w:pPr>
        <w:spacing w:before="0" w:after="0"/>
        <w:contextualSpacing/>
      </w:pPr>
    </w:p>
    <w:p w14:paraId="00000032" w14:textId="59CD7DB4" w:rsidR="0088299C" w:rsidRPr="0065774E" w:rsidRDefault="00330D6B" w:rsidP="003A08A8">
      <w:pPr>
        <w:spacing w:before="0" w:after="0"/>
        <w:ind w:firstLine="0"/>
        <w:contextualSpacing/>
        <w:rPr>
          <w:b/>
          <w:bCs/>
          <w:i/>
        </w:rPr>
      </w:pPr>
      <w:r w:rsidRPr="0065774E">
        <w:rPr>
          <w:b/>
          <w:bCs/>
          <w:i/>
        </w:rPr>
        <w:t xml:space="preserve">[H2] Best practices for pre-variant calling </w:t>
      </w:r>
      <w:proofErr w:type="gramStart"/>
      <w:r w:rsidRPr="0065774E">
        <w:rPr>
          <w:b/>
          <w:bCs/>
          <w:i/>
        </w:rPr>
        <w:t>workflows</w:t>
      </w:r>
      <w:proofErr w:type="gramEnd"/>
      <w:r w:rsidRPr="0065774E">
        <w:rPr>
          <w:b/>
          <w:bCs/>
          <w:i/>
        </w:rPr>
        <w:t xml:space="preserve"> </w:t>
      </w:r>
    </w:p>
    <w:p w14:paraId="00000033" w14:textId="60020932" w:rsidR="0088299C" w:rsidRPr="0065774E" w:rsidRDefault="00492867" w:rsidP="003A08A8">
      <w:pPr>
        <w:spacing w:before="0" w:after="0"/>
        <w:ind w:firstLine="0"/>
        <w:contextualSpacing/>
      </w:pPr>
      <w:r w:rsidRPr="0065774E">
        <w:t xml:space="preserve">First, we note that most genomic workflows differ depending on the research questions and data types. The documentation of filtering decisions is therefore paramount for reproducibility and research efficiency. As a first step, we recommend that raw data be immediately archived </w:t>
      </w:r>
      <w:r w:rsidRPr="0065774E">
        <w:rPr>
          <w:color w:val="0000FF"/>
        </w:rPr>
        <w:t>(privately or publicly)</w:t>
      </w:r>
      <w:r w:rsidRPr="0065774E">
        <w:t xml:space="preserve"> in independent, non-local repositories created for genomics data (</w:t>
      </w:r>
      <w:r w:rsidRPr="0065774E">
        <w:rPr>
          <w:i/>
        </w:rPr>
        <w:t>e.g.</w:t>
      </w:r>
      <w:r w:rsidRPr="0065774E">
        <w:t xml:space="preserve">, the NCBI Short-read Archive, the European Variation Archive, or the DNA </w:t>
      </w:r>
      <w:proofErr w:type="spellStart"/>
      <w:r w:rsidRPr="0065774E">
        <w:t>DataBank</w:t>
      </w:r>
      <w:proofErr w:type="spellEnd"/>
      <w:r w:rsidRPr="0065774E">
        <w:t xml:space="preserve"> of Japan) prior to any analysis (see</w:t>
      </w:r>
      <w:r w:rsidR="00C83400" w:rsidRPr="0065774E">
        <w:fldChar w:fldCharType="begin"/>
      </w:r>
      <w:r w:rsidR="00477F8C">
        <w:instrText xml:space="preserve"> ADDIN ZOTERO_ITEM CSL_CITATION {"citationID":"LzrNcZYo","properties":{"formattedCitation":"\\super 109,110\\nosupersub{}","plainCitation":"109,110","noteIndex":0},"citationItems":[{"id":5456,"uris":["http://zotero.org/users/10196124/items/QXTBNSVI"],"itemData":{"id":5456,"type":"article-journal","abstract":"As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C83400" w:rsidRPr="0065774E">
        <w:fldChar w:fldCharType="separate"/>
      </w:r>
      <w:r w:rsidR="00477F8C" w:rsidRPr="00477F8C">
        <w:rPr>
          <w:vertAlign w:val="superscript"/>
        </w:rPr>
        <w:t>109,110</w:t>
      </w:r>
      <w:r w:rsidR="00C83400" w:rsidRPr="0065774E">
        <w:fldChar w:fldCharType="end"/>
      </w:r>
      <w:r w:rsidRPr="0065774E">
        <w:t xml:space="preserve"> for reviews on genomics data management best practices). Given that filtering, by definition, requires manipulating data, the importance of archiving raw data cannot be understated. To this point, we refer the reader to</w:t>
      </w:r>
      <w:r w:rsidR="00C83400" w:rsidRPr="0065774E">
        <w:fldChar w:fldCharType="begin"/>
      </w:r>
      <w:r w:rsidR="00477F8C">
        <w:instrText xml:space="preserve"> ADDIN ZOTERO_ITEM CSL_CITATION {"citationID":"ml6jtYBH","properties":{"formattedCitation":"\\super 111\\nosupersub{}","plainCitation":"111","noteIndex":0},"citationItems":[{"id":5474,"uris":["http://zotero.org/users/10196124/items/EBD337W4"],"itemData":{"id":5474,"type":"article-journal","abstract":"Studies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C83400" w:rsidRPr="0065774E">
        <w:fldChar w:fldCharType="separate"/>
      </w:r>
      <w:r w:rsidR="00477F8C" w:rsidRPr="00477F8C">
        <w:rPr>
          <w:vertAlign w:val="superscript"/>
        </w:rPr>
        <w:t>111</w:t>
      </w:r>
      <w:r w:rsidR="00C83400" w:rsidRPr="0065774E">
        <w:fldChar w:fldCharType="end"/>
      </w:r>
      <w:r w:rsidRPr="0065774E">
        <w:t xml:space="preserve"> for information on dataset and study </w:t>
      </w:r>
      <w:r w:rsidRPr="0065774E">
        <w:rPr>
          <w:color w:val="0000FF"/>
        </w:rPr>
        <w:t>organisation</w:t>
      </w:r>
      <w:r w:rsidRPr="0065774E">
        <w:t>.</w:t>
      </w:r>
    </w:p>
    <w:p w14:paraId="00000034" w14:textId="388DC8E0" w:rsidR="0088299C" w:rsidRPr="0065774E" w:rsidRDefault="00492867" w:rsidP="003A08A8">
      <w:pPr>
        <w:spacing w:before="0" w:after="0"/>
        <w:contextualSpacing/>
      </w:pPr>
      <w:r w:rsidRPr="0065774E">
        <w:t xml:space="preserve">After archival, reads should be filtered for general quality control (base quality, adapter removal, poly-G tails, sequencing artefacts, </w:t>
      </w:r>
      <w:r w:rsidRPr="0065774E">
        <w:rPr>
          <w:i/>
        </w:rPr>
        <w:t>etc.</w:t>
      </w:r>
      <w:r w:rsidRPr="0065774E">
        <w:t>) and trimmed when appropriate and useful</w:t>
      </w:r>
      <w:r w:rsidR="00C83400" w:rsidRPr="0065774E">
        <w:fldChar w:fldCharType="begin"/>
      </w:r>
      <w:r w:rsidR="00477F8C">
        <w:instrText xml:space="preserve"> ADDIN ZOTERO_ITEM CSL_CITATION {"citationID":"TOFwWYIB","properties":{"formattedCitation":"\\super 112,113\\nosupersub{}","plainCitation":"112,113","noteIndex":0},"citationItems":[{"id":5458,"uris":["http://zotero.org/users/10196124/items/SWHKV2H5"],"itemData":{"id":5458,"type":"article-journal","abstract":"Next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C83400" w:rsidRPr="0065774E">
        <w:fldChar w:fldCharType="separate"/>
      </w:r>
      <w:r w:rsidR="00477F8C" w:rsidRPr="00477F8C">
        <w:rPr>
          <w:vertAlign w:val="superscript"/>
        </w:rPr>
        <w:t>112,113</w:t>
      </w:r>
      <w:r w:rsidR="00C83400" w:rsidRPr="0065774E">
        <w:fldChar w:fldCharType="end"/>
      </w:r>
      <w:r w:rsidRPr="0065774E">
        <w:t xml:space="preserve">. </w:t>
      </w:r>
      <w:r w:rsidRPr="0065774E">
        <w:lastRenderedPageBreak/>
        <w:t xml:space="preserve">For most workflows, the alignment of reads to a reference or </w:t>
      </w:r>
      <w:r w:rsidRPr="0065774E">
        <w:rPr>
          <w:i/>
        </w:rPr>
        <w:t>de novo</w:t>
      </w:r>
      <w:r w:rsidRPr="0065774E">
        <w:t xml:space="preserve"> assembly is the next step (Figure 3). Depending on the goals of the study, it may be useful to create multiple datasets with different filters and/or filtering thresholds at this stage for downstream analysis (as in</w:t>
      </w:r>
      <w:r w:rsidR="00C83400" w:rsidRPr="0065774E">
        <w:fldChar w:fldCharType="begin"/>
      </w:r>
      <w:r w:rsidR="00477F8C">
        <w:instrText xml:space="preserve"> ADDIN ZOTERO_ITEM CSL_CITATION {"citationID":"MOxWrHEN","properties":{"formattedCitation":"\\super 92,114\\nosupersub{}","plainCitation":"92,114","noteIndex":0},"citationItems":[{"id":5520,"uris":["http://zotero.org/users/10196124/items/PBG6CR7A"],"itemData":{"id":5520,"type":"article-journal","abstract":"Abstract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83400" w:rsidRPr="0065774E">
        <w:fldChar w:fldCharType="separate"/>
      </w:r>
      <w:r w:rsidR="00477F8C" w:rsidRPr="00477F8C">
        <w:rPr>
          <w:vertAlign w:val="superscript"/>
        </w:rPr>
        <w:t>92,114</w:t>
      </w:r>
      <w:r w:rsidR="00C83400" w:rsidRPr="0065774E">
        <w:fldChar w:fldCharType="end"/>
      </w:r>
      <w:r w:rsidRPr="0065774E">
        <w:t xml:space="preserve">, for example). This practice is particularly relevant to </w:t>
      </w:r>
      <w:r w:rsidRPr="0065774E">
        <w:rPr>
          <w:i/>
        </w:rPr>
        <w:t xml:space="preserve">de novo </w:t>
      </w:r>
      <w:r w:rsidRPr="0065774E">
        <w:t xml:space="preserve">reference assembly, since assembly decisions can result in very different references and thus very different filtering and analytical outcomes. The </w:t>
      </w:r>
      <w:r w:rsidRPr="0065774E">
        <w:rPr>
          <w:i/>
        </w:rPr>
        <w:t xml:space="preserve">m </w:t>
      </w:r>
      <w:r w:rsidRPr="0065774E">
        <w:t xml:space="preserve">and </w:t>
      </w:r>
      <w:r w:rsidRPr="0065774E">
        <w:rPr>
          <w:i/>
        </w:rPr>
        <w:t xml:space="preserve">M </w:t>
      </w:r>
      <w:r w:rsidRPr="0065774E">
        <w:t xml:space="preserve">STACKS parameters and their impacts on </w:t>
      </w:r>
      <w:r w:rsidRPr="0065774E">
        <w:rPr>
          <w:i/>
        </w:rPr>
        <w:t xml:space="preserve">de novo </w:t>
      </w:r>
      <w:r w:rsidRPr="0065774E">
        <w:t>reference construction, for example, have been well-studied</w:t>
      </w:r>
      <w:r w:rsidR="00C83400" w:rsidRPr="0065774E">
        <w:fldChar w:fldCharType="begin"/>
      </w:r>
      <w:r w:rsidR="00477F8C">
        <w:instrText xml:space="preserve"> ADDIN ZOTERO_ITEM CSL_CITATION {"citationID":"FZqQ4Z8z","properties":{"formattedCitation":"\\super 24,25,115,116\\nosupersub{}","plainCitation":"24,25,115,116","noteIndex":0},"citationItems":[{"id":5464,"uris":["http://zotero.org/users/10196124/items/TW2HT4R6"],"itemData":{"id":5464,"type":"article-journal","abstract":"In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C."}],"issued":{"date-parts":[["2015",1,1]]},"citation-key":"mastretta-yanesRestrictionSiteassociatedDNA2015"}}],"schema":"https://github.com/citation-style-language/schema/raw/master/csl-citation.json"} </w:instrText>
      </w:r>
      <w:r w:rsidR="00C83400" w:rsidRPr="0065774E">
        <w:fldChar w:fldCharType="separate"/>
      </w:r>
      <w:r w:rsidR="00477F8C" w:rsidRPr="00477F8C">
        <w:rPr>
          <w:vertAlign w:val="superscript"/>
        </w:rPr>
        <w:t>24,25,115,116</w:t>
      </w:r>
      <w:r w:rsidR="00C83400" w:rsidRPr="0065774E">
        <w:fldChar w:fldCharType="end"/>
      </w:r>
      <w:r w:rsidRPr="0065774E">
        <w:t>.</w:t>
      </w:r>
    </w:p>
    <w:p w14:paraId="7129D83D" w14:textId="6041A565" w:rsidR="00330D6B" w:rsidRDefault="00492867" w:rsidP="003A08A8">
      <w:pPr>
        <w:spacing w:before="0" w:after="0"/>
        <w:contextualSpacing/>
        <w:rPr>
          <w:color w:val="0000FF"/>
        </w:rPr>
      </w:pPr>
      <w:r w:rsidRPr="0065774E">
        <w:t>After alignment, the data should be filtered for technical (</w:t>
      </w:r>
      <w:r w:rsidRPr="0065774E">
        <w:rPr>
          <w:i/>
        </w:rPr>
        <w:t>e.g.</w:t>
      </w:r>
      <w:r w:rsidRPr="0065774E">
        <w:t xml:space="preserve">, PCR) duplicates. </w:t>
      </w:r>
      <w:r w:rsidR="00541A5D">
        <w:t>W</w:t>
      </w:r>
      <w:r w:rsidRPr="0065774E">
        <w:t>hile removing PCR duplicates has been suggested to be of little consequence</w:t>
      </w:r>
      <w:r w:rsidR="00C83400" w:rsidRPr="0065774E">
        <w:fldChar w:fldCharType="begin"/>
      </w:r>
      <w:r w:rsidR="00477F8C">
        <w:instrText xml:space="preserve"> ADDIN ZOTERO_ITEM CSL_CITATION {"citationID":"TSlWbyX5","properties":{"formattedCitation":"\\super 117,118\\nosupersub{}","plainCitation":"117,118","noteIndex":0},"citationItems":[{"id":5459,"uris":["http://zotero.org/users/10196124/items/BBQR37MI"],"itemData":{"id":5459,"type":"article-journal","abstract":"Analyzing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C83400" w:rsidRPr="0065774E">
        <w:fldChar w:fldCharType="separate"/>
      </w:r>
      <w:r w:rsidR="00477F8C" w:rsidRPr="00477F8C">
        <w:rPr>
          <w:vertAlign w:val="superscript"/>
        </w:rPr>
        <w:t>117,118</w:t>
      </w:r>
      <w:r w:rsidR="00C83400" w:rsidRPr="0065774E">
        <w:fldChar w:fldCharType="end"/>
      </w:r>
      <w:r w:rsidRPr="0065774E">
        <w:t xml:space="preserve">, this is unlikely true for every study, such as those with low-coverage </w:t>
      </w:r>
      <w:r w:rsidRPr="0065774E">
        <w:rPr>
          <w:color w:val="0000FF"/>
        </w:rPr>
        <w:t>data</w:t>
      </w:r>
      <w:r w:rsidR="00C83400" w:rsidRPr="0065774E">
        <w:rPr>
          <w:color w:val="0000FF"/>
        </w:rPr>
        <w:fldChar w:fldCharType="begin"/>
      </w:r>
      <w:r w:rsidR="00477F8C">
        <w:rPr>
          <w:color w:val="0000FF"/>
        </w:rPr>
        <w:instrText xml:space="preserve"> ADDIN ZOTERO_ITEM CSL_CITATION {"citationID":"fnplxVw9","properties":{"formattedCitation":"\\super 11,47,119\\nosupersub{}","plainCitation":"11,47,119","noteIndex":0},"citationItems":[{"id":5413,"uris":["http://zotero.org/users/10196124/items/64QKVN26"],"itemData":{"id":5413,"type":"article-journal","abstract":"Next-generation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C83400" w:rsidRPr="0065774E">
        <w:rPr>
          <w:color w:val="0000FF"/>
        </w:rPr>
        <w:fldChar w:fldCharType="separate"/>
      </w:r>
      <w:r w:rsidR="00477F8C" w:rsidRPr="00477F8C">
        <w:rPr>
          <w:vertAlign w:val="superscript"/>
        </w:rPr>
        <w:t>11,47,119</w:t>
      </w:r>
      <w:r w:rsidR="00C83400" w:rsidRPr="0065774E">
        <w:rPr>
          <w:color w:val="0000FF"/>
        </w:rPr>
        <w:fldChar w:fldCharType="end"/>
      </w:r>
      <w:r w:rsidRPr="0065774E">
        <w:t xml:space="preserve">. The remaining reads should then be filtered for mapping and read quality, and researchers should ensure that they record and report the number of reads that passed these pre-variant filters </w:t>
      </w:r>
      <w:r w:rsidRPr="0065774E">
        <w:rPr>
          <w:color w:val="0000FF"/>
        </w:rPr>
        <w:t xml:space="preserve">(see Table </w:t>
      </w:r>
      <w:r w:rsidR="0049145F">
        <w:rPr>
          <w:color w:val="0000FF"/>
        </w:rPr>
        <w:t>2</w:t>
      </w:r>
      <w:r w:rsidRPr="0065774E">
        <w:rPr>
          <w:color w:val="0000FF"/>
        </w:rPr>
        <w:t xml:space="preserve"> as an example). We have provided an R notebook and a small test dataset, available in the Supplementary Information and referenced in Figure 3, which walks through an entire pre-variant filtering workflow - from raw reads to called genotypes - using a variety of commonly implemented tools, which provides an example of how to easily change, and importantly record, filtering parameters with minimal effort (Notebook S1</w:t>
      </w:r>
      <w:r w:rsidR="00195580">
        <w:rPr>
          <w:color w:val="0000FF"/>
        </w:rPr>
        <w:t xml:space="preserve">; see also Table </w:t>
      </w:r>
      <w:r w:rsidR="0049145F">
        <w:rPr>
          <w:color w:val="0000FF"/>
        </w:rPr>
        <w:t>2</w:t>
      </w:r>
      <w:r w:rsidRPr="0065774E">
        <w:rPr>
          <w:color w:val="0000FF"/>
        </w:rPr>
        <w:t>).</w:t>
      </w:r>
    </w:p>
    <w:p w14:paraId="313A14B2" w14:textId="77777777" w:rsidR="003A08A8" w:rsidRPr="0065774E" w:rsidRDefault="003A08A8" w:rsidP="003A08A8">
      <w:pPr>
        <w:spacing w:before="0" w:after="0"/>
        <w:contextualSpacing/>
        <w:rPr>
          <w:color w:val="0000FF"/>
        </w:rPr>
      </w:pPr>
    </w:p>
    <w:p w14:paraId="00000036" w14:textId="67669A89" w:rsidR="0088299C" w:rsidRPr="0065774E" w:rsidRDefault="00330D6B" w:rsidP="003A08A8">
      <w:pPr>
        <w:spacing w:before="0" w:after="0"/>
        <w:ind w:firstLine="0"/>
        <w:contextualSpacing/>
        <w:rPr>
          <w:b/>
          <w:bCs/>
          <w:i/>
        </w:rPr>
      </w:pPr>
      <w:r w:rsidRPr="0065774E">
        <w:rPr>
          <w:b/>
          <w:bCs/>
          <w:i/>
        </w:rPr>
        <w:t xml:space="preserve">[H2] Best practices for post-variant calling </w:t>
      </w:r>
      <w:proofErr w:type="gramStart"/>
      <w:r w:rsidRPr="0065774E">
        <w:rPr>
          <w:b/>
          <w:bCs/>
          <w:i/>
        </w:rPr>
        <w:t>workflows</w:t>
      </w:r>
      <w:proofErr w:type="gramEnd"/>
      <w:r w:rsidRPr="0065774E">
        <w:rPr>
          <w:b/>
          <w:bCs/>
          <w:i/>
        </w:rPr>
        <w:t xml:space="preserve"> </w:t>
      </w:r>
    </w:p>
    <w:p w14:paraId="00000037" w14:textId="6D5F05C8" w:rsidR="0088299C" w:rsidRPr="0065774E" w:rsidRDefault="00492867" w:rsidP="003A08A8">
      <w:pPr>
        <w:spacing w:before="0" w:after="0"/>
        <w:ind w:firstLine="0"/>
        <w:contextualSpacing/>
      </w:pPr>
      <w:r w:rsidRPr="0065774E">
        <w:t xml:space="preserve"> </w:t>
      </w:r>
      <w:r w:rsidRPr="0065774E">
        <w:rPr>
          <w:color w:val="0000FF"/>
        </w:rPr>
        <w:t xml:space="preserve">Following pre-variant filtering, </w:t>
      </w:r>
      <w:r w:rsidR="00FB5B4F">
        <w:rPr>
          <w:color w:val="0000FF"/>
        </w:rPr>
        <w:t xml:space="preserve">the next steps are to </w:t>
      </w:r>
      <w:r w:rsidRPr="0065774E">
        <w:t>call variants, filter the resulting dataset to remove potentially problematic loci (for MAF/HWP/LD/</w:t>
      </w:r>
      <w:r w:rsidRPr="0065774E">
        <w:rPr>
          <w:i/>
        </w:rPr>
        <w:t>etc</w:t>
      </w:r>
      <w:r w:rsidRPr="0065774E">
        <w:t>.), and then remove poorly sequenced individuals (and/or samples with other quality or analytical concerns; see Figure 3). Note that</w:t>
      </w:r>
      <w:r w:rsidR="009E06D9">
        <w:t xml:space="preserve"> </w:t>
      </w:r>
      <w:r w:rsidR="009E06D9" w:rsidRPr="009E06D9">
        <w:rPr>
          <w:color w:val="0000FF"/>
        </w:rPr>
        <w:t>the order</w:t>
      </w:r>
      <w:r w:rsidR="009E06D9">
        <w:rPr>
          <w:color w:val="0000FF"/>
        </w:rPr>
        <w:t xml:space="preserve"> in which filters are applied is important:</w:t>
      </w:r>
      <w:r w:rsidRPr="009E06D9">
        <w:rPr>
          <w:color w:val="0000FF"/>
        </w:rPr>
        <w:t xml:space="preserve"> </w:t>
      </w:r>
      <w:r w:rsidRPr="0065774E">
        <w:t xml:space="preserve">it may be beneficial to reverse the </w:t>
      </w:r>
      <w:r w:rsidRPr="0065774E">
        <w:lastRenderedPageBreak/>
        <w:t>last two steps and filter across individuals first (and loci second) in instances where retaining as many loci as possible is needed or where data quality varies widely among individuals</w:t>
      </w:r>
      <w:r w:rsidR="00C83400" w:rsidRPr="0065774E">
        <w:fldChar w:fldCharType="begin"/>
      </w:r>
      <w:r w:rsidR="00C83400" w:rsidRPr="0065774E">
        <w:instrText xml:space="preserve"> ADDIN ZOTERO_ITEM CSL_CITATION {"citationID":"tkLsGGPD","properties":{"formattedCitation":"\\super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C83400" w:rsidRPr="0065774E">
        <w:fldChar w:fldCharType="separate"/>
      </w:r>
      <w:r w:rsidR="00C83400" w:rsidRPr="0065774E">
        <w:rPr>
          <w:vertAlign w:val="superscript"/>
        </w:rPr>
        <w:t>8</w:t>
      </w:r>
      <w:r w:rsidR="00C83400" w:rsidRPr="0065774E">
        <w:fldChar w:fldCharType="end"/>
      </w:r>
      <w:r w:rsidRPr="0065774E">
        <w:t>.</w:t>
      </w:r>
      <w:r w:rsidR="009E06D9">
        <w:t xml:space="preserve"> </w:t>
      </w:r>
      <w:r w:rsidR="009E06D9">
        <w:rPr>
          <w:color w:val="0000FF"/>
        </w:rPr>
        <w:t>For example, f</w:t>
      </w:r>
      <w:r w:rsidR="009E06D9" w:rsidRPr="002F249F">
        <w:rPr>
          <w:color w:val="0000FF"/>
        </w:rPr>
        <w:t>iltering out loci first without strong missing data filters can</w:t>
      </w:r>
      <w:r w:rsidR="009E06D9">
        <w:rPr>
          <w:color w:val="0000FF"/>
        </w:rPr>
        <w:t xml:space="preserve"> </w:t>
      </w:r>
      <w:r w:rsidR="009E06D9" w:rsidRPr="002F249F">
        <w:rPr>
          <w:color w:val="0000FF"/>
        </w:rPr>
        <w:t xml:space="preserve">result in the subsequent removal of all or most individuals if many loci have high proportions of missing data (see </w:t>
      </w:r>
      <w:r w:rsidR="009E06D9">
        <w:rPr>
          <w:color w:val="0000FF"/>
        </w:rPr>
        <w:t xml:space="preserve">the </w:t>
      </w:r>
      <w:r w:rsidR="009E06D9">
        <w:rPr>
          <w:i/>
          <w:iCs/>
          <w:color w:val="0000FF"/>
        </w:rPr>
        <w:t xml:space="preserve">Daphnia </w:t>
      </w:r>
      <w:proofErr w:type="gramStart"/>
      <w:r w:rsidR="009E06D9">
        <w:rPr>
          <w:color w:val="0000FF"/>
        </w:rPr>
        <w:t>lines</w:t>
      </w:r>
      <w:proofErr w:type="gramEnd"/>
      <w:r w:rsidR="009E06D9">
        <w:rPr>
          <w:color w:val="0000FF"/>
        </w:rPr>
        <w:t xml:space="preserve"> in </w:t>
      </w:r>
      <w:r w:rsidR="009E06D9" w:rsidRPr="002F249F">
        <w:rPr>
          <w:color w:val="0000FF"/>
        </w:rPr>
        <w:t>Figure S</w:t>
      </w:r>
      <w:r w:rsidR="009E06D9">
        <w:rPr>
          <w:color w:val="0000FF"/>
        </w:rPr>
        <w:t>8</w:t>
      </w:r>
      <w:r w:rsidR="007E0F9B">
        <w:rPr>
          <w:color w:val="0000FF"/>
        </w:rPr>
        <w:t xml:space="preserve"> which truncate below missing data requirements of 40-50% for loci, below which no individuals are subsequently retained after filtering due to high missingness</w:t>
      </w:r>
      <w:r w:rsidR="009E06D9" w:rsidRPr="00D63B7C">
        <w:rPr>
          <w:color w:val="0000FF"/>
        </w:rPr>
        <w:t>).</w:t>
      </w:r>
      <w:r w:rsidR="009E06D9" w:rsidRPr="009E06D9">
        <w:t xml:space="preserve"> </w:t>
      </w:r>
      <w:r w:rsidR="009E06D9" w:rsidRPr="0065774E">
        <w:t>An iterative approach, where individuals and loci are first removed with low stringency filters and then subjected to additional rounds of filtering stringencies may also improve data quality by removing poor individuals that reduce overall call-rates in high-quality loci and vice versa</w:t>
      </w:r>
      <w:r w:rsidR="009E06D9" w:rsidRPr="0065774E">
        <w:fldChar w:fldCharType="begin"/>
      </w:r>
      <w:r w:rsidR="009E06D9" w:rsidRPr="0065774E">
        <w:instrText xml:space="preserve"> ADDIN ZOTERO_ITEM CSL_CITATION {"citationID":"PKSDPbz7","properties":{"formattedCitation":"\\super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9E06D9" w:rsidRPr="0065774E">
        <w:fldChar w:fldCharType="separate"/>
      </w:r>
      <w:r w:rsidR="009E06D9" w:rsidRPr="0065774E">
        <w:rPr>
          <w:vertAlign w:val="superscript"/>
        </w:rPr>
        <w:t>8</w:t>
      </w:r>
      <w:r w:rsidR="009E06D9" w:rsidRPr="0065774E">
        <w:fldChar w:fldCharType="end"/>
      </w:r>
      <w:r w:rsidR="009E06D9" w:rsidRPr="0065774E">
        <w:t>.</w:t>
      </w:r>
      <w:r w:rsidR="009E06D9" w:rsidRPr="00D63B7C">
        <w:rPr>
          <w:color w:val="0000FF"/>
        </w:rPr>
        <w:t xml:space="preserve"> </w:t>
      </w:r>
      <w:r w:rsidR="009E06D9">
        <w:rPr>
          <w:color w:val="0000FF"/>
        </w:rPr>
        <w:t>Similarly, if</w:t>
      </w:r>
      <w:r w:rsidR="009E06D9" w:rsidRPr="00D63B7C">
        <w:rPr>
          <w:color w:val="0000FF"/>
        </w:rPr>
        <w:t xml:space="preserve"> a MAF filter is used to remove loci after variant discovery and then individuals with too much missing data are subsequently removed, a second round of MAF filtering could be considered to remove loci that now fall below the MAF threshold.</w:t>
      </w:r>
      <w:r w:rsidR="009E06D9" w:rsidRPr="00D63B7C">
        <w:t xml:space="preserve"> </w:t>
      </w:r>
      <w:r w:rsidRPr="00D63B7C">
        <w:t>As</w:t>
      </w:r>
      <w:r w:rsidRPr="0065774E">
        <w:t xml:space="preserve"> with pre-variant filters, the percentage of reads, sites, and individuals retained at each post-variant filtering step should be reported (</w:t>
      </w:r>
      <w:r w:rsidRPr="0065774E">
        <w:rPr>
          <w:color w:val="0000FF"/>
        </w:rPr>
        <w:t>Table 2</w:t>
      </w:r>
      <w:r w:rsidRPr="0065774E">
        <w:t>; Box 3).</w:t>
      </w:r>
    </w:p>
    <w:p w14:paraId="585C27AA" w14:textId="77777777" w:rsidR="009D05B9" w:rsidRDefault="00492867" w:rsidP="003A08A8">
      <w:pPr>
        <w:spacing w:before="0" w:after="0"/>
        <w:contextualSpacing/>
      </w:pPr>
      <w:r w:rsidRPr="0065774E">
        <w:t xml:space="preserve">As data analysis proceeds, we suggest that re-filtering should be part of most </w:t>
      </w:r>
      <w:proofErr w:type="gramStart"/>
      <w:r w:rsidRPr="0065774E">
        <w:t>genomics</w:t>
      </w:r>
      <w:proofErr w:type="gramEnd"/>
      <w:r w:rsidRPr="0065774E">
        <w:t xml:space="preserve"> workflows. For example, PCA may reveal individuals that were mislabelled, mis-classified into an incorrect sample group, contaminated during sample preparation</w:t>
      </w:r>
      <w:r w:rsidRPr="0065774E">
        <w:rPr>
          <w:color w:val="0000FF"/>
        </w:rPr>
        <w:t xml:space="preserve">, or closely related </w:t>
      </w:r>
      <w:r w:rsidRPr="0065774E">
        <w:rPr>
          <w:i/>
          <w:color w:val="0000FF"/>
        </w:rPr>
        <w:t>(e.g.</w:t>
      </w:r>
      <w:r w:rsidRPr="0065774E">
        <w:rPr>
          <w:color w:val="0000FF"/>
        </w:rPr>
        <w:t>, full-siblings)</w:t>
      </w:r>
      <w:r w:rsidRPr="0065774E">
        <w:t xml:space="preserve">. </w:t>
      </w:r>
      <w:r w:rsidRPr="0065774E">
        <w:rPr>
          <w:color w:val="0000FF"/>
        </w:rPr>
        <w:t xml:space="preserve">Such underlying causes should be carefully </w:t>
      </w:r>
      <w:proofErr w:type="gramStart"/>
      <w:r w:rsidRPr="0065774E">
        <w:rPr>
          <w:color w:val="0000FF"/>
        </w:rPr>
        <w:t>investigated</w:t>
      </w:r>
      <w:proofErr w:type="gramEnd"/>
      <w:r w:rsidRPr="0065774E">
        <w:rPr>
          <w:color w:val="0000FF"/>
        </w:rPr>
        <w:t xml:space="preserve"> and problematic samples reported and possibly remove</w:t>
      </w:r>
      <w:r w:rsidRPr="009D05B9">
        <w:rPr>
          <w:color w:val="0000FF"/>
        </w:rPr>
        <w:t>d</w:t>
      </w:r>
      <w:r w:rsidR="009D05B9">
        <w:rPr>
          <w:color w:val="0000FF"/>
        </w:rPr>
        <w:t xml:space="preserve"> prior to the re-calculation of downstream statistics</w:t>
      </w:r>
      <w:r w:rsidRPr="0065774E">
        <w:t>. Similarly, the addition of new analyses (</w:t>
      </w:r>
      <w:r w:rsidRPr="0065774E">
        <w:rPr>
          <w:i/>
        </w:rPr>
        <w:t>e.g.</w:t>
      </w:r>
      <w:r w:rsidRPr="0065774E">
        <w:t xml:space="preserve">, Tajima’s D, transposable element annotation) that were not initially considered may also require a careful re-filtering of the data. </w:t>
      </w:r>
    </w:p>
    <w:p w14:paraId="20688AFE" w14:textId="7B90FDAA" w:rsidR="003D334D" w:rsidRPr="0065774E" w:rsidRDefault="003D334D" w:rsidP="003A08A8">
      <w:pPr>
        <w:spacing w:before="0" w:after="0"/>
        <w:contextualSpacing/>
        <w:rPr>
          <w:color w:val="0000FF"/>
        </w:rPr>
      </w:pPr>
      <w:r w:rsidRPr="0065774E">
        <w:t xml:space="preserve">After analyses are completed, the resulting </w:t>
      </w:r>
      <w:r>
        <w:t xml:space="preserve">data </w:t>
      </w:r>
      <w:r w:rsidRPr="0065774E">
        <w:t xml:space="preserve">should again be archived and/or recorded, including all relevant meta-data and the exact filtering decisions. Given that recreating </w:t>
      </w:r>
      <w:r w:rsidRPr="0065774E">
        <w:lastRenderedPageBreak/>
        <w:t>distinctly filtered datasets requires a considerable amount of resources (</w:t>
      </w:r>
      <w:r w:rsidRPr="0065774E">
        <w:rPr>
          <w:color w:val="0000FF"/>
        </w:rPr>
        <w:t xml:space="preserve">and may actually be impossible given limited data, computational limitations, improper archival, unmet dependencies, or </w:t>
      </w:r>
      <w:r>
        <w:rPr>
          <w:color w:val="0000FF"/>
        </w:rPr>
        <w:t xml:space="preserve">restricted </w:t>
      </w:r>
      <w:r w:rsidRPr="0065774E">
        <w:rPr>
          <w:color w:val="0000FF"/>
        </w:rPr>
        <w:t>access to old or out-of-date softwar</w:t>
      </w:r>
      <w:r w:rsidRPr="0065774E">
        <w:t xml:space="preserve">e), we strongly recommend that post-project archival include all filtered genotypic/variant data in the form of carefully annotated </w:t>
      </w:r>
      <w:r w:rsidRPr="0065774E">
        <w:rPr>
          <w:b/>
          <w:i/>
        </w:rPr>
        <w:t>VCF files</w:t>
      </w:r>
      <w:r w:rsidRPr="0065774E">
        <w:t xml:space="preserve"> that include detailed filtering descriptions in the header (see</w:t>
      </w:r>
      <w:r w:rsidRPr="0065774E">
        <w:fldChar w:fldCharType="begin"/>
      </w:r>
      <w:r w:rsidR="00477F8C">
        <w:instrText xml:space="preserve"> ADDIN ZOTERO_ITEM CSL_CITATION {"citationID":"ONlnYPzB","properties":{"formattedCitation":"\\super 120\\nosupersub{}","plainCitation":"120","noteIndex":0},"citationItems":[{"id":2339,"uris":["http://zotero.org/users/10196124/items/UIGGSGD8"],"itemData":{"id":2339,"type":"article-journal","abstract":"Summary: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Pr="0065774E">
        <w:fldChar w:fldCharType="separate"/>
      </w:r>
      <w:r w:rsidR="00477F8C" w:rsidRPr="00477F8C">
        <w:rPr>
          <w:vertAlign w:val="superscript"/>
        </w:rPr>
        <w:t>120</w:t>
      </w:r>
      <w:r w:rsidRPr="0065774E">
        <w:fldChar w:fldCharType="end"/>
      </w:r>
      <w:r w:rsidRPr="0065774E">
        <w:t xml:space="preserve"> for a detailed description of VCF files).</w:t>
      </w:r>
    </w:p>
    <w:p w14:paraId="00000039" w14:textId="5C98286D" w:rsidR="0088299C" w:rsidRDefault="00492867" w:rsidP="003A08A8">
      <w:pPr>
        <w:spacing w:before="0" w:after="0"/>
        <w:contextualSpacing/>
        <w:rPr>
          <w:color w:val="0000FF"/>
        </w:rPr>
      </w:pPr>
      <w:r w:rsidRPr="0065774E">
        <w:t xml:space="preserve">We </w:t>
      </w:r>
      <w:r w:rsidR="009D05B9">
        <w:rPr>
          <w:color w:val="0000FF"/>
        </w:rPr>
        <w:t xml:space="preserve">strongly </w:t>
      </w:r>
      <w:r w:rsidRPr="0065774E">
        <w:t xml:space="preserve">suggest that authors and journals </w:t>
      </w:r>
      <w:r w:rsidRPr="0065774E">
        <w:rPr>
          <w:color w:val="0000FF"/>
        </w:rPr>
        <w:t>require</w:t>
      </w:r>
      <w:r w:rsidRPr="0065774E">
        <w:t xml:space="preserve"> supplementary tables that </w:t>
      </w:r>
      <w:r w:rsidRPr="0065774E">
        <w:rPr>
          <w:color w:val="0000FF"/>
        </w:rPr>
        <w:t>describe</w:t>
      </w:r>
      <w:r w:rsidRPr="0065774E">
        <w:t xml:space="preserve"> the final datasets, the specific filters and thresholds employed, the name of the final VCF files, and the specific analyses for which each distinctly filtered dataset was used. We provide an example of such in Tables </w:t>
      </w:r>
      <w:r w:rsidRPr="0065774E">
        <w:rPr>
          <w:color w:val="0000FF"/>
        </w:rPr>
        <w:t>1 and 2</w:t>
      </w:r>
      <w:r w:rsidRPr="0065774E">
        <w:t>. Researchers should also explain if they corrected for multiple testing along with a (brief) justification for the correction method used (</w:t>
      </w:r>
      <w:r w:rsidRPr="0065774E">
        <w:rPr>
          <w:i/>
        </w:rPr>
        <w:t>e.g.</w:t>
      </w:r>
      <w:r w:rsidRPr="0065774E">
        <w:t>, Bonferroni, FDR, etc.; see</w:t>
      </w:r>
      <w:r w:rsidR="00C83400" w:rsidRPr="0065774E">
        <w:fldChar w:fldCharType="begin"/>
      </w:r>
      <w:r w:rsidR="00C5435B">
        <w:instrText xml:space="preserve"> ADDIN ZOTERO_ITEM CSL_CITATION {"citationID":"KAkjEVS8","properties":{"formattedCitation":"\\super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83400" w:rsidRPr="0065774E">
        <w:fldChar w:fldCharType="separate"/>
      </w:r>
      <w:r w:rsidR="00C5435B" w:rsidRPr="00C5435B">
        <w:rPr>
          <w:vertAlign w:val="superscript"/>
        </w:rPr>
        <w:t>15</w:t>
      </w:r>
      <w:r w:rsidR="00C83400" w:rsidRPr="0065774E">
        <w:fldChar w:fldCharType="end"/>
      </w:r>
      <w:r w:rsidRPr="0065774E">
        <w:t>)</w:t>
      </w:r>
      <w:r w:rsidR="0065774E">
        <w:t xml:space="preserve">. </w:t>
      </w:r>
      <w:r w:rsidR="009D05B9">
        <w:rPr>
          <w:color w:val="0000FF"/>
        </w:rPr>
        <w:t xml:space="preserve">If reasonable, we also suggest that the downstream statistical effects of any different filtering thresholds used be reported (either in the main or supplementary text) to help build a better community understand of filtering thresholds. </w:t>
      </w:r>
      <w:r w:rsidR="006333E5">
        <w:rPr>
          <w:color w:val="0000FF"/>
        </w:rPr>
        <w:t>Lastly, we</w:t>
      </w:r>
      <w:r w:rsidR="0065774E" w:rsidRPr="0065774E">
        <w:rPr>
          <w:color w:val="0000FF"/>
        </w:rPr>
        <w:t xml:space="preserve"> suggest that coding notebooks or scripts contain</w:t>
      </w:r>
      <w:r w:rsidR="006333E5">
        <w:rPr>
          <w:color w:val="0000FF"/>
        </w:rPr>
        <w:t>ing</w:t>
      </w:r>
      <w:r w:rsidR="0065774E" w:rsidRPr="0065774E">
        <w:rPr>
          <w:color w:val="0000FF"/>
        </w:rPr>
        <w:t xml:space="preserve"> the exact software employed, the specific commands used in that software, and the flags and parameter values chosen should be submitted alongside the reporting tables</w:t>
      </w:r>
      <w:r w:rsidR="003D334D">
        <w:rPr>
          <w:color w:val="0000FF"/>
        </w:rPr>
        <w:t xml:space="preserve">. </w:t>
      </w:r>
      <w:r w:rsidR="008F61F2">
        <w:rPr>
          <w:color w:val="0000FF"/>
        </w:rPr>
        <w:t>We</w:t>
      </w:r>
      <w:r w:rsidR="003D334D">
        <w:rPr>
          <w:color w:val="0000FF"/>
        </w:rPr>
        <w:t xml:space="preserve"> provide an example notebook containing a post-variant filtering workflow in </w:t>
      </w:r>
      <w:r w:rsidR="00BA5875" w:rsidRPr="0065774E">
        <w:rPr>
          <w:color w:val="0000FF"/>
        </w:rPr>
        <w:t>SI Notebook 2.</w:t>
      </w:r>
    </w:p>
    <w:p w14:paraId="095CB42F" w14:textId="77777777" w:rsidR="003A08A8" w:rsidRPr="0065774E" w:rsidRDefault="003A08A8" w:rsidP="003A08A8">
      <w:pPr>
        <w:spacing w:before="0" w:after="0"/>
        <w:contextualSpacing/>
        <w:rPr>
          <w:color w:val="0000FF"/>
        </w:rPr>
      </w:pPr>
    </w:p>
    <w:p w14:paraId="4C69FB3C" w14:textId="3D4CFDDF" w:rsidR="008F61F2" w:rsidRPr="008F61F2" w:rsidRDefault="008F61F2" w:rsidP="003A08A8">
      <w:pPr>
        <w:spacing w:before="0" w:after="0"/>
        <w:ind w:firstLine="0"/>
        <w:contextualSpacing/>
        <w:rPr>
          <w:b/>
          <w:bCs/>
          <w:i/>
        </w:rPr>
      </w:pPr>
      <w:commentRangeStart w:id="11"/>
      <w:r w:rsidRPr="0065774E">
        <w:rPr>
          <w:b/>
          <w:bCs/>
          <w:i/>
        </w:rPr>
        <w:t xml:space="preserve">[H2] </w:t>
      </w:r>
      <w:r>
        <w:rPr>
          <w:b/>
          <w:bCs/>
          <w:i/>
        </w:rPr>
        <w:t xml:space="preserve">The benefits of re-filtering and reproducible research </w:t>
      </w:r>
      <w:r w:rsidRPr="0065774E">
        <w:rPr>
          <w:b/>
          <w:bCs/>
          <w:i/>
        </w:rPr>
        <w:t xml:space="preserve"> </w:t>
      </w:r>
      <w:commentRangeEnd w:id="11"/>
      <w:r>
        <w:rPr>
          <w:rStyle w:val="CommentReference"/>
        </w:rPr>
        <w:commentReference w:id="11"/>
      </w:r>
    </w:p>
    <w:p w14:paraId="0000003B" w14:textId="4A5C2B15" w:rsidR="0088299C" w:rsidRPr="0065774E" w:rsidRDefault="00492867" w:rsidP="003A08A8">
      <w:pPr>
        <w:spacing w:before="0" w:after="0"/>
        <w:contextualSpacing/>
        <w:rPr>
          <w:color w:val="1F1F1F"/>
        </w:rPr>
      </w:pPr>
      <w:r w:rsidRPr="0065774E">
        <w:t xml:space="preserve">We recognize that a proper and thorough examination of filtering </w:t>
      </w:r>
      <w:r w:rsidRPr="0065774E">
        <w:rPr>
          <w:color w:val="0000FF"/>
        </w:rPr>
        <w:t>(and re-filtering)</w:t>
      </w:r>
      <w:r w:rsidRPr="0065774E">
        <w:t xml:space="preserve"> will necessitate extra time, computational resources, and work from researchers. However, these changes to current workflows </w:t>
      </w:r>
      <w:r w:rsidRPr="0065774E">
        <w:rPr>
          <w:color w:val="0000FF"/>
        </w:rPr>
        <w:t>(</w:t>
      </w:r>
      <w:r w:rsidRPr="0065774E">
        <w:rPr>
          <w:i/>
          <w:color w:val="0000FF"/>
        </w:rPr>
        <w:t>i.e.,</w:t>
      </w:r>
      <w:r w:rsidRPr="0065774E">
        <w:rPr>
          <w:color w:val="0000FF"/>
        </w:rPr>
        <w:t xml:space="preserve"> re-filtering) </w:t>
      </w:r>
      <w:r w:rsidRPr="0065774E">
        <w:t xml:space="preserve">are generally necessary to achieve high-quality, reproducible research and a better understanding and quantification of filtering effects. </w:t>
      </w:r>
      <w:r w:rsidRPr="0065774E">
        <w:lastRenderedPageBreak/>
        <w:t>Following reproducible research guidelines may help; reproducible research is reproducible not just for other researchers, but also for the primary investigators themselves. A reproduction-friendly pipeline that runs a suite of analyses when given a dataset and a set of filtering parameters is also easy to re-run a second time with a new (re-filtered) dataset. For examples of studies with well-documented methods, easily accessible data, and that would be relatively straightforward to reproduce with new filters and thresholds, see</w:t>
      </w:r>
      <w:r w:rsidR="00C83400" w:rsidRPr="0065774E">
        <w:fldChar w:fldCharType="begin"/>
      </w:r>
      <w:r w:rsidR="00477F8C">
        <w:instrText xml:space="preserve"> ADDIN ZOTERO_ITEM CSL_CITATION {"citationID":"nyH8XDDk","properties":{"formattedCitation":"\\super 73,121,122\\nosupersub{}","plainCitation":"73,121,122","noteIndex":0},"citationItems":[{"id":5220,"uris":["http://zotero.org/users/10196124/items/WGHM5ZVD"],"itemData":{"id":5220,"type":"article-journal","abstract":"Abstract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C83400" w:rsidRPr="0065774E">
        <w:fldChar w:fldCharType="separate"/>
      </w:r>
      <w:r w:rsidR="00477F8C" w:rsidRPr="00477F8C">
        <w:rPr>
          <w:vertAlign w:val="superscript"/>
        </w:rPr>
        <w:t>73,121,122</w:t>
      </w:r>
      <w:r w:rsidR="00C83400" w:rsidRPr="0065774E">
        <w:fldChar w:fldCharType="end"/>
      </w:r>
      <w:r w:rsidRPr="0065774E">
        <w:t xml:space="preserve">. </w:t>
      </w:r>
    </w:p>
    <w:p w14:paraId="2877DE97" w14:textId="261AD413" w:rsidR="00330D6B" w:rsidRDefault="00492867" w:rsidP="003A08A8">
      <w:pPr>
        <w:spacing w:before="0" w:after="0"/>
        <w:contextualSpacing/>
        <w:rPr>
          <w:color w:val="0000FF"/>
        </w:rPr>
      </w:pPr>
      <w:r w:rsidRPr="0065774E">
        <w:rPr>
          <w:color w:val="0000FF"/>
        </w:rPr>
        <w:t>Using workflows like this, r</w:t>
      </w:r>
      <w:r w:rsidRPr="0065774E">
        <w:rPr>
          <w:color w:val="1F1F1F"/>
        </w:rPr>
        <w:t xml:space="preserve">esearchers </w:t>
      </w:r>
      <w:r w:rsidR="007E0F9B">
        <w:rPr>
          <w:color w:val="1F1F1F"/>
        </w:rPr>
        <w:t>can</w:t>
      </w:r>
      <w:r w:rsidRPr="0065774E">
        <w:rPr>
          <w:color w:val="1F1F1F"/>
        </w:rPr>
        <w:t xml:space="preserve"> </w:t>
      </w:r>
      <w:proofErr w:type="gramStart"/>
      <w:r w:rsidRPr="0065774E">
        <w:rPr>
          <w:color w:val="1F1F1F"/>
        </w:rPr>
        <w:t>plan ahead</w:t>
      </w:r>
      <w:proofErr w:type="gramEnd"/>
      <w:r w:rsidRPr="0065774E">
        <w:rPr>
          <w:color w:val="1F1F1F"/>
        </w:rPr>
        <w:t xml:space="preserve"> </w:t>
      </w:r>
      <w:r w:rsidRPr="0065774E">
        <w:rPr>
          <w:color w:val="0000FF"/>
        </w:rPr>
        <w:t>and design their analyses to minimise the time needed to re-run</w:t>
      </w:r>
      <w:r w:rsidRPr="0065774E">
        <w:rPr>
          <w:color w:val="1F1F1F"/>
        </w:rPr>
        <w:t xml:space="preserve"> filtering steps (Figure 3) if required. </w:t>
      </w:r>
      <w:r w:rsidRPr="0065774E">
        <w:rPr>
          <w:color w:val="0000FF"/>
        </w:rPr>
        <w:t xml:space="preserve">Journal reviewers should, in kind, be reasonable when asking authors to </w:t>
      </w:r>
      <w:r w:rsidR="0065774E" w:rsidRPr="0065774E">
        <w:rPr>
          <w:color w:val="0000FF"/>
        </w:rPr>
        <w:t>reanalyse</w:t>
      </w:r>
      <w:r w:rsidRPr="0065774E">
        <w:rPr>
          <w:color w:val="0000FF"/>
        </w:rPr>
        <w:t xml:space="preserve"> their data with different filtering parameters. For example, if authors have adequately justified their filtering choices and demonstrated that filters are unlikely to have biased their findings by running and quantifying the effects of two</w:t>
      </w:r>
      <w:r w:rsidR="00D82932">
        <w:rPr>
          <w:color w:val="0000FF"/>
        </w:rPr>
        <w:t xml:space="preserve"> or more</w:t>
      </w:r>
      <w:r w:rsidRPr="0065774E">
        <w:rPr>
          <w:color w:val="0000FF"/>
        </w:rPr>
        <w:t xml:space="preserve"> sets of filtering thresholds, reviewers generally should not suggest additional filters.</w:t>
      </w:r>
      <w:r w:rsidRPr="0065774E">
        <w:rPr>
          <w:color w:val="1F1F1F"/>
        </w:rPr>
        <w:t xml:space="preserve"> The importance of communicating expert knowledge of a study system early and often while choosing filtering parameters and assessing their impacts could go a long way to minimising unnecessary filtering for students and early-career biologists. </w:t>
      </w:r>
      <w:r w:rsidRPr="0065774E">
        <w:rPr>
          <w:color w:val="0000FF"/>
        </w:rPr>
        <w:t>Having knowledge of a study system, previous data (</w:t>
      </w:r>
      <w:r w:rsidRPr="0065774E">
        <w:rPr>
          <w:i/>
          <w:color w:val="0000FF"/>
        </w:rPr>
        <w:t>e.g.</w:t>
      </w:r>
      <w:r w:rsidRPr="0065774E">
        <w:rPr>
          <w:color w:val="0000FF"/>
        </w:rPr>
        <w:t xml:space="preserve">, microsatellite </w:t>
      </w:r>
      <w:r w:rsidR="00D82932" w:rsidRPr="007E0F9B">
        <w:rPr>
          <w:i/>
          <w:iCs/>
          <w:color w:val="0000FF"/>
        </w:rPr>
        <w:t>F</w:t>
      </w:r>
      <w:r w:rsidR="00D82932" w:rsidRPr="007E0F9B">
        <w:rPr>
          <w:i/>
          <w:iCs/>
          <w:color w:val="0000FF"/>
          <w:vertAlign w:val="subscript"/>
        </w:rPr>
        <w:t>ST</w:t>
      </w:r>
      <w:r w:rsidRPr="0065774E">
        <w:rPr>
          <w:color w:val="0000FF"/>
        </w:rPr>
        <w:t>)</w:t>
      </w:r>
      <w:r w:rsidR="00E81D54">
        <w:rPr>
          <w:color w:val="0000FF"/>
        </w:rPr>
        <w:t>,</w:t>
      </w:r>
      <w:r w:rsidRPr="0065774E">
        <w:rPr>
          <w:color w:val="0000FF"/>
        </w:rPr>
        <w:t xml:space="preserve"> and population genetics theory while choosing filtering parameters will also help researchers justify their filtering</w:t>
      </w:r>
      <w:r w:rsidR="00E81D54">
        <w:rPr>
          <w:color w:val="0000FF"/>
        </w:rPr>
        <w:t xml:space="preserve"> choices</w:t>
      </w:r>
      <w:r w:rsidRPr="0065774E">
        <w:rPr>
          <w:color w:val="0000FF"/>
        </w:rPr>
        <w:t>.</w:t>
      </w:r>
    </w:p>
    <w:p w14:paraId="1DB8BE3E" w14:textId="77777777" w:rsidR="003A08A8" w:rsidRPr="0065774E" w:rsidRDefault="003A08A8" w:rsidP="003A08A8">
      <w:pPr>
        <w:spacing w:before="0" w:after="0"/>
        <w:contextualSpacing/>
        <w:rPr>
          <w:color w:val="0000FF"/>
        </w:rPr>
      </w:pPr>
    </w:p>
    <w:p w14:paraId="0000003D" w14:textId="2BF0DA46" w:rsidR="0088299C" w:rsidRPr="0065774E" w:rsidRDefault="00330D6B" w:rsidP="003A08A8">
      <w:pPr>
        <w:spacing w:before="0" w:after="0"/>
        <w:ind w:firstLine="0"/>
        <w:contextualSpacing/>
        <w:rPr>
          <w:b/>
        </w:rPr>
      </w:pPr>
      <w:r w:rsidRPr="0065774E">
        <w:rPr>
          <w:b/>
        </w:rPr>
        <w:t>[H1] Conclusions and future directions</w:t>
      </w:r>
    </w:p>
    <w:p w14:paraId="00000041" w14:textId="482F6F0C" w:rsidR="0088299C" w:rsidRDefault="00492867" w:rsidP="003A08A8">
      <w:pPr>
        <w:spacing w:before="0" w:after="0"/>
        <w:contextualSpacing/>
      </w:pPr>
      <w:r w:rsidRPr="0065774E">
        <w:rPr>
          <w:color w:val="0000FF"/>
        </w:rPr>
        <w:t xml:space="preserve">Advancements in </w:t>
      </w:r>
      <w:r w:rsidRPr="0065774E">
        <w:t>genomic sequencing technologies, improvements in reference quality</w:t>
      </w:r>
      <w:r w:rsidR="00C83400" w:rsidRPr="0065774E">
        <w:fldChar w:fldCharType="begin"/>
      </w:r>
      <w:r w:rsidR="00477F8C">
        <w:instrText xml:space="preserve"> ADDIN ZOTERO_ITEM CSL_CITATION {"citationID":"KL76wFsz","properties":{"formattedCitation":"\\super 123\\uc0\\u8211{}125\\nosupersub{}","plainCitation":"123–125","noteIndex":0},"citationItems":[{"id":5470,"uris":["http://zotero.org/users/10196124/items/64RPZ9H9"],"itemData":{"id":5470,"type":"article-journal","abstract":"Genome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C83400" w:rsidRPr="0065774E">
        <w:fldChar w:fldCharType="separate"/>
      </w:r>
      <w:r w:rsidR="00477F8C" w:rsidRPr="00477F8C">
        <w:rPr>
          <w:vertAlign w:val="superscript"/>
        </w:rPr>
        <w:t>123–125</w:t>
      </w:r>
      <w:r w:rsidR="00C83400" w:rsidRPr="0065774E">
        <w:fldChar w:fldCharType="end"/>
      </w:r>
      <w:r w:rsidRPr="0065774E">
        <w:t>, and the burgeoning field of pangenomics</w:t>
      </w:r>
      <w:r w:rsidR="00C83400" w:rsidRPr="0065774E">
        <w:fldChar w:fldCharType="begin"/>
      </w:r>
      <w:r w:rsidR="00477F8C">
        <w:instrText xml:space="preserve"> ADDIN ZOTERO_ITEM CSL_CITATION {"citationID":"Xv775elB","properties":{"formattedCitation":"\\super 126,127\\nosupersub{}","plainCitation":"126,127","noteIndex":0},"citationItems":[{"id":5468,"uris":["http://zotero.org/users/10196124/items/NGE6ECEM"],"itemData":{"id":5468,"type":"article-journal","note":"publisher: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C83400" w:rsidRPr="0065774E">
        <w:fldChar w:fldCharType="separate"/>
      </w:r>
      <w:r w:rsidR="00477F8C" w:rsidRPr="00477F8C">
        <w:rPr>
          <w:vertAlign w:val="superscript"/>
        </w:rPr>
        <w:t>126,127</w:t>
      </w:r>
      <w:r w:rsidR="00C83400" w:rsidRPr="0065774E">
        <w:fldChar w:fldCharType="end"/>
      </w:r>
      <w:r w:rsidRPr="0065774E">
        <w:t xml:space="preserve">, will increase the accuracy and power of genomic data analyses. Nonetheless, filtering will remain a central part of all genomic analyses for decades to come because no genomic dataset will ever be error-free. </w:t>
      </w:r>
      <w:r w:rsidR="000950A0" w:rsidRPr="0065774E">
        <w:t xml:space="preserve">Investigators </w:t>
      </w:r>
      <w:r w:rsidR="000950A0" w:rsidRPr="0065774E">
        <w:lastRenderedPageBreak/>
        <w:t xml:space="preserve">should strive to filter with a focus on reproducibility and aim to match the filters they employ to </w:t>
      </w:r>
      <w:r w:rsidR="000950A0" w:rsidRPr="0065774E">
        <w:rPr>
          <w:color w:val="0000FF"/>
        </w:rPr>
        <w:t>their study species (</w:t>
      </w:r>
      <w:r w:rsidR="000950A0" w:rsidRPr="0065774E">
        <w:rPr>
          <w:i/>
          <w:color w:val="0000FF"/>
        </w:rPr>
        <w:t>e.g.</w:t>
      </w:r>
      <w:r w:rsidR="000950A0" w:rsidRPr="0065774E">
        <w:rPr>
          <w:color w:val="0000FF"/>
        </w:rPr>
        <w:t>, demography, life history, etc.) and</w:t>
      </w:r>
      <w:r w:rsidR="000950A0" w:rsidRPr="0065774E">
        <w:t xml:space="preserve"> the questions they intend to answer. Critically, we highlight that for the same dataset: 1) different filtering thresholds can create different downstream results </w:t>
      </w:r>
      <w:r w:rsidR="000950A0" w:rsidRPr="0065774E">
        <w:rPr>
          <w:color w:val="0000FF"/>
        </w:rPr>
        <w:t>and conclusions</w:t>
      </w:r>
      <w:r w:rsidR="000950A0" w:rsidRPr="0065774E">
        <w:t xml:space="preserve">, and 2) most analyses should be run on multiple datasets produced with different filters and thresholds to allow for the quantification of filtering effects on results and </w:t>
      </w:r>
      <w:r w:rsidR="000950A0" w:rsidRPr="0065774E">
        <w:rPr>
          <w:color w:val="0000FF"/>
        </w:rPr>
        <w:t>to</w:t>
      </w:r>
      <w:r w:rsidR="000950A0" w:rsidRPr="0065774E">
        <w:t xml:space="preserve"> </w:t>
      </w:r>
      <w:r w:rsidR="000950A0" w:rsidRPr="0065774E">
        <w:rPr>
          <w:color w:val="0000FF"/>
        </w:rPr>
        <w:t>improve certainty in the conclusions drawn from analyses.</w:t>
      </w:r>
      <w:r w:rsidR="000950A0" w:rsidRPr="006333E5">
        <w:rPr>
          <w:color w:val="0000FF"/>
        </w:rPr>
        <w:t xml:space="preserve"> </w:t>
      </w:r>
      <w:r w:rsidR="009B2B26" w:rsidRPr="006333E5">
        <w:rPr>
          <w:color w:val="0000FF"/>
        </w:rPr>
        <w:t xml:space="preserve">As more papers quantify filtering effects, the scientific community will better understand effects of filtering choices on downstream inferences, which will advance genomics applications across disciplines from ecology and evolution to </w:t>
      </w:r>
      <w:r w:rsidR="00432BBD">
        <w:rPr>
          <w:color w:val="0000FF"/>
        </w:rPr>
        <w:t xml:space="preserve">human health, </w:t>
      </w:r>
      <w:r w:rsidR="009B2B26" w:rsidRPr="006333E5">
        <w:rPr>
          <w:color w:val="0000FF"/>
        </w:rPr>
        <w:t>agriculture</w:t>
      </w:r>
      <w:r w:rsidR="00432BBD">
        <w:rPr>
          <w:color w:val="0000FF"/>
        </w:rPr>
        <w:t>,</w:t>
      </w:r>
      <w:r w:rsidR="009B2B26" w:rsidRPr="006333E5">
        <w:rPr>
          <w:color w:val="0000FF"/>
        </w:rPr>
        <w:t xml:space="preserve"> and biodiversity conservation.</w:t>
      </w:r>
      <w:r w:rsidR="009B2B26">
        <w:t xml:space="preserve"> </w:t>
      </w:r>
    </w:p>
    <w:p w14:paraId="4D072586" w14:textId="77777777" w:rsidR="003A08A8" w:rsidRPr="0065774E" w:rsidRDefault="003A08A8" w:rsidP="003A08A8">
      <w:pPr>
        <w:spacing w:before="0" w:after="0"/>
        <w:contextualSpacing/>
      </w:pPr>
    </w:p>
    <w:p w14:paraId="00000042" w14:textId="77777777" w:rsidR="0088299C" w:rsidRPr="0065774E" w:rsidRDefault="00492867" w:rsidP="003A08A8">
      <w:pPr>
        <w:spacing w:before="0" w:after="0"/>
        <w:ind w:firstLine="0"/>
        <w:contextualSpacing/>
        <w:rPr>
          <w:b/>
        </w:rPr>
      </w:pPr>
      <w:r w:rsidRPr="0065774E">
        <w:rPr>
          <w:b/>
        </w:rPr>
        <w:t>Acknowledgements</w:t>
      </w:r>
    </w:p>
    <w:p w14:paraId="00000043" w14:textId="7D20CFB2" w:rsidR="0088299C" w:rsidRDefault="00492867" w:rsidP="003A08A8">
      <w:pPr>
        <w:spacing w:before="0" w:after="0"/>
        <w:ind w:firstLine="0"/>
        <w:contextualSpacing/>
      </w:pPr>
      <w:r w:rsidRPr="0065774E">
        <w:rPr>
          <w:color w:val="0000FF"/>
        </w:rPr>
        <w:t>We thank</w:t>
      </w:r>
      <w:r w:rsidR="009B2B26">
        <w:rPr>
          <w:color w:val="0000FF"/>
        </w:rPr>
        <w:t xml:space="preserve"> </w:t>
      </w:r>
      <w:proofErr w:type="spellStart"/>
      <w:proofErr w:type="gramStart"/>
      <w:r w:rsidR="000950A0">
        <w:rPr>
          <w:color w:val="0000FF"/>
        </w:rPr>
        <w:t>E.</w:t>
      </w:r>
      <w:r w:rsidR="009B2B26">
        <w:rPr>
          <w:color w:val="0000FF"/>
        </w:rPr>
        <w:t>Anderson</w:t>
      </w:r>
      <w:proofErr w:type="spellEnd"/>
      <w:proofErr w:type="gramEnd"/>
      <w:r w:rsidR="009B2B26">
        <w:rPr>
          <w:color w:val="0000FF"/>
        </w:rPr>
        <w:t xml:space="preserve">, </w:t>
      </w:r>
      <w:r w:rsidR="000950A0">
        <w:rPr>
          <w:color w:val="0000FF"/>
        </w:rPr>
        <w:t xml:space="preserve">A. </w:t>
      </w:r>
      <w:proofErr w:type="spellStart"/>
      <w:r w:rsidR="009B2B26">
        <w:rPr>
          <w:color w:val="0000FF"/>
        </w:rPr>
        <w:t>Le</w:t>
      </w:r>
      <w:r w:rsidR="000950A0">
        <w:rPr>
          <w:color w:val="0000FF"/>
        </w:rPr>
        <w:t>a</w:t>
      </w:r>
      <w:r w:rsidR="009B2B26">
        <w:rPr>
          <w:color w:val="0000FF"/>
        </w:rPr>
        <w:t>ch</w:t>
      </w:r>
      <w:r w:rsidR="000950A0">
        <w:rPr>
          <w:color w:val="0000FF"/>
        </w:rPr>
        <w:t>é</w:t>
      </w:r>
      <w:proofErr w:type="spellEnd"/>
      <w:r w:rsidR="009B2B26">
        <w:rPr>
          <w:color w:val="0000FF"/>
        </w:rPr>
        <w:t>, M</w:t>
      </w:r>
      <w:r w:rsidR="000950A0">
        <w:rPr>
          <w:color w:val="0000FF"/>
        </w:rPr>
        <w:t>.</w:t>
      </w:r>
      <w:r w:rsidR="009B2B26">
        <w:rPr>
          <w:color w:val="0000FF"/>
        </w:rPr>
        <w:t xml:space="preserve"> Kardos</w:t>
      </w:r>
      <w:r w:rsidR="000950A0">
        <w:rPr>
          <w:color w:val="0000FF"/>
        </w:rPr>
        <w:t xml:space="preserve">, and </w:t>
      </w:r>
      <w:r w:rsidR="000950A0" w:rsidRPr="0065774E">
        <w:rPr>
          <w:color w:val="0000FF"/>
        </w:rPr>
        <w:t>three anonymous reviewers</w:t>
      </w:r>
      <w:r w:rsidRPr="0065774E">
        <w:rPr>
          <w:color w:val="0000FF"/>
        </w:rPr>
        <w:t xml:space="preserve"> </w:t>
      </w:r>
      <w:r w:rsidR="000950A0">
        <w:rPr>
          <w:color w:val="0000FF"/>
        </w:rPr>
        <w:t xml:space="preserve">for their helpful </w:t>
      </w:r>
      <w:r w:rsidRPr="0065774E">
        <w:rPr>
          <w:color w:val="0000FF"/>
        </w:rPr>
        <w:t xml:space="preserve">comments </w:t>
      </w:r>
      <w:r w:rsidR="000950A0">
        <w:rPr>
          <w:color w:val="0000FF"/>
        </w:rPr>
        <w:t xml:space="preserve">that </w:t>
      </w:r>
      <w:r w:rsidRPr="0065774E">
        <w:rPr>
          <w:color w:val="0000FF"/>
        </w:rPr>
        <w:t>greatly improved this manuscript.</w:t>
      </w:r>
      <w:r w:rsidRPr="0065774E">
        <w:t xml:space="preserve"> We</w:t>
      </w:r>
      <w:r w:rsidR="000950A0">
        <w:t xml:space="preserve"> also</w:t>
      </w:r>
      <w:r w:rsidRPr="0065774E">
        <w:t xml:space="preserve"> thank M. Exposito-Alonso and the 1001 Genomes Consortium, </w:t>
      </w:r>
      <w:r w:rsidR="00B05EFF">
        <w:t>the 1000 Genomes Project</w:t>
      </w:r>
      <w:r w:rsidR="000950A0">
        <w:t>, C. Kessler,</w:t>
      </w:r>
      <w:r w:rsidR="000950A0" w:rsidRPr="0065774E">
        <w:t xml:space="preserve"> </w:t>
      </w:r>
      <w:r w:rsidRPr="0065774E">
        <w:t xml:space="preserve">M. Freedman, M. Kardos, </w:t>
      </w:r>
      <w:r w:rsidR="000950A0">
        <w:t xml:space="preserve">M. Lynch, </w:t>
      </w:r>
      <w:r w:rsidRPr="0065774E">
        <w:t xml:space="preserve">R. </w:t>
      </w:r>
      <w:proofErr w:type="spellStart"/>
      <w:r w:rsidRPr="0065774E">
        <w:t>Malison</w:t>
      </w:r>
      <w:proofErr w:type="spellEnd"/>
      <w:r w:rsidRPr="0065774E">
        <w:t xml:space="preserve">, </w:t>
      </w:r>
      <w:r w:rsidR="000950A0">
        <w:t xml:space="preserve">D. </w:t>
      </w:r>
      <w:proofErr w:type="spellStart"/>
      <w:r w:rsidR="000950A0" w:rsidRPr="00B05EFF">
        <w:t>Martchenko</w:t>
      </w:r>
      <w:proofErr w:type="spellEnd"/>
      <w:r w:rsidR="000950A0">
        <w:t>,</w:t>
      </w:r>
      <w:r w:rsidR="000950A0" w:rsidRPr="0065774E">
        <w:t xml:space="preserve"> </w:t>
      </w:r>
      <w:r w:rsidRPr="0065774E">
        <w:t>M. Mille</w:t>
      </w:r>
      <w:r w:rsidR="000950A0">
        <w:t>r</w:t>
      </w:r>
      <w:r w:rsidR="00B05EFF">
        <w:t xml:space="preserve">, </w:t>
      </w:r>
      <w:r w:rsidR="000950A0" w:rsidRPr="0065774E">
        <w:t>R. Schweizer</w:t>
      </w:r>
      <w:r w:rsidR="00FE26A3">
        <w:t>,</w:t>
      </w:r>
      <w:r w:rsidR="000950A0" w:rsidRPr="00ED13DD">
        <w:t xml:space="preserve"> </w:t>
      </w:r>
      <w:r w:rsidR="00B05EFF" w:rsidRPr="00ED13DD">
        <w:t>A</w:t>
      </w:r>
      <w:r w:rsidR="00FE26A3">
        <w:t>.</w:t>
      </w:r>
      <w:r w:rsidR="00B05EFF" w:rsidRPr="00ED13DD">
        <w:t>B</w:t>
      </w:r>
      <w:r w:rsidR="00FE26A3">
        <w:t>.</w:t>
      </w:r>
      <w:r w:rsidR="00B05EFF" w:rsidRPr="00ED13DD">
        <w:t>A</w:t>
      </w:r>
      <w:r w:rsidR="00B05EFF">
        <w:t>. Shafer</w:t>
      </w:r>
      <w:r w:rsidR="000950A0">
        <w:t>,</w:t>
      </w:r>
      <w:r w:rsidR="00B05EFF">
        <w:t xml:space="preserve"> </w:t>
      </w:r>
      <w:r w:rsidRPr="0065774E">
        <w:t xml:space="preserve">and X. Yin </w:t>
      </w:r>
      <w:sdt>
        <w:sdtPr>
          <w:tag w:val="goog_rdk_30"/>
          <w:id w:val="-1791734256"/>
        </w:sdtPr>
        <w:sdtContent/>
      </w:sdt>
      <w:sdt>
        <w:sdtPr>
          <w:tag w:val="goog_rdk_31"/>
          <w:id w:val="456221739"/>
        </w:sdtPr>
        <w:sdtContent/>
      </w:sdt>
      <w:r w:rsidRPr="0065774E">
        <w:t>for allowing us to review and re-filter their datasets. MRC was funded, in part, by NSF DEB-1856710 and OCE-1924505. GL was funded in part by NSF-DOB-M66230.</w:t>
      </w:r>
    </w:p>
    <w:p w14:paraId="5C90948F" w14:textId="77777777" w:rsidR="003A08A8" w:rsidRPr="0065774E" w:rsidRDefault="003A08A8" w:rsidP="003A08A8">
      <w:pPr>
        <w:spacing w:before="0" w:after="0"/>
        <w:ind w:firstLine="0"/>
        <w:contextualSpacing/>
        <w:rPr>
          <w:b/>
        </w:rPr>
      </w:pPr>
    </w:p>
    <w:p w14:paraId="00000044" w14:textId="77777777" w:rsidR="0088299C" w:rsidRPr="0065774E" w:rsidRDefault="00492867" w:rsidP="003A08A8">
      <w:pPr>
        <w:spacing w:before="0" w:after="0"/>
        <w:ind w:firstLine="0"/>
        <w:contextualSpacing/>
        <w:rPr>
          <w:b/>
        </w:rPr>
      </w:pPr>
      <w:r w:rsidRPr="0065774E">
        <w:rPr>
          <w:b/>
        </w:rPr>
        <w:t>Competing interests</w:t>
      </w:r>
    </w:p>
    <w:p w14:paraId="00000045" w14:textId="77777777" w:rsidR="0088299C" w:rsidRPr="00330D6B" w:rsidRDefault="00492867" w:rsidP="003A08A8">
      <w:pPr>
        <w:spacing w:before="0" w:after="0"/>
        <w:ind w:firstLine="0"/>
        <w:contextualSpacing/>
        <w:rPr>
          <w:rFonts w:ascii="Arial" w:hAnsi="Arial" w:cs="Arial"/>
          <w:color w:val="2F5496"/>
        </w:rPr>
      </w:pPr>
      <w:r w:rsidRPr="0065774E">
        <w:t>The authors declare no competing interests.</w:t>
      </w:r>
      <w:r w:rsidRPr="00330D6B">
        <w:rPr>
          <w:rFonts w:ascii="Arial" w:hAnsi="Arial" w:cs="Arial"/>
        </w:rPr>
        <w:br w:type="page"/>
      </w:r>
    </w:p>
    <w:p w14:paraId="00000046" w14:textId="77777777" w:rsidR="0088299C" w:rsidRPr="00330D6B" w:rsidRDefault="00492867" w:rsidP="003A08A8">
      <w:pPr>
        <w:spacing w:before="0" w:after="0"/>
        <w:ind w:firstLine="0"/>
        <w:contextualSpacing/>
        <w:rPr>
          <w:rFonts w:ascii="Arial" w:hAnsi="Arial" w:cs="Arial"/>
        </w:rPr>
      </w:pPr>
      <w:r w:rsidRPr="00330D6B">
        <w:rPr>
          <w:rFonts w:ascii="Arial" w:hAnsi="Arial" w:cs="Arial"/>
          <w:b/>
        </w:rPr>
        <w:lastRenderedPageBreak/>
        <w:t>References</w:t>
      </w:r>
    </w:p>
    <w:p w14:paraId="0CFD8CDF" w14:textId="77777777" w:rsidR="005C7A42" w:rsidRDefault="00330D6B" w:rsidP="005C7A42">
      <w:pPr>
        <w:pStyle w:val="Bibliography"/>
      </w:pPr>
      <w:r>
        <w:rPr>
          <w:rFonts w:ascii="Arial" w:hAnsi="Arial" w:cs="Arial"/>
          <w:color w:val="000000"/>
        </w:rPr>
        <w:fldChar w:fldCharType="begin"/>
      </w:r>
      <w:r w:rsidR="005C7A42">
        <w:rPr>
          <w:rFonts w:ascii="Arial" w:hAnsi="Arial" w:cs="Arial"/>
          <w:color w:val="000000"/>
        </w:rPr>
        <w:instrText xml:space="preserve"> ADDIN ZOTERO_BIBL {"uncited":[],"omitted":[],"custom":[]} CSL_BIBLIOGRAPHY </w:instrText>
      </w:r>
      <w:r>
        <w:rPr>
          <w:rFonts w:ascii="Arial" w:hAnsi="Arial" w:cs="Arial"/>
          <w:color w:val="000000"/>
        </w:rPr>
        <w:fldChar w:fldCharType="separate"/>
      </w:r>
      <w:r w:rsidR="005C7A42">
        <w:t>1.</w:t>
      </w:r>
      <w:r w:rsidR="005C7A42">
        <w:tab/>
        <w:t xml:space="preserve">Allendorf, F. W., Hohenlohe, P. A. &amp; Luikart, G. Genomics and the future of conservation genetics. </w:t>
      </w:r>
      <w:r w:rsidR="005C7A42">
        <w:rPr>
          <w:i/>
          <w:iCs/>
        </w:rPr>
        <w:t>Nat. Rev. Genet.</w:t>
      </w:r>
      <w:r w:rsidR="005C7A42">
        <w:t xml:space="preserve"> </w:t>
      </w:r>
      <w:r w:rsidR="005C7A42">
        <w:rPr>
          <w:b/>
          <w:bCs/>
        </w:rPr>
        <w:t>11</w:t>
      </w:r>
      <w:r w:rsidR="005C7A42">
        <w:t>, 697–709 (2010).</w:t>
      </w:r>
    </w:p>
    <w:p w14:paraId="761210AA" w14:textId="77777777" w:rsidR="005C7A42" w:rsidRDefault="005C7A42" w:rsidP="005C7A42">
      <w:pPr>
        <w:pStyle w:val="Bibliography"/>
      </w:pPr>
      <w:r>
        <w:t>2.</w:t>
      </w:r>
      <w:r>
        <w:tab/>
        <w:t xml:space="preserve">Athanasopoulou, K., Boti, M. A., Adamopoulos, P. G., </w:t>
      </w:r>
      <w:proofErr w:type="spellStart"/>
      <w:r>
        <w:t>Skourou</w:t>
      </w:r>
      <w:proofErr w:type="spellEnd"/>
      <w:r>
        <w:t xml:space="preserve">, P. C. &amp; </w:t>
      </w:r>
      <w:proofErr w:type="spellStart"/>
      <w:r>
        <w:t>Scorilas</w:t>
      </w:r>
      <w:proofErr w:type="spellEnd"/>
      <w:r>
        <w:t xml:space="preserve">, A. Third-Generation Sequencing: The Spearhead towards the Radical Transformation of Modern Genomics. </w:t>
      </w:r>
      <w:r>
        <w:rPr>
          <w:i/>
          <w:iCs/>
        </w:rPr>
        <w:t>Life</w:t>
      </w:r>
      <w:r>
        <w:t xml:space="preserve"> </w:t>
      </w:r>
      <w:r>
        <w:rPr>
          <w:b/>
          <w:bCs/>
        </w:rPr>
        <w:t>12</w:t>
      </w:r>
      <w:r>
        <w:t>, (2022).</w:t>
      </w:r>
    </w:p>
    <w:p w14:paraId="2E1638CE" w14:textId="77777777" w:rsidR="005C7A42" w:rsidRDefault="005C7A42" w:rsidP="005C7A42">
      <w:pPr>
        <w:pStyle w:val="Bibliography"/>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 xml:space="preserve">J. </w:t>
      </w:r>
      <w:proofErr w:type="spellStart"/>
      <w:r>
        <w:rPr>
          <w:i/>
          <w:iCs/>
        </w:rPr>
        <w:t>Hered</w:t>
      </w:r>
      <w:proofErr w:type="spellEnd"/>
      <w:r>
        <w:rPr>
          <w:i/>
          <w:iCs/>
        </w:rPr>
        <w:t>.</w:t>
      </w:r>
      <w:r>
        <w:t xml:space="preserve"> </w:t>
      </w:r>
      <w:r>
        <w:rPr>
          <w:b/>
          <w:bCs/>
        </w:rPr>
        <w:t>113</w:t>
      </w:r>
      <w:r>
        <w:t>, 589–596 (2022).</w:t>
      </w:r>
    </w:p>
    <w:p w14:paraId="258DF1CE" w14:textId="77777777" w:rsidR="005C7A42" w:rsidRDefault="005C7A42" w:rsidP="005C7A42">
      <w:pPr>
        <w:pStyle w:val="Bibliography"/>
      </w:pPr>
      <w:r>
        <w:t>4.</w:t>
      </w:r>
      <w:r>
        <w:tab/>
        <w:t xml:space="preserve">Hu, T., Chitnis, N., </w:t>
      </w:r>
      <w:proofErr w:type="spellStart"/>
      <w:r>
        <w:t>Monos</w:t>
      </w:r>
      <w:proofErr w:type="spellEnd"/>
      <w:r>
        <w:t xml:space="preserve">, D. &amp; Dinh, A. Next-generation sequencing technologies: An overview. </w:t>
      </w:r>
      <w:r>
        <w:rPr>
          <w:i/>
          <w:iCs/>
        </w:rPr>
        <w:t>Gener. Seq. Its Appl. Med. Lab. Immunol.</w:t>
      </w:r>
      <w:r>
        <w:t xml:space="preserve"> </w:t>
      </w:r>
      <w:r>
        <w:rPr>
          <w:b/>
          <w:bCs/>
        </w:rPr>
        <w:t>82</w:t>
      </w:r>
      <w:r>
        <w:t>, 801–811 (2021).</w:t>
      </w:r>
    </w:p>
    <w:p w14:paraId="518243CD" w14:textId="77777777" w:rsidR="005C7A42" w:rsidRDefault="005C7A42" w:rsidP="005C7A42">
      <w:pPr>
        <w:pStyle w:val="Bibliography"/>
      </w:pPr>
      <w:r>
        <w:t>5.</w:t>
      </w:r>
      <w:r>
        <w:tab/>
      </w:r>
      <w:proofErr w:type="spellStart"/>
      <w:r>
        <w:t>Pompanon</w:t>
      </w:r>
      <w:proofErr w:type="spellEnd"/>
      <w:r>
        <w:t xml:space="preserve">, F., Bonin, A., </w:t>
      </w:r>
      <w:proofErr w:type="spellStart"/>
      <w:r>
        <w:t>Bellemain</w:t>
      </w:r>
      <w:proofErr w:type="spellEnd"/>
      <w:r>
        <w:t xml:space="preserve">, E. &amp; </w:t>
      </w:r>
      <w:proofErr w:type="spellStart"/>
      <w:r>
        <w:t>Taberlet</w:t>
      </w:r>
      <w:proofErr w:type="spellEnd"/>
      <w:r>
        <w:t xml:space="preserve">, P. Genotyping errors: causes, </w:t>
      </w:r>
      <w:proofErr w:type="gramStart"/>
      <w:r>
        <w:t>consequences</w:t>
      </w:r>
      <w:proofErr w:type="gramEnd"/>
      <w:r>
        <w:t xml:space="preserve"> and solutions. </w:t>
      </w:r>
      <w:r>
        <w:rPr>
          <w:i/>
          <w:iCs/>
        </w:rPr>
        <w:t>Nat. Rev. Genet.</w:t>
      </w:r>
      <w:r>
        <w:t xml:space="preserve"> </w:t>
      </w:r>
      <w:r>
        <w:rPr>
          <w:b/>
          <w:bCs/>
        </w:rPr>
        <w:t>6</w:t>
      </w:r>
      <w:r>
        <w:t>, 847–859 (2005).</w:t>
      </w:r>
    </w:p>
    <w:p w14:paraId="0D6FF2C2" w14:textId="77777777" w:rsidR="005C7A42" w:rsidRDefault="005C7A42" w:rsidP="005C7A42">
      <w:pPr>
        <w:pStyle w:val="Bibliography"/>
      </w:pPr>
      <w:r>
        <w:t>6.</w:t>
      </w:r>
      <w:r>
        <w:tab/>
        <w:t xml:space="preserve">Stoler, N. &amp; </w:t>
      </w:r>
      <w:proofErr w:type="spellStart"/>
      <w:r>
        <w:t>Nekrutenko</w:t>
      </w:r>
      <w:proofErr w:type="spellEnd"/>
      <w:r>
        <w:t xml:space="preserve">, A. Sequencing error profiles of Illumina sequencing instruments. </w:t>
      </w:r>
      <w:r>
        <w:rPr>
          <w:i/>
          <w:iCs/>
        </w:rPr>
        <w:t xml:space="preserve">NAR Genomics </w:t>
      </w:r>
      <w:proofErr w:type="spellStart"/>
      <w:r>
        <w:rPr>
          <w:i/>
          <w:iCs/>
        </w:rPr>
        <w:t>Bioinforma</w:t>
      </w:r>
      <w:proofErr w:type="spellEnd"/>
      <w:r>
        <w:rPr>
          <w:i/>
          <w:iCs/>
        </w:rPr>
        <w:t>.</w:t>
      </w:r>
      <w:r>
        <w:t xml:space="preserve"> </w:t>
      </w:r>
      <w:r>
        <w:rPr>
          <w:b/>
          <w:bCs/>
        </w:rPr>
        <w:t>3</w:t>
      </w:r>
      <w:r>
        <w:t>, lqab019 (2021).</w:t>
      </w:r>
    </w:p>
    <w:p w14:paraId="1AC0A371" w14:textId="77777777" w:rsidR="005C7A42" w:rsidRDefault="005C7A42" w:rsidP="005C7A42">
      <w:pPr>
        <w:pStyle w:val="Bibliography"/>
      </w:pPr>
      <w:r>
        <w:t>7.</w:t>
      </w:r>
      <w:r>
        <w:tab/>
        <w:t xml:space="preserve">Fountain, E. D., Pauli, J. N., Reid, B. N., Palsbøll, P. J. &amp; Peery, M. Z. Finding the right coverage: the impact of coverage and sequence quality on single nucleotide polymorphism genotyping error rates. </w:t>
      </w:r>
      <w:r>
        <w:rPr>
          <w:i/>
          <w:iCs/>
        </w:rPr>
        <w:t xml:space="preserve">Mol. Ecol. </w:t>
      </w:r>
      <w:proofErr w:type="spellStart"/>
      <w:r>
        <w:rPr>
          <w:i/>
          <w:iCs/>
        </w:rPr>
        <w:t>Resour</w:t>
      </w:r>
      <w:proofErr w:type="spellEnd"/>
      <w:r>
        <w:rPr>
          <w:i/>
          <w:iCs/>
        </w:rPr>
        <w:t>.</w:t>
      </w:r>
      <w:r>
        <w:t xml:space="preserve"> </w:t>
      </w:r>
      <w:r>
        <w:rPr>
          <w:b/>
          <w:bCs/>
        </w:rPr>
        <w:t>16</w:t>
      </w:r>
      <w:r>
        <w:t>, 966–978 (2016).</w:t>
      </w:r>
    </w:p>
    <w:p w14:paraId="6B4AEAE8" w14:textId="77777777" w:rsidR="005C7A42" w:rsidRDefault="005C7A42" w:rsidP="005C7A42">
      <w:pPr>
        <w:pStyle w:val="Bibliography"/>
      </w:pPr>
      <w:r>
        <w:lastRenderedPageBreak/>
        <w:t>8.</w:t>
      </w:r>
      <w:r>
        <w:tab/>
        <w:t xml:space="preserve">O’Leary, S. J., Puritz, J. B., Willis, S. C., Hollenbeck, C. M. &amp; Portnoy, D. S. These aren’t the loci </w:t>
      </w:r>
      <w:proofErr w:type="spellStart"/>
      <w:r>
        <w:t>you’e</w:t>
      </w:r>
      <w:proofErr w:type="spellEnd"/>
      <w:r>
        <w:t xml:space="preserve"> looking for: Principles of effective SNP filtering for molecular ecologists. </w:t>
      </w:r>
      <w:r>
        <w:rPr>
          <w:i/>
          <w:iCs/>
        </w:rPr>
        <w:t>Mol. Ecol.</w:t>
      </w:r>
      <w:r>
        <w:t xml:space="preserve"> </w:t>
      </w:r>
      <w:r>
        <w:rPr>
          <w:b/>
          <w:bCs/>
        </w:rPr>
        <w:t>27</w:t>
      </w:r>
      <w:r>
        <w:t>, 3193–3206 (2018).</w:t>
      </w:r>
    </w:p>
    <w:p w14:paraId="3422C3B6" w14:textId="77777777" w:rsidR="005C7A42" w:rsidRDefault="005C7A42" w:rsidP="005C7A42">
      <w:pPr>
        <w:pStyle w:val="Bibliography"/>
      </w:pPr>
      <w:r>
        <w:t>9.</w:t>
      </w:r>
      <w:r>
        <w:tab/>
        <w:t xml:space="preserve">Rochette, N. C., Rivera-Colón, A. G. &amp; </w:t>
      </w:r>
      <w:proofErr w:type="spellStart"/>
      <w:r>
        <w:t>Catchen</w:t>
      </w:r>
      <w:proofErr w:type="spellEnd"/>
      <w:r>
        <w:t xml:space="preserve">, J. M. Stacks 2: Analytical methods for paired-end sequencing improve </w:t>
      </w:r>
      <w:proofErr w:type="spellStart"/>
      <w:r>
        <w:t>RADseq</w:t>
      </w:r>
      <w:proofErr w:type="spellEnd"/>
      <w:r>
        <w:t xml:space="preserve">-based population genomics. </w:t>
      </w:r>
      <w:r>
        <w:rPr>
          <w:i/>
          <w:iCs/>
        </w:rPr>
        <w:t>Mol. Ecol.</w:t>
      </w:r>
      <w:r>
        <w:t xml:space="preserve"> </w:t>
      </w:r>
      <w:r>
        <w:rPr>
          <w:b/>
          <w:bCs/>
        </w:rPr>
        <w:t>28</w:t>
      </w:r>
      <w:r>
        <w:t>, 4737–4754 (2019).</w:t>
      </w:r>
    </w:p>
    <w:p w14:paraId="34BAF9A8" w14:textId="77777777" w:rsidR="005C7A42" w:rsidRDefault="005C7A42" w:rsidP="005C7A42">
      <w:pPr>
        <w:pStyle w:val="Bibliography"/>
      </w:pPr>
      <w:r>
        <w:t>10.</w:t>
      </w:r>
      <w:r>
        <w:tab/>
        <w:t xml:space="preserve">Ahrens, C. W. </w:t>
      </w:r>
      <w:r>
        <w:rPr>
          <w:i/>
          <w:iCs/>
        </w:rPr>
        <w:t>et al.</w:t>
      </w:r>
      <w:r>
        <w:t xml:space="preserve"> Regarding the F-word: The effects of data filtering on inferred genotype-environment associations. </w:t>
      </w:r>
      <w:r>
        <w:rPr>
          <w:i/>
          <w:iCs/>
        </w:rPr>
        <w:t xml:space="preserve">Mol. Ecol. </w:t>
      </w:r>
      <w:proofErr w:type="spellStart"/>
      <w:r>
        <w:rPr>
          <w:i/>
          <w:iCs/>
        </w:rPr>
        <w:t>Resour</w:t>
      </w:r>
      <w:proofErr w:type="spellEnd"/>
      <w:r>
        <w:rPr>
          <w:i/>
          <w:iCs/>
        </w:rPr>
        <w:t>.</w:t>
      </w:r>
      <w:r>
        <w:t xml:space="preserve"> </w:t>
      </w:r>
      <w:r>
        <w:rPr>
          <w:b/>
          <w:bCs/>
        </w:rPr>
        <w:t>21</w:t>
      </w:r>
      <w:r>
        <w:t>, 1460–1474 (2021).</w:t>
      </w:r>
    </w:p>
    <w:p w14:paraId="04086206" w14:textId="77777777" w:rsidR="005C7A42" w:rsidRDefault="005C7A42" w:rsidP="005C7A42">
      <w:pPr>
        <w:pStyle w:val="Bibliography"/>
      </w:pPr>
      <w:r>
        <w:t>11.</w:t>
      </w:r>
      <w:r>
        <w:tab/>
        <w:t xml:space="preserve">Andrews, K. R. &amp; Luikart, G. Recent novel approaches for population genomics data analysis. </w:t>
      </w:r>
      <w:r>
        <w:rPr>
          <w:i/>
          <w:iCs/>
        </w:rPr>
        <w:t>Mol. Ecol.</w:t>
      </w:r>
      <w:r>
        <w:t xml:space="preserve"> </w:t>
      </w:r>
      <w:r>
        <w:rPr>
          <w:b/>
          <w:bCs/>
        </w:rPr>
        <w:t>23</w:t>
      </w:r>
      <w:r>
        <w:t>, 1661–1667 (2014).</w:t>
      </w:r>
    </w:p>
    <w:p w14:paraId="50A5384D" w14:textId="77777777" w:rsidR="005C7A42" w:rsidRDefault="005C7A42" w:rsidP="005C7A42">
      <w:pPr>
        <w:pStyle w:val="Bibliography"/>
      </w:pPr>
      <w:r>
        <w:t>12.</w:t>
      </w:r>
      <w:r>
        <w:tab/>
        <w:t xml:space="preserve">Shafer, A. B. A. </w:t>
      </w:r>
      <w:r>
        <w:rPr>
          <w:i/>
          <w:iCs/>
        </w:rPr>
        <w:t>et al.</w:t>
      </w:r>
      <w:r>
        <w:t xml:space="preserve"> Bioinformatic processing of RAD-</w:t>
      </w:r>
      <w:proofErr w:type="spellStart"/>
      <w:r>
        <w:t>seq</w:t>
      </w:r>
      <w:proofErr w:type="spellEnd"/>
      <w:r>
        <w:t xml:space="preserve"> data dramatically impacts downstream population genetic inference. </w:t>
      </w:r>
      <w:r>
        <w:rPr>
          <w:i/>
          <w:iCs/>
        </w:rPr>
        <w:t xml:space="preserve">Methods Ecol. </w:t>
      </w:r>
      <w:proofErr w:type="spellStart"/>
      <w:r>
        <w:rPr>
          <w:i/>
          <w:iCs/>
        </w:rPr>
        <w:t>Evol</w:t>
      </w:r>
      <w:proofErr w:type="spellEnd"/>
      <w:r>
        <w:rPr>
          <w:i/>
          <w:iCs/>
        </w:rPr>
        <w:t>.</w:t>
      </w:r>
      <w:r>
        <w:t xml:space="preserve"> </w:t>
      </w:r>
      <w:r>
        <w:rPr>
          <w:b/>
          <w:bCs/>
        </w:rPr>
        <w:t>8</w:t>
      </w:r>
      <w:r>
        <w:t>, 907–917 (2017).</w:t>
      </w:r>
    </w:p>
    <w:p w14:paraId="6D6DBDAF" w14:textId="77777777" w:rsidR="005C7A42" w:rsidRDefault="005C7A42" w:rsidP="005C7A42">
      <w:pPr>
        <w:pStyle w:val="Bibliography"/>
      </w:pPr>
      <w:r>
        <w:t>13.</w:t>
      </w:r>
      <w:r>
        <w:tab/>
        <w:t xml:space="preserve">Larson, W. A., Isermann, D. A. &amp; Feiner, Z. S. Incomplete bioinformatic filtering and inadequate age and growth analysis lead to an incorrect inference of harvested-induced changes. </w:t>
      </w:r>
      <w:proofErr w:type="spellStart"/>
      <w:r>
        <w:rPr>
          <w:i/>
          <w:iCs/>
        </w:rPr>
        <w:t>Evol</w:t>
      </w:r>
      <w:proofErr w:type="spellEnd"/>
      <w:r>
        <w:rPr>
          <w:i/>
          <w:iCs/>
        </w:rPr>
        <w:t>. Appl.</w:t>
      </w:r>
      <w:r>
        <w:t xml:space="preserve"> </w:t>
      </w:r>
      <w:r>
        <w:rPr>
          <w:b/>
          <w:bCs/>
        </w:rPr>
        <w:t>14</w:t>
      </w:r>
      <w:r>
        <w:t>, 278–289 (2021).</w:t>
      </w:r>
    </w:p>
    <w:p w14:paraId="2612C901" w14:textId="77777777" w:rsidR="005C7A42" w:rsidRDefault="005C7A42" w:rsidP="005C7A42">
      <w:pPr>
        <w:pStyle w:val="Bibliography"/>
      </w:pPr>
      <w:r>
        <w:t>14.</w:t>
      </w:r>
      <w:r>
        <w:tab/>
        <w:t xml:space="preserve">Nazareno, A. G. &amp; Knowles, L. L. There Is No ‘Rule of Thumb’: Genomic Filter Settings for a Small Plant Population to Obtain Unbiased Gene Flow Estimates. </w:t>
      </w:r>
      <w:r>
        <w:rPr>
          <w:i/>
          <w:iCs/>
        </w:rPr>
        <w:t>Front. Plant Sci.</w:t>
      </w:r>
      <w:r>
        <w:t xml:space="preserve"> </w:t>
      </w:r>
      <w:r>
        <w:rPr>
          <w:b/>
          <w:bCs/>
        </w:rPr>
        <w:t>12</w:t>
      </w:r>
      <w:r>
        <w:t>, (2021).</w:t>
      </w:r>
    </w:p>
    <w:p w14:paraId="39B5EA87" w14:textId="77777777" w:rsidR="005C7A42" w:rsidRDefault="005C7A42" w:rsidP="005C7A42">
      <w:pPr>
        <w:pStyle w:val="Bibliography"/>
      </w:pPr>
      <w:r>
        <w:t>15.</w:t>
      </w:r>
      <w:r>
        <w:tab/>
        <w:t xml:space="preserve">Sethuraman, A. </w:t>
      </w:r>
      <w:r>
        <w:rPr>
          <w:i/>
          <w:iCs/>
        </w:rPr>
        <w:t>et al.</w:t>
      </w:r>
      <w:r>
        <w:t xml:space="preserve"> Continued misuse of multiple testing correction methods in population genetics-A wake-up call? </w:t>
      </w:r>
      <w:r>
        <w:rPr>
          <w:i/>
          <w:iCs/>
        </w:rPr>
        <w:t xml:space="preserve">Mol. Ecol. </w:t>
      </w:r>
      <w:proofErr w:type="spellStart"/>
      <w:r>
        <w:rPr>
          <w:i/>
          <w:iCs/>
        </w:rPr>
        <w:t>Resour</w:t>
      </w:r>
      <w:proofErr w:type="spellEnd"/>
      <w:r>
        <w:rPr>
          <w:i/>
          <w:iCs/>
        </w:rPr>
        <w:t>.</w:t>
      </w:r>
      <w:r>
        <w:t xml:space="preserve"> </w:t>
      </w:r>
      <w:r>
        <w:rPr>
          <w:b/>
          <w:bCs/>
        </w:rPr>
        <w:t>19</w:t>
      </w:r>
      <w:r>
        <w:t>, 23–26 (2019).</w:t>
      </w:r>
    </w:p>
    <w:p w14:paraId="12F31B9B" w14:textId="77777777" w:rsidR="005C7A42" w:rsidRDefault="005C7A42" w:rsidP="005C7A42">
      <w:pPr>
        <w:pStyle w:val="Bibliography"/>
      </w:pPr>
      <w:r>
        <w:lastRenderedPageBreak/>
        <w:t>16.</w:t>
      </w:r>
      <w:r>
        <w:tab/>
        <w:t xml:space="preserve">Allendorf, F. W. </w:t>
      </w:r>
      <w:r>
        <w:rPr>
          <w:i/>
          <w:iCs/>
        </w:rPr>
        <w:t>et al.</w:t>
      </w:r>
      <w:r>
        <w:t xml:space="preserve"> </w:t>
      </w:r>
      <w:r>
        <w:rPr>
          <w:i/>
          <w:iCs/>
        </w:rPr>
        <w:t>Conservation and the Genomics of Populations</w:t>
      </w:r>
      <w:r>
        <w:t>. (Oxford University Press, 2022). doi:10.1093/</w:t>
      </w:r>
      <w:proofErr w:type="spellStart"/>
      <w:r>
        <w:t>oso</w:t>
      </w:r>
      <w:proofErr w:type="spellEnd"/>
      <w:r>
        <w:t>/9780198856566.001.0001.</w:t>
      </w:r>
    </w:p>
    <w:p w14:paraId="1376C5A1" w14:textId="77777777" w:rsidR="005C7A42" w:rsidRDefault="005C7A42" w:rsidP="005C7A42">
      <w:pPr>
        <w:pStyle w:val="Bibliography"/>
      </w:pPr>
      <w:r>
        <w:t>17.</w:t>
      </w:r>
      <w:r>
        <w:tab/>
        <w:t xml:space="preserve">Gervais, L. </w:t>
      </w:r>
      <w:r>
        <w:rPr>
          <w:i/>
          <w:iCs/>
        </w:rPr>
        <w:t>et al.</w:t>
      </w:r>
      <w:r>
        <w:t xml:space="preserve"> RAD-sequencing for estimating genomic relatedness matrix-based heritability in the wild: A case study in roe deer. </w:t>
      </w:r>
      <w:r>
        <w:rPr>
          <w:i/>
          <w:iCs/>
        </w:rPr>
        <w:t xml:space="preserve">Mol. Ecol. </w:t>
      </w:r>
      <w:proofErr w:type="spellStart"/>
      <w:r>
        <w:rPr>
          <w:i/>
          <w:iCs/>
        </w:rPr>
        <w:t>Resour</w:t>
      </w:r>
      <w:proofErr w:type="spellEnd"/>
      <w:r>
        <w:rPr>
          <w:i/>
          <w:iCs/>
        </w:rPr>
        <w:t>.</w:t>
      </w:r>
      <w:r>
        <w:t xml:space="preserve"> </w:t>
      </w:r>
      <w:r>
        <w:rPr>
          <w:b/>
          <w:bCs/>
        </w:rPr>
        <w:t>19</w:t>
      </w:r>
      <w:r>
        <w:t>, 1205–1217 (2019).</w:t>
      </w:r>
    </w:p>
    <w:p w14:paraId="4E886D6E" w14:textId="77777777" w:rsidR="005C7A42" w:rsidRDefault="005C7A42" w:rsidP="005C7A42">
      <w:pPr>
        <w:pStyle w:val="Bibliography"/>
      </w:pPr>
      <w:r>
        <w:t>18.</w:t>
      </w:r>
      <w:r>
        <w:tab/>
        <w:t xml:space="preserve">Crow, J. F. </w:t>
      </w:r>
      <w:r>
        <w:rPr>
          <w:i/>
          <w:iCs/>
        </w:rPr>
        <w:t>An Introduction to Population Genetics Theory</w:t>
      </w:r>
      <w:r>
        <w:t>. (Scientific Publishers, 2017).</w:t>
      </w:r>
    </w:p>
    <w:p w14:paraId="62DAFAC9" w14:textId="77777777" w:rsidR="005C7A42" w:rsidRDefault="005C7A42" w:rsidP="005C7A42">
      <w:pPr>
        <w:pStyle w:val="Bibliography"/>
      </w:pPr>
      <w:r>
        <w:t>19.</w:t>
      </w:r>
      <w:r>
        <w:tab/>
        <w:t xml:space="preserve">Giani, A. M., Gallo, G. R., </w:t>
      </w:r>
      <w:proofErr w:type="spellStart"/>
      <w:r>
        <w:t>Gianfranceschi</w:t>
      </w:r>
      <w:proofErr w:type="spellEnd"/>
      <w:r>
        <w:t xml:space="preserve">, L. &amp; </w:t>
      </w:r>
      <w:proofErr w:type="spellStart"/>
      <w:r>
        <w:t>Formenti</w:t>
      </w:r>
      <w:proofErr w:type="spellEnd"/>
      <w:r>
        <w:t xml:space="preserve">, G. Long walk to genomics: History and current approaches to genome sequencing and assembly. </w:t>
      </w:r>
      <w:proofErr w:type="spellStart"/>
      <w:r>
        <w:rPr>
          <w:i/>
          <w:iCs/>
        </w:rPr>
        <w:t>Comput</w:t>
      </w:r>
      <w:proofErr w:type="spellEnd"/>
      <w:r>
        <w:rPr>
          <w:i/>
          <w:iCs/>
        </w:rPr>
        <w:t xml:space="preserve">. Struct. </w:t>
      </w:r>
      <w:proofErr w:type="spellStart"/>
      <w:r>
        <w:rPr>
          <w:i/>
          <w:iCs/>
        </w:rPr>
        <w:t>Biotechnol</w:t>
      </w:r>
      <w:proofErr w:type="spellEnd"/>
      <w:r>
        <w:rPr>
          <w:i/>
          <w:iCs/>
        </w:rPr>
        <w:t>. J.</w:t>
      </w:r>
      <w:r>
        <w:t xml:space="preserve"> </w:t>
      </w:r>
      <w:r>
        <w:rPr>
          <w:b/>
          <w:bCs/>
        </w:rPr>
        <w:t>18</w:t>
      </w:r>
      <w:r>
        <w:t>, 9–19 (2020).</w:t>
      </w:r>
    </w:p>
    <w:p w14:paraId="05D3EB75" w14:textId="77777777" w:rsidR="005C7A42" w:rsidRDefault="005C7A42" w:rsidP="005C7A42">
      <w:pPr>
        <w:pStyle w:val="Bibliography"/>
      </w:pPr>
      <w:r>
        <w:t>20.</w:t>
      </w:r>
      <w:r>
        <w:tab/>
        <w:t xml:space="preserve">Kumar, K. </w:t>
      </w:r>
      <w:proofErr w:type="gramStart"/>
      <w:r>
        <w:t>R. ;</w:t>
      </w:r>
      <w:proofErr w:type="gramEnd"/>
      <w:r>
        <w:t xml:space="preserve"> C., Mark J. ;. Davis, Ryan L. Next-Generation Sequencing and Emerging Technologies. </w:t>
      </w:r>
      <w:r>
        <w:rPr>
          <w:i/>
          <w:iCs/>
        </w:rPr>
        <w:t xml:space="preserve">Semin. </w:t>
      </w:r>
      <w:proofErr w:type="spellStart"/>
      <w:r>
        <w:rPr>
          <w:i/>
          <w:iCs/>
        </w:rPr>
        <w:t>Thromb</w:t>
      </w:r>
      <w:proofErr w:type="spellEnd"/>
      <w:r>
        <w:rPr>
          <w:i/>
          <w:iCs/>
        </w:rPr>
        <w:t xml:space="preserve">. </w:t>
      </w:r>
      <w:proofErr w:type="spellStart"/>
      <w:r>
        <w:rPr>
          <w:i/>
          <w:iCs/>
        </w:rPr>
        <w:t>Hemost</w:t>
      </w:r>
      <w:proofErr w:type="spellEnd"/>
      <w:r>
        <w:rPr>
          <w:i/>
          <w:iCs/>
        </w:rPr>
        <w:t>.</w:t>
      </w:r>
      <w:r>
        <w:t xml:space="preserve"> </w:t>
      </w:r>
      <w:r>
        <w:rPr>
          <w:b/>
          <w:bCs/>
        </w:rPr>
        <w:t>45</w:t>
      </w:r>
      <w:r>
        <w:t>, 661–673 (2019).</w:t>
      </w:r>
    </w:p>
    <w:p w14:paraId="2DFC9357" w14:textId="77777777" w:rsidR="005C7A42" w:rsidRDefault="005C7A42" w:rsidP="005C7A42">
      <w:pPr>
        <w:pStyle w:val="Bibliography"/>
      </w:pPr>
      <w:r>
        <w:t>21.</w:t>
      </w:r>
      <w:r>
        <w:tab/>
        <w:t xml:space="preserve">Shendure, J. </w:t>
      </w:r>
      <w:r>
        <w:rPr>
          <w:i/>
          <w:iCs/>
        </w:rPr>
        <w:t>et al.</w:t>
      </w:r>
      <w:r>
        <w:t xml:space="preserve"> DNA sequencing at 40: past, </w:t>
      </w:r>
      <w:proofErr w:type="gramStart"/>
      <w:r>
        <w:t>present</w:t>
      </w:r>
      <w:proofErr w:type="gramEnd"/>
      <w:r>
        <w:t xml:space="preserve"> and future. </w:t>
      </w:r>
      <w:r>
        <w:rPr>
          <w:i/>
          <w:iCs/>
        </w:rPr>
        <w:t>Nature</w:t>
      </w:r>
      <w:r>
        <w:t xml:space="preserve"> </w:t>
      </w:r>
      <w:r>
        <w:rPr>
          <w:b/>
          <w:bCs/>
        </w:rPr>
        <w:t>550</w:t>
      </w:r>
      <w:r>
        <w:t>, 345–353 (2017).</w:t>
      </w:r>
    </w:p>
    <w:p w14:paraId="4DAD2E0C" w14:textId="77777777" w:rsidR="005C7A42" w:rsidRDefault="005C7A42" w:rsidP="005C7A42">
      <w:pPr>
        <w:pStyle w:val="Bibliography"/>
      </w:pPr>
      <w:r>
        <w:t>22.</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07CC5A1B" w14:textId="77777777" w:rsidR="005C7A42" w:rsidRDefault="005C7A42" w:rsidP="005C7A42">
      <w:pPr>
        <w:pStyle w:val="Bibliography"/>
      </w:pPr>
      <w:r>
        <w:t>23.</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45A965D2" w14:textId="77777777" w:rsidR="005C7A42" w:rsidRDefault="005C7A42" w:rsidP="005C7A42">
      <w:pPr>
        <w:pStyle w:val="Bibliography"/>
      </w:pPr>
      <w:r>
        <w:t>24.</w:t>
      </w:r>
      <w:r>
        <w:tab/>
        <w:t xml:space="preserve">Rochette, N. C. &amp; </w:t>
      </w:r>
      <w:proofErr w:type="spellStart"/>
      <w:r>
        <w:t>Catchen</w:t>
      </w:r>
      <w:proofErr w:type="spellEnd"/>
      <w:r>
        <w:t>, J. M. Deriving genotypes from RAD-</w:t>
      </w:r>
      <w:proofErr w:type="spellStart"/>
      <w:r>
        <w:t>seq</w:t>
      </w:r>
      <w:proofErr w:type="spellEnd"/>
      <w:r>
        <w:t xml:space="preserve"> short-read data using Stacks. </w:t>
      </w:r>
      <w:r>
        <w:rPr>
          <w:i/>
          <w:iCs/>
        </w:rPr>
        <w:t xml:space="preserve">Nat. </w:t>
      </w:r>
      <w:proofErr w:type="spellStart"/>
      <w:r>
        <w:rPr>
          <w:i/>
          <w:iCs/>
        </w:rPr>
        <w:t>Protoc</w:t>
      </w:r>
      <w:proofErr w:type="spellEnd"/>
      <w:r>
        <w:rPr>
          <w:i/>
          <w:iCs/>
        </w:rPr>
        <w:t>.</w:t>
      </w:r>
      <w:r>
        <w:t xml:space="preserve"> </w:t>
      </w:r>
      <w:r>
        <w:rPr>
          <w:b/>
          <w:bCs/>
        </w:rPr>
        <w:t>12</w:t>
      </w:r>
      <w:r>
        <w:t>, 2640–2659 (2017).</w:t>
      </w:r>
    </w:p>
    <w:p w14:paraId="0EB402FB" w14:textId="77777777" w:rsidR="005C7A42" w:rsidRDefault="005C7A42" w:rsidP="005C7A42">
      <w:pPr>
        <w:pStyle w:val="Bibliography"/>
      </w:pPr>
      <w:r>
        <w:lastRenderedPageBreak/>
        <w:t>25.</w:t>
      </w:r>
      <w:r>
        <w:tab/>
        <w:t xml:space="preserve">Paris, J. R., Stevens, J. R. &amp; </w:t>
      </w:r>
      <w:proofErr w:type="spellStart"/>
      <w:r>
        <w:t>Catchen</w:t>
      </w:r>
      <w:proofErr w:type="spellEnd"/>
      <w:r>
        <w:t xml:space="preserve">, J. M. Lost in parameter space: a road map for stacks. </w:t>
      </w:r>
      <w:r>
        <w:rPr>
          <w:i/>
          <w:iCs/>
        </w:rPr>
        <w:t xml:space="preserve">Methods Ecol. </w:t>
      </w:r>
      <w:proofErr w:type="spellStart"/>
      <w:r>
        <w:rPr>
          <w:i/>
          <w:iCs/>
        </w:rPr>
        <w:t>Evol</w:t>
      </w:r>
      <w:proofErr w:type="spellEnd"/>
      <w:r>
        <w:rPr>
          <w:i/>
          <w:iCs/>
        </w:rPr>
        <w:t>.</w:t>
      </w:r>
      <w:r>
        <w:t xml:space="preserve"> </w:t>
      </w:r>
      <w:r>
        <w:rPr>
          <w:b/>
          <w:bCs/>
        </w:rPr>
        <w:t>8</w:t>
      </w:r>
      <w:r>
        <w:t>, 1360–1373 (2017).</w:t>
      </w:r>
    </w:p>
    <w:p w14:paraId="2AE31AEC" w14:textId="77777777" w:rsidR="005C7A42" w:rsidRDefault="005C7A42" w:rsidP="005C7A42">
      <w:pPr>
        <w:pStyle w:val="Bibliography"/>
      </w:pPr>
      <w:r>
        <w:t>26.</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658C8B00" w14:textId="77777777" w:rsidR="005C7A42" w:rsidRDefault="005C7A42" w:rsidP="005C7A42">
      <w:pPr>
        <w:pStyle w:val="Bibliography"/>
      </w:pPr>
      <w:r>
        <w:t>27.</w:t>
      </w:r>
      <w:r>
        <w:tab/>
        <w:t xml:space="preserve">Heller, R. </w:t>
      </w:r>
      <w:r>
        <w:rPr>
          <w:i/>
          <w:iCs/>
        </w:rPr>
        <w:t>et al.</w:t>
      </w:r>
      <w:r>
        <w:t xml:space="preserve"> A reference-free approach to analyse </w:t>
      </w:r>
      <w:proofErr w:type="spellStart"/>
      <w:r>
        <w:t>RADseq</w:t>
      </w:r>
      <w:proofErr w:type="spellEnd"/>
      <w:r>
        <w:t xml:space="preserve"> data using standard next generation sequencing toolkits. </w:t>
      </w:r>
      <w:r>
        <w:rPr>
          <w:i/>
          <w:iCs/>
        </w:rPr>
        <w:t xml:space="preserve">Mol. Ecol. </w:t>
      </w:r>
      <w:proofErr w:type="spellStart"/>
      <w:r>
        <w:rPr>
          <w:i/>
          <w:iCs/>
        </w:rPr>
        <w:t>Resour</w:t>
      </w:r>
      <w:proofErr w:type="spellEnd"/>
      <w:r>
        <w:rPr>
          <w:i/>
          <w:iCs/>
        </w:rPr>
        <w:t>.</w:t>
      </w:r>
      <w:r>
        <w:t xml:space="preserve"> </w:t>
      </w:r>
      <w:r>
        <w:rPr>
          <w:b/>
          <w:bCs/>
        </w:rPr>
        <w:t>21</w:t>
      </w:r>
      <w:r>
        <w:t>, 1085–1097 (2021).</w:t>
      </w:r>
    </w:p>
    <w:p w14:paraId="5BBD72D6" w14:textId="77777777" w:rsidR="005C7A42" w:rsidRDefault="005C7A42" w:rsidP="005C7A42">
      <w:pPr>
        <w:pStyle w:val="Bibliography"/>
      </w:pPr>
      <w:r>
        <w:t>28.</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0DEB74E8" w14:textId="77777777" w:rsidR="005C7A42" w:rsidRDefault="005C7A42" w:rsidP="005C7A42">
      <w:pPr>
        <w:pStyle w:val="Bibliography"/>
      </w:pPr>
      <w:r>
        <w:t>29.</w:t>
      </w:r>
      <w:r>
        <w:tab/>
        <w:t xml:space="preserve">Bohling, J. Evaluating the effect of reference genome divergence on the analysis of empirical </w:t>
      </w:r>
      <w:proofErr w:type="spellStart"/>
      <w:r>
        <w:t>RADseq</w:t>
      </w:r>
      <w:proofErr w:type="spellEnd"/>
      <w:r>
        <w:t xml:space="preserve"> datasets. </w:t>
      </w:r>
      <w:r>
        <w:rPr>
          <w:i/>
          <w:iCs/>
        </w:rPr>
        <w:t xml:space="preserve">Ecol. </w:t>
      </w:r>
      <w:proofErr w:type="spellStart"/>
      <w:r>
        <w:rPr>
          <w:i/>
          <w:iCs/>
        </w:rPr>
        <w:t>Evol</w:t>
      </w:r>
      <w:proofErr w:type="spellEnd"/>
      <w:r>
        <w:rPr>
          <w:i/>
          <w:iCs/>
        </w:rPr>
        <w:t>.</w:t>
      </w:r>
      <w:r>
        <w:t xml:space="preserve"> </w:t>
      </w:r>
      <w:r>
        <w:rPr>
          <w:b/>
          <w:bCs/>
        </w:rPr>
        <w:t>10</w:t>
      </w:r>
      <w:r>
        <w:t>, 7585–7601 (2020).</w:t>
      </w:r>
    </w:p>
    <w:p w14:paraId="1CF090BF" w14:textId="77777777" w:rsidR="005C7A42" w:rsidRDefault="005C7A42" w:rsidP="005C7A42">
      <w:pPr>
        <w:pStyle w:val="Bibliography"/>
      </w:pPr>
      <w:r>
        <w:t>30.</w:t>
      </w:r>
      <w:r>
        <w:tab/>
        <w:t>Valiente-</w:t>
      </w:r>
      <w:proofErr w:type="spellStart"/>
      <w:r>
        <w:t>Mullor</w:t>
      </w:r>
      <w:proofErr w:type="spellEnd"/>
      <w:r>
        <w:t xml:space="preserve">, C. </w:t>
      </w:r>
      <w:r>
        <w:rPr>
          <w:i/>
          <w:iCs/>
        </w:rPr>
        <w:t>et al.</w:t>
      </w:r>
      <w:r>
        <w:t xml:space="preserve"> One is not enough: On the effects of reference genome for the mapping and subsequent analyses of </w:t>
      </w:r>
      <w:proofErr w:type="gramStart"/>
      <w:r>
        <w:t>short-reads</w:t>
      </w:r>
      <w:proofErr w:type="gramEnd"/>
      <w:r>
        <w:t xml:space="preserve">. </w:t>
      </w:r>
      <w:r>
        <w:rPr>
          <w:i/>
          <w:iCs/>
        </w:rPr>
        <w:t xml:space="preserve">PLOS </w:t>
      </w:r>
      <w:proofErr w:type="spellStart"/>
      <w:r>
        <w:rPr>
          <w:i/>
          <w:iCs/>
        </w:rPr>
        <w:t>Comput</w:t>
      </w:r>
      <w:proofErr w:type="spellEnd"/>
      <w:r>
        <w:rPr>
          <w:i/>
          <w:iCs/>
        </w:rPr>
        <w:t>. Biol.</w:t>
      </w:r>
      <w:r>
        <w:t xml:space="preserve"> </w:t>
      </w:r>
      <w:r>
        <w:rPr>
          <w:b/>
          <w:bCs/>
        </w:rPr>
        <w:t>17</w:t>
      </w:r>
      <w:r>
        <w:t>, e1008678 (2021).</w:t>
      </w:r>
    </w:p>
    <w:p w14:paraId="53EDA629" w14:textId="77777777" w:rsidR="005C7A42" w:rsidRDefault="005C7A42" w:rsidP="005C7A42">
      <w:pPr>
        <w:pStyle w:val="Bibliography"/>
      </w:pPr>
      <w:r>
        <w:t>31.</w:t>
      </w:r>
      <w:r>
        <w:tab/>
        <w:t xml:space="preserve">Vaux, F., Dutoit, L., Fraser, C. I. &amp; Waters, J. M. Genotyping-by-sequencing for biogeography. </w:t>
      </w:r>
      <w:r>
        <w:rPr>
          <w:i/>
          <w:iCs/>
        </w:rPr>
        <w:t xml:space="preserve">J. </w:t>
      </w:r>
      <w:proofErr w:type="spellStart"/>
      <w:r>
        <w:rPr>
          <w:i/>
          <w:iCs/>
        </w:rPr>
        <w:t>Biogeogr</w:t>
      </w:r>
      <w:proofErr w:type="spellEnd"/>
      <w:r>
        <w:rPr>
          <w:i/>
          <w:iCs/>
        </w:rPr>
        <w:t>.</w:t>
      </w:r>
      <w:r>
        <w:t xml:space="preserve"> </w:t>
      </w:r>
      <w:r>
        <w:rPr>
          <w:b/>
          <w:bCs/>
        </w:rPr>
        <w:t>50</w:t>
      </w:r>
      <w:r>
        <w:t>, 262–281 (2023).</w:t>
      </w:r>
    </w:p>
    <w:p w14:paraId="5F0C4444" w14:textId="77777777" w:rsidR="005C7A42" w:rsidRDefault="005C7A42" w:rsidP="005C7A42">
      <w:pPr>
        <w:pStyle w:val="Bibliography"/>
      </w:pPr>
      <w:r>
        <w:t>32.</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74A3C894" w14:textId="77777777" w:rsidR="005C7A42" w:rsidRDefault="005C7A42" w:rsidP="005C7A42">
      <w:pPr>
        <w:pStyle w:val="Bibliography"/>
      </w:pPr>
      <w:r>
        <w:lastRenderedPageBreak/>
        <w:t>33.</w:t>
      </w:r>
      <w:r>
        <w:tab/>
        <w:t xml:space="preserve">Luikart, G., England, P. R., Tallmon, D., Jordan, S. &amp; </w:t>
      </w:r>
      <w:proofErr w:type="spellStart"/>
      <w:r>
        <w:t>Taberlet</w:t>
      </w:r>
      <w:proofErr w:type="spellEnd"/>
      <w:r>
        <w:t xml:space="preserve">, P. The power and promise of population genomics: from genotyping to genome typing. </w:t>
      </w:r>
      <w:r>
        <w:rPr>
          <w:i/>
          <w:iCs/>
        </w:rPr>
        <w:t>Nat. Rev. Genet.</w:t>
      </w:r>
      <w:r>
        <w:t xml:space="preserve"> </w:t>
      </w:r>
      <w:r>
        <w:rPr>
          <w:b/>
          <w:bCs/>
        </w:rPr>
        <w:t>4</w:t>
      </w:r>
      <w:r>
        <w:t>, 981–994 (2003).</w:t>
      </w:r>
    </w:p>
    <w:p w14:paraId="4A52DAD7" w14:textId="77777777" w:rsidR="005C7A42" w:rsidRDefault="005C7A42" w:rsidP="005C7A42">
      <w:pPr>
        <w:pStyle w:val="Bibliography"/>
      </w:pPr>
      <w:r>
        <w:t>34.</w:t>
      </w:r>
      <w:r>
        <w:tab/>
      </w:r>
      <w:proofErr w:type="spellStart"/>
      <w:r>
        <w:t>Benestan</w:t>
      </w:r>
      <w:proofErr w:type="spellEnd"/>
      <w:r>
        <w:t xml:space="preserve">, L. </w:t>
      </w:r>
      <w:r>
        <w:rPr>
          <w:i/>
          <w:iCs/>
        </w:rPr>
        <w:t>et al.</w:t>
      </w:r>
      <w:r>
        <w:t xml:space="preserve"> Sex matters in massive parallel sequencing: Evidence for biases in genetic parameter estimation and investigation of sex determination systems. </w:t>
      </w:r>
      <w:r>
        <w:rPr>
          <w:i/>
          <w:iCs/>
        </w:rPr>
        <w:t>Mol. Ecol.</w:t>
      </w:r>
      <w:r>
        <w:t xml:space="preserve"> </w:t>
      </w:r>
      <w:r>
        <w:rPr>
          <w:b/>
          <w:bCs/>
        </w:rPr>
        <w:t>26</w:t>
      </w:r>
      <w:r>
        <w:t>, 6767–6783 (2017).</w:t>
      </w:r>
    </w:p>
    <w:p w14:paraId="67A2345B" w14:textId="77777777" w:rsidR="005C7A42" w:rsidRDefault="005C7A42" w:rsidP="005C7A42">
      <w:pPr>
        <w:pStyle w:val="Bibliography"/>
      </w:pPr>
      <w:r>
        <w:t>35.</w:t>
      </w:r>
      <w:r>
        <w:tab/>
        <w:t xml:space="preserve">Yang, Z. </w:t>
      </w:r>
      <w:r>
        <w:rPr>
          <w:i/>
          <w:iCs/>
        </w:rPr>
        <w:t>et al.</w:t>
      </w:r>
      <w:r>
        <w:t xml:space="preserve"> </w:t>
      </w:r>
      <w:proofErr w:type="gramStart"/>
      <w:r>
        <w:t>Multi-omics</w:t>
      </w:r>
      <w:proofErr w:type="gramEnd"/>
      <w:r>
        <w:t xml:space="preserve"> provides new insights into the domestication and improvement of dark jute (Corchorus </w:t>
      </w:r>
      <w:proofErr w:type="spellStart"/>
      <w:r>
        <w:t>olitorius</w:t>
      </w:r>
      <w:proofErr w:type="spellEnd"/>
      <w:r>
        <w:t xml:space="preserve">). </w:t>
      </w:r>
      <w:r>
        <w:rPr>
          <w:i/>
          <w:iCs/>
        </w:rPr>
        <w:t>Plant J.</w:t>
      </w:r>
      <w:r>
        <w:t xml:space="preserve"> </w:t>
      </w:r>
      <w:r>
        <w:rPr>
          <w:b/>
          <w:bCs/>
        </w:rPr>
        <w:t>112</w:t>
      </w:r>
      <w:r>
        <w:t>, 812–829 (2022).</w:t>
      </w:r>
    </w:p>
    <w:p w14:paraId="54BF877C" w14:textId="77777777" w:rsidR="005C7A42" w:rsidRDefault="005C7A42" w:rsidP="005C7A42">
      <w:pPr>
        <w:pStyle w:val="Bibliography"/>
      </w:pPr>
      <w:r>
        <w:t>36.</w:t>
      </w:r>
      <w:r>
        <w:tab/>
        <w:t xml:space="preserve">Zeng, L. </w:t>
      </w:r>
      <w:r>
        <w:rPr>
          <w:i/>
          <w:iCs/>
        </w:rPr>
        <w:t>et al.</w:t>
      </w:r>
      <w:r>
        <w:t xml:space="preserve"> Whole genomes and transcriptomes reveal adaptation and domestication of pistachio. </w:t>
      </w:r>
      <w:r>
        <w:rPr>
          <w:i/>
          <w:iCs/>
        </w:rPr>
        <w:t>Genome Biol.</w:t>
      </w:r>
      <w:r>
        <w:t xml:space="preserve"> </w:t>
      </w:r>
      <w:r>
        <w:rPr>
          <w:b/>
          <w:bCs/>
        </w:rPr>
        <w:t>20</w:t>
      </w:r>
      <w:r>
        <w:t>, 79 (2019).</w:t>
      </w:r>
    </w:p>
    <w:p w14:paraId="52BD869F" w14:textId="77777777" w:rsidR="005C7A42" w:rsidRDefault="005C7A42" w:rsidP="005C7A42">
      <w:pPr>
        <w:pStyle w:val="Bibliography"/>
      </w:pPr>
      <w:r>
        <w:t>37.</w:t>
      </w:r>
      <w:r>
        <w:tab/>
      </w:r>
      <w:proofErr w:type="spellStart"/>
      <w:r>
        <w:t>Zhernakova</w:t>
      </w:r>
      <w:proofErr w:type="spellEnd"/>
      <w:r>
        <w:t xml:space="preserve">, D. V. </w:t>
      </w:r>
      <w:r>
        <w:rPr>
          <w:i/>
          <w:iCs/>
        </w:rPr>
        <w:t>et al.</w:t>
      </w:r>
      <w:r>
        <w:t xml:space="preserve"> Genome-wide sequence analyses of ethnic populations across Russia. </w:t>
      </w:r>
      <w:r>
        <w:rPr>
          <w:i/>
          <w:iCs/>
        </w:rPr>
        <w:t>Genomics</w:t>
      </w:r>
      <w:r>
        <w:t xml:space="preserve"> </w:t>
      </w:r>
      <w:r>
        <w:rPr>
          <w:b/>
          <w:bCs/>
        </w:rPr>
        <w:t>112</w:t>
      </w:r>
      <w:r>
        <w:t>, 442–458 (2020).</w:t>
      </w:r>
    </w:p>
    <w:p w14:paraId="4BE27527" w14:textId="77777777" w:rsidR="005C7A42" w:rsidRDefault="005C7A42" w:rsidP="005C7A42">
      <w:pPr>
        <w:pStyle w:val="Bibliography"/>
      </w:pPr>
      <w:r>
        <w:t>38.</w:t>
      </w:r>
      <w:r>
        <w:tab/>
        <w:t xml:space="preserve">Langmead, B. &amp; Salzberg, S. L. Fast gapped-read alignment with Bowtie 2. </w:t>
      </w:r>
      <w:r>
        <w:rPr>
          <w:i/>
          <w:iCs/>
        </w:rPr>
        <w:t>Nat. Methods</w:t>
      </w:r>
      <w:r>
        <w:t xml:space="preserve"> </w:t>
      </w:r>
      <w:r>
        <w:rPr>
          <w:b/>
          <w:bCs/>
        </w:rPr>
        <w:t>9</w:t>
      </w:r>
      <w:r>
        <w:t>, 357–359 (2012).</w:t>
      </w:r>
    </w:p>
    <w:p w14:paraId="49B52884" w14:textId="77777777" w:rsidR="005C7A42" w:rsidRDefault="005C7A42" w:rsidP="005C7A42">
      <w:pPr>
        <w:pStyle w:val="Bibliography"/>
      </w:pPr>
      <w:r>
        <w:t>39.</w:t>
      </w:r>
      <w:r>
        <w:tab/>
        <w:t xml:space="preserve">Li, H. &amp; Durbin, R. </w:t>
      </w:r>
      <w:proofErr w:type="gramStart"/>
      <w:r>
        <w:t>Fast</w:t>
      </w:r>
      <w:proofErr w:type="gramEnd"/>
      <w:r>
        <w:t xml:space="preserve"> and accurate short read alignment with Burrows-Wheeler transform. </w:t>
      </w:r>
      <w:proofErr w:type="spellStart"/>
      <w:r>
        <w:rPr>
          <w:i/>
          <w:iCs/>
        </w:rPr>
        <w:t>Bioinforma</w:t>
      </w:r>
      <w:proofErr w:type="spellEnd"/>
      <w:r>
        <w:rPr>
          <w:i/>
          <w:iCs/>
        </w:rPr>
        <w:t xml:space="preserve">. </w:t>
      </w:r>
      <w:proofErr w:type="spellStart"/>
      <w:r>
        <w:rPr>
          <w:i/>
          <w:iCs/>
        </w:rPr>
        <w:t>Oxf</w:t>
      </w:r>
      <w:proofErr w:type="spellEnd"/>
      <w:r>
        <w:rPr>
          <w:i/>
          <w:iCs/>
        </w:rPr>
        <w:t>. Engl.</w:t>
      </w:r>
      <w:r>
        <w:t xml:space="preserve"> </w:t>
      </w:r>
      <w:r>
        <w:rPr>
          <w:b/>
          <w:bCs/>
        </w:rPr>
        <w:t>25</w:t>
      </w:r>
      <w:r>
        <w:t>, 1754–1760 (2009).</w:t>
      </w:r>
    </w:p>
    <w:p w14:paraId="45E03781" w14:textId="77777777" w:rsidR="005C7A42" w:rsidRDefault="005C7A42" w:rsidP="005C7A42">
      <w:pPr>
        <w:pStyle w:val="Bibliography"/>
      </w:pPr>
      <w:r>
        <w:t>40.</w:t>
      </w:r>
      <w:r>
        <w:tab/>
        <w:t xml:space="preserve">Pfeifer, S. P. From next-generation resequencing reads to a high-quality variant data set. </w:t>
      </w:r>
      <w:r>
        <w:rPr>
          <w:i/>
          <w:iCs/>
        </w:rPr>
        <w:t>Heredity</w:t>
      </w:r>
      <w:r>
        <w:t xml:space="preserve"> </w:t>
      </w:r>
      <w:r>
        <w:rPr>
          <w:b/>
          <w:bCs/>
        </w:rPr>
        <w:t>118</w:t>
      </w:r>
      <w:r>
        <w:t>, 111–124 (2017).</w:t>
      </w:r>
    </w:p>
    <w:p w14:paraId="45BE2AC0" w14:textId="77777777" w:rsidR="005C7A42" w:rsidRDefault="005C7A42" w:rsidP="005C7A42">
      <w:pPr>
        <w:pStyle w:val="Bibliography"/>
      </w:pPr>
      <w:r>
        <w:lastRenderedPageBreak/>
        <w:t>41.</w:t>
      </w:r>
      <w:r>
        <w:tab/>
      </w:r>
      <w:proofErr w:type="spellStart"/>
      <w:r>
        <w:t>Lefouili</w:t>
      </w:r>
      <w:proofErr w:type="spellEnd"/>
      <w:r>
        <w:t xml:space="preserve">, M. &amp; Nam, K. The evaluation of </w:t>
      </w:r>
      <w:proofErr w:type="spellStart"/>
      <w:r>
        <w:t>Bcftools</w:t>
      </w:r>
      <w:proofErr w:type="spellEnd"/>
      <w:r>
        <w:t xml:space="preserve"> </w:t>
      </w:r>
      <w:proofErr w:type="spellStart"/>
      <w:r>
        <w:t>mpileup</w:t>
      </w:r>
      <w:proofErr w:type="spellEnd"/>
      <w:r>
        <w:t xml:space="preserve"> and GATK </w:t>
      </w:r>
      <w:proofErr w:type="spellStart"/>
      <w:r>
        <w:t>HaplotypeCaller</w:t>
      </w:r>
      <w:proofErr w:type="spellEnd"/>
      <w:r>
        <w:t xml:space="preserve"> for variant calling in non-human species. </w:t>
      </w:r>
      <w:r>
        <w:rPr>
          <w:i/>
          <w:iCs/>
        </w:rPr>
        <w:t>Sci. Rep.</w:t>
      </w:r>
      <w:r>
        <w:t xml:space="preserve"> </w:t>
      </w:r>
      <w:r>
        <w:rPr>
          <w:b/>
          <w:bCs/>
        </w:rPr>
        <w:t>12</w:t>
      </w:r>
      <w:r>
        <w:t>, 11331 (2022).</w:t>
      </w:r>
    </w:p>
    <w:p w14:paraId="2B7AEE41" w14:textId="77777777" w:rsidR="005C7A42" w:rsidRDefault="005C7A42" w:rsidP="005C7A42">
      <w:pPr>
        <w:pStyle w:val="Bibliography"/>
      </w:pPr>
      <w:r>
        <w:t>42.</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2612F9AC" w14:textId="77777777" w:rsidR="005C7A42" w:rsidRDefault="005C7A42" w:rsidP="005C7A42">
      <w:pPr>
        <w:pStyle w:val="Bibliography"/>
      </w:pPr>
      <w:r>
        <w:t>43.</w:t>
      </w:r>
      <w:r>
        <w:tab/>
        <w:t xml:space="preserve">Günther, T. &amp; </w:t>
      </w:r>
      <w:proofErr w:type="spellStart"/>
      <w:r>
        <w:t>Nettelblad</w:t>
      </w:r>
      <w:proofErr w:type="spellEnd"/>
      <w:r>
        <w:t xml:space="preserve">, C. The presence and impact of reference bias on population genomic studies of prehistoric human populations. </w:t>
      </w:r>
      <w:r>
        <w:rPr>
          <w:i/>
          <w:iCs/>
        </w:rPr>
        <w:t>PLOS Genet.</w:t>
      </w:r>
      <w:r>
        <w:t xml:space="preserve"> </w:t>
      </w:r>
      <w:r>
        <w:rPr>
          <w:b/>
          <w:bCs/>
        </w:rPr>
        <w:t>15</w:t>
      </w:r>
      <w:r>
        <w:t>, e1008302 (2019).</w:t>
      </w:r>
    </w:p>
    <w:p w14:paraId="41010EF4" w14:textId="77777777" w:rsidR="005C7A42" w:rsidRDefault="005C7A42" w:rsidP="005C7A42">
      <w:pPr>
        <w:pStyle w:val="Bibliography"/>
      </w:pPr>
      <w:r>
        <w:t>44.</w:t>
      </w:r>
      <w:r>
        <w:tab/>
        <w:t xml:space="preserve">Rhie,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60A78DD1" w14:textId="77777777" w:rsidR="005C7A42" w:rsidRDefault="005C7A42" w:rsidP="005C7A42">
      <w:pPr>
        <w:pStyle w:val="Bibliography"/>
      </w:pPr>
      <w:r>
        <w:t>45.</w:t>
      </w:r>
      <w:r>
        <w:tab/>
        <w:t xml:space="preserve">Ho, S. S., Urban, A. E. &amp; Mills, R. E. Structural variation in the sequencing era. </w:t>
      </w:r>
      <w:r>
        <w:rPr>
          <w:i/>
          <w:iCs/>
        </w:rPr>
        <w:t>Nat. Rev. Genet.</w:t>
      </w:r>
      <w:r>
        <w:t xml:space="preserve"> </w:t>
      </w:r>
      <w:r>
        <w:rPr>
          <w:b/>
          <w:bCs/>
        </w:rPr>
        <w:t>21</w:t>
      </w:r>
      <w:r>
        <w:t>, 171–189 (2020).</w:t>
      </w:r>
    </w:p>
    <w:p w14:paraId="16F86957" w14:textId="77777777" w:rsidR="005C7A42" w:rsidRDefault="005C7A42" w:rsidP="005C7A42">
      <w:pPr>
        <w:pStyle w:val="Bibliography"/>
      </w:pPr>
      <w:r>
        <w:t>46.</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52EDDCFC" w14:textId="77777777" w:rsidR="005C7A42" w:rsidRDefault="005C7A42" w:rsidP="005C7A42">
      <w:pPr>
        <w:pStyle w:val="Bibliography"/>
      </w:pPr>
      <w:r>
        <w:t>47.</w:t>
      </w:r>
      <w:r>
        <w:tab/>
        <w:t xml:space="preserve">Rochette, N. C. </w:t>
      </w:r>
      <w:r>
        <w:rPr>
          <w:i/>
          <w:iCs/>
        </w:rPr>
        <w:t>et al.</w:t>
      </w:r>
      <w:r>
        <w:t xml:space="preserve"> On the causes, consequences, and avoidance of PCR duplicates: Towards a theory of library complexity. </w:t>
      </w:r>
      <w:r>
        <w:rPr>
          <w:i/>
          <w:iCs/>
        </w:rPr>
        <w:t xml:space="preserve">Mol. Ecol. </w:t>
      </w:r>
      <w:proofErr w:type="spellStart"/>
      <w:r>
        <w:rPr>
          <w:i/>
          <w:iCs/>
        </w:rPr>
        <w:t>Resour</w:t>
      </w:r>
      <w:proofErr w:type="spellEnd"/>
      <w:r>
        <w:rPr>
          <w:i/>
          <w:iCs/>
        </w:rPr>
        <w:t>.</w:t>
      </w:r>
      <w:r>
        <w:t xml:space="preserve"> </w:t>
      </w:r>
      <w:r>
        <w:rPr>
          <w:b/>
          <w:bCs/>
        </w:rPr>
        <w:t>n/a</w:t>
      </w:r>
      <w:r>
        <w:t>, (2023).</w:t>
      </w:r>
    </w:p>
    <w:p w14:paraId="0A439A19" w14:textId="77777777" w:rsidR="005C7A42" w:rsidRDefault="005C7A42" w:rsidP="005C7A42">
      <w:pPr>
        <w:pStyle w:val="Bibliography"/>
      </w:pPr>
      <w:r>
        <w:t>48.</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5E7B6FCC" w14:textId="77777777" w:rsidR="005C7A42" w:rsidRDefault="005C7A42" w:rsidP="005C7A42">
      <w:pPr>
        <w:pStyle w:val="Bibliography"/>
      </w:pPr>
      <w:r>
        <w:t>49.</w:t>
      </w:r>
      <w:r>
        <w:tab/>
        <w:t xml:space="preserve">Willis, S. C., Hollenbeck, C. M., Puritz, J. B., Gold, J. R. &amp; Portnoy, D. S. Haplotyping RAD loci: an efficient method to filter paralogs and account for physical linkage. </w:t>
      </w:r>
      <w:r>
        <w:rPr>
          <w:i/>
          <w:iCs/>
        </w:rPr>
        <w:t xml:space="preserve">Mol. Ecol. </w:t>
      </w:r>
      <w:proofErr w:type="spellStart"/>
      <w:r>
        <w:rPr>
          <w:i/>
          <w:iCs/>
        </w:rPr>
        <w:t>Resour</w:t>
      </w:r>
      <w:proofErr w:type="spellEnd"/>
      <w:r>
        <w:rPr>
          <w:i/>
          <w:iCs/>
        </w:rPr>
        <w:t>.</w:t>
      </w:r>
      <w:r>
        <w:t xml:space="preserve"> </w:t>
      </w:r>
      <w:r>
        <w:rPr>
          <w:b/>
          <w:bCs/>
        </w:rPr>
        <w:t>17</w:t>
      </w:r>
      <w:r>
        <w:t>, 955–965 (2017).</w:t>
      </w:r>
    </w:p>
    <w:p w14:paraId="407CC039" w14:textId="77777777" w:rsidR="005C7A42" w:rsidRDefault="005C7A42" w:rsidP="005C7A42">
      <w:pPr>
        <w:pStyle w:val="Bibliography"/>
      </w:pPr>
      <w:r>
        <w:lastRenderedPageBreak/>
        <w:t>50.</w:t>
      </w:r>
      <w:r>
        <w:tab/>
        <w:t xml:space="preserve">Van der </w:t>
      </w:r>
      <w:proofErr w:type="spellStart"/>
      <w:r>
        <w:t>Auwera</w:t>
      </w:r>
      <w:proofErr w:type="spellEnd"/>
      <w:r>
        <w:t xml:space="preserve">, G. A. &amp; O’Connor, B. D. </w:t>
      </w:r>
      <w:r>
        <w:rPr>
          <w:i/>
          <w:iCs/>
        </w:rPr>
        <w:t>Genomics in the Cloud: Using Docker, GATK, and WDL in Terra</w:t>
      </w:r>
      <w:r>
        <w:t>. (O’Reilly Media, 2020).</w:t>
      </w:r>
    </w:p>
    <w:p w14:paraId="0CE71FC1" w14:textId="77777777" w:rsidR="005C7A42" w:rsidRDefault="005C7A42" w:rsidP="005C7A42">
      <w:pPr>
        <w:pStyle w:val="Bibliography"/>
      </w:pPr>
      <w:r>
        <w:t>51.</w:t>
      </w:r>
      <w:r>
        <w:tab/>
        <w:t xml:space="preserve">Korneliussen, T. S., Albrechtsen, A. &amp; Nielsen, R. ANGSD: Analysis of Next Generation Sequencing Data. </w:t>
      </w:r>
      <w:r>
        <w:rPr>
          <w:i/>
          <w:iCs/>
        </w:rPr>
        <w:t>BMC Bioinformatics</w:t>
      </w:r>
      <w:r>
        <w:t xml:space="preserve"> </w:t>
      </w:r>
      <w:r>
        <w:rPr>
          <w:b/>
          <w:bCs/>
        </w:rPr>
        <w:t>15</w:t>
      </w:r>
      <w:r>
        <w:t>, 356 (2014).</w:t>
      </w:r>
    </w:p>
    <w:p w14:paraId="19B9E8D0" w14:textId="77777777" w:rsidR="005C7A42" w:rsidRDefault="005C7A42" w:rsidP="005C7A42">
      <w:pPr>
        <w:pStyle w:val="Bibliography"/>
      </w:pPr>
      <w:r>
        <w:t>52.</w:t>
      </w:r>
      <w:r>
        <w:tab/>
        <w:t xml:space="preserve">Eaton, D. A. R. &amp; Overcast, I. </w:t>
      </w:r>
      <w:proofErr w:type="spellStart"/>
      <w:r>
        <w:t>ipyrad</w:t>
      </w:r>
      <w:proofErr w:type="spellEnd"/>
      <w:r>
        <w:t xml:space="preserve">: Interactive assembly and analysis of </w:t>
      </w:r>
      <w:proofErr w:type="spellStart"/>
      <w:r>
        <w:t>RADseq</w:t>
      </w:r>
      <w:proofErr w:type="spellEnd"/>
      <w:r>
        <w:t xml:space="preserve"> datasets. </w:t>
      </w:r>
      <w:r>
        <w:rPr>
          <w:i/>
          <w:iCs/>
        </w:rPr>
        <w:t>Bioinformatics</w:t>
      </w:r>
      <w:r>
        <w:t xml:space="preserve"> </w:t>
      </w:r>
      <w:r>
        <w:rPr>
          <w:b/>
          <w:bCs/>
        </w:rPr>
        <w:t>36</w:t>
      </w:r>
      <w:r>
        <w:t>, 2592–2594 (2020).</w:t>
      </w:r>
    </w:p>
    <w:p w14:paraId="0C2521CC" w14:textId="77777777" w:rsidR="005C7A42" w:rsidRDefault="005C7A42" w:rsidP="005C7A42">
      <w:pPr>
        <w:pStyle w:val="Bibliography"/>
      </w:pPr>
      <w:r>
        <w:t>53.</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078E455C" w14:textId="77777777" w:rsidR="005C7A42" w:rsidRDefault="005C7A42" w:rsidP="005C7A42">
      <w:pPr>
        <w:pStyle w:val="Bibliography"/>
      </w:pPr>
      <w:r>
        <w:t>54.</w:t>
      </w:r>
      <w:r>
        <w:tab/>
        <w:t xml:space="preserve">Mona, S., </w:t>
      </w:r>
      <w:proofErr w:type="spellStart"/>
      <w:r>
        <w:t>Benazzo</w:t>
      </w:r>
      <w:proofErr w:type="spellEnd"/>
      <w:r>
        <w:t xml:space="preserve">, A., </w:t>
      </w:r>
      <w:proofErr w:type="spellStart"/>
      <w:r>
        <w:t>Delrieu-Trottin</w:t>
      </w:r>
      <w:proofErr w:type="spellEnd"/>
      <w:r>
        <w:t xml:space="preserve">, E. &amp; </w:t>
      </w:r>
      <w:proofErr w:type="spellStart"/>
      <w:r>
        <w:t>Lesturgie</w:t>
      </w:r>
      <w:proofErr w:type="spellEnd"/>
      <w:r>
        <w:t xml:space="preserve">, P. Population genetics using low coverage </w:t>
      </w:r>
      <w:proofErr w:type="spellStart"/>
      <w:r>
        <w:t>RADseq</w:t>
      </w:r>
      <w:proofErr w:type="spellEnd"/>
      <w:r>
        <w:t xml:space="preserve"> data in non-model organisms: biases and solutions. (2023) doi:10.22541/au.168252801.19878064/v1.</w:t>
      </w:r>
    </w:p>
    <w:p w14:paraId="7807A160" w14:textId="77777777" w:rsidR="005C7A42" w:rsidRDefault="005C7A42" w:rsidP="005C7A42">
      <w:pPr>
        <w:pStyle w:val="Bibliography"/>
      </w:pPr>
      <w:r>
        <w:t>55.</w:t>
      </w:r>
      <w:r>
        <w:tab/>
        <w:t xml:space="preserve">Nielsen, R., Korneliussen, T., Albrechtsen, A., Li, Y. &amp; Wang, J. SNP Calling, Genotype Calling, and Sample Allele Frequency Estimation from New-Generation Sequencing Data. </w:t>
      </w:r>
      <w:r>
        <w:rPr>
          <w:i/>
          <w:iCs/>
        </w:rPr>
        <w:t>PLOS ONE</w:t>
      </w:r>
      <w:r>
        <w:t xml:space="preserve"> </w:t>
      </w:r>
      <w:r>
        <w:rPr>
          <w:b/>
          <w:bCs/>
        </w:rPr>
        <w:t>7</w:t>
      </w:r>
      <w:r>
        <w:t>, e37558 (2012).</w:t>
      </w:r>
    </w:p>
    <w:p w14:paraId="57C6E09A" w14:textId="77777777" w:rsidR="005C7A42" w:rsidRDefault="005C7A42" w:rsidP="005C7A42">
      <w:pPr>
        <w:pStyle w:val="Bibliography"/>
      </w:pPr>
      <w:r>
        <w:t>56.</w:t>
      </w:r>
      <w:r>
        <w:tab/>
        <w:t xml:space="preserve">Warmuth, V. M. &amp; Ellegren, H. Genotype-free estimation of allele frequencies reduces bias and improves demographic inference from </w:t>
      </w:r>
      <w:proofErr w:type="spellStart"/>
      <w:r>
        <w:t>RADSeq</w:t>
      </w:r>
      <w:proofErr w:type="spellEnd"/>
      <w:r>
        <w:t xml:space="preserve"> data. </w:t>
      </w:r>
      <w:r>
        <w:rPr>
          <w:i/>
          <w:iCs/>
        </w:rPr>
        <w:t xml:space="preserve">Mol. Ecol. </w:t>
      </w:r>
      <w:proofErr w:type="spellStart"/>
      <w:r>
        <w:rPr>
          <w:i/>
          <w:iCs/>
        </w:rPr>
        <w:t>Resour</w:t>
      </w:r>
      <w:proofErr w:type="spellEnd"/>
      <w:r>
        <w:rPr>
          <w:i/>
          <w:iCs/>
        </w:rPr>
        <w:t>.</w:t>
      </w:r>
      <w:r>
        <w:t xml:space="preserve"> </w:t>
      </w:r>
      <w:r>
        <w:rPr>
          <w:b/>
          <w:bCs/>
        </w:rPr>
        <w:t>19</w:t>
      </w:r>
      <w:r>
        <w:t>, 586–596 (2019).</w:t>
      </w:r>
    </w:p>
    <w:p w14:paraId="03A35030" w14:textId="77777777" w:rsidR="005C7A42" w:rsidRDefault="005C7A42" w:rsidP="005C7A42">
      <w:pPr>
        <w:pStyle w:val="Bibliography"/>
      </w:pPr>
      <w:r>
        <w:t>57.</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2B47E58E" w14:textId="77777777" w:rsidR="005C7A42" w:rsidRDefault="005C7A42" w:rsidP="005C7A42">
      <w:pPr>
        <w:pStyle w:val="Bibliography"/>
      </w:pPr>
      <w:r>
        <w:lastRenderedPageBreak/>
        <w:t>58.</w:t>
      </w:r>
      <w:r>
        <w:tab/>
        <w:t xml:space="preserve">Pritchard, J. K., Stephens, M. &amp; Donnelly, P. Inference of Population Structure Using </w:t>
      </w:r>
      <w:proofErr w:type="spellStart"/>
      <w:r>
        <w:t>Multilocus</w:t>
      </w:r>
      <w:proofErr w:type="spellEnd"/>
      <w:r>
        <w:t xml:space="preserve"> Genotype Data. </w:t>
      </w:r>
      <w:r>
        <w:rPr>
          <w:i/>
          <w:iCs/>
        </w:rPr>
        <w:t>Genetics</w:t>
      </w:r>
      <w:r>
        <w:t xml:space="preserve"> </w:t>
      </w:r>
      <w:r>
        <w:rPr>
          <w:b/>
          <w:bCs/>
        </w:rPr>
        <w:t>155</w:t>
      </w:r>
      <w:r>
        <w:t>, 945–959 (2000).</w:t>
      </w:r>
    </w:p>
    <w:p w14:paraId="003E4132" w14:textId="77777777" w:rsidR="005C7A42" w:rsidRDefault="005C7A42" w:rsidP="005C7A42">
      <w:pPr>
        <w:pStyle w:val="Bibliography"/>
      </w:pPr>
      <w:r>
        <w:t>59.</w:t>
      </w:r>
      <w:r>
        <w:tab/>
        <w:t xml:space="preserve">Waples, R. S. Testing for Hardy–Weinberg Proportions: Have We Lost the Plot? </w:t>
      </w:r>
      <w:r>
        <w:rPr>
          <w:i/>
          <w:iCs/>
        </w:rPr>
        <w:t xml:space="preserve">J. </w:t>
      </w:r>
      <w:proofErr w:type="spellStart"/>
      <w:r>
        <w:rPr>
          <w:i/>
          <w:iCs/>
        </w:rPr>
        <w:t>Hered</w:t>
      </w:r>
      <w:proofErr w:type="spellEnd"/>
      <w:r>
        <w:rPr>
          <w:i/>
          <w:iCs/>
        </w:rPr>
        <w:t>.</w:t>
      </w:r>
      <w:r>
        <w:t xml:space="preserve"> </w:t>
      </w:r>
      <w:r>
        <w:rPr>
          <w:b/>
          <w:bCs/>
        </w:rPr>
        <w:t>106</w:t>
      </w:r>
      <w:r>
        <w:t>, 1–19 (2015).</w:t>
      </w:r>
    </w:p>
    <w:p w14:paraId="6F57CF03" w14:textId="77777777" w:rsidR="005C7A42" w:rsidRDefault="005C7A42" w:rsidP="005C7A42">
      <w:pPr>
        <w:pStyle w:val="Bibliography"/>
      </w:pPr>
      <w:r>
        <w:t>60.</w:t>
      </w:r>
      <w:r>
        <w:tab/>
        <w:t xml:space="preserve">Hendricks, S. </w:t>
      </w:r>
      <w:r>
        <w:rPr>
          <w:i/>
          <w:iCs/>
        </w:rPr>
        <w:t>et al.</w:t>
      </w:r>
      <w:r>
        <w:t xml:space="preserve"> Recent advances in conservation and population genomics data analysis. </w:t>
      </w:r>
      <w:proofErr w:type="spellStart"/>
      <w:r>
        <w:rPr>
          <w:i/>
          <w:iCs/>
        </w:rPr>
        <w:t>Evol</w:t>
      </w:r>
      <w:proofErr w:type="spellEnd"/>
      <w:r>
        <w:rPr>
          <w:i/>
          <w:iCs/>
        </w:rPr>
        <w:t>. Appl.</w:t>
      </w:r>
      <w:r>
        <w:t xml:space="preserve"> </w:t>
      </w:r>
      <w:r>
        <w:rPr>
          <w:b/>
          <w:bCs/>
        </w:rPr>
        <w:t>11</w:t>
      </w:r>
      <w:r>
        <w:t>, 1197–1211 (2018).</w:t>
      </w:r>
    </w:p>
    <w:p w14:paraId="16AD9A9C" w14:textId="77777777" w:rsidR="005C7A42" w:rsidRDefault="005C7A42" w:rsidP="005C7A42">
      <w:pPr>
        <w:pStyle w:val="Bibliography"/>
      </w:pPr>
      <w:r>
        <w:t>61.</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1D10FF8E" w14:textId="77777777" w:rsidR="005C7A42" w:rsidRDefault="005C7A42" w:rsidP="005C7A42">
      <w:pPr>
        <w:pStyle w:val="Bibliography"/>
      </w:pPr>
      <w:r>
        <w:t>62.</w:t>
      </w:r>
      <w:r>
        <w:tab/>
        <w:t xml:space="preserve">McKinney, G. J., Waples, R. K., Seeb, L. W. &amp; Seeb, J. E. Paralogs are revealed by proportion of heterozygotes and deviations in read ratios in genotyping-by-sequencing data from natural populations. </w:t>
      </w:r>
      <w:r>
        <w:rPr>
          <w:i/>
          <w:iCs/>
        </w:rPr>
        <w:t xml:space="preserve">Mol. Ecol. </w:t>
      </w:r>
      <w:proofErr w:type="spellStart"/>
      <w:r>
        <w:rPr>
          <w:i/>
          <w:iCs/>
        </w:rPr>
        <w:t>Resour</w:t>
      </w:r>
      <w:proofErr w:type="spellEnd"/>
      <w:r>
        <w:rPr>
          <w:i/>
          <w:iCs/>
        </w:rPr>
        <w:t>.</w:t>
      </w:r>
      <w:r>
        <w:t xml:space="preserve"> </w:t>
      </w:r>
      <w:r>
        <w:rPr>
          <w:b/>
          <w:bCs/>
        </w:rPr>
        <w:t>17</w:t>
      </w:r>
      <w:r>
        <w:t>, 656–669 (2017).</w:t>
      </w:r>
    </w:p>
    <w:p w14:paraId="3028BCDC" w14:textId="77777777" w:rsidR="005C7A42" w:rsidRDefault="005C7A42" w:rsidP="005C7A42">
      <w:pPr>
        <w:pStyle w:val="Bibliography"/>
      </w:pPr>
      <w:r>
        <w:t>63.</w:t>
      </w:r>
      <w:r>
        <w:tab/>
        <w:t xml:space="preserve">Pearman, W. S., Urban, L. &amp; Alexander, A. Commonly used Hardy–Weinberg equilibrium filtering schemes impact population structure inferences using </w:t>
      </w:r>
      <w:proofErr w:type="spellStart"/>
      <w:r>
        <w:t>RADseq</w:t>
      </w:r>
      <w:proofErr w:type="spellEnd"/>
      <w:r>
        <w:t xml:space="preserve"> data. </w:t>
      </w:r>
      <w:r>
        <w:rPr>
          <w:i/>
          <w:iCs/>
        </w:rPr>
        <w:t xml:space="preserve">Mol. Ecol. </w:t>
      </w:r>
      <w:proofErr w:type="spellStart"/>
      <w:r>
        <w:rPr>
          <w:i/>
          <w:iCs/>
        </w:rPr>
        <w:t>Resour</w:t>
      </w:r>
      <w:proofErr w:type="spellEnd"/>
      <w:r>
        <w:rPr>
          <w:i/>
          <w:iCs/>
        </w:rPr>
        <w:t>.</w:t>
      </w:r>
      <w:r>
        <w:t xml:space="preserve"> </w:t>
      </w:r>
      <w:r>
        <w:rPr>
          <w:b/>
          <w:bCs/>
        </w:rPr>
        <w:t>22</w:t>
      </w:r>
      <w:r>
        <w:t>, 2599–2613 (2022).</w:t>
      </w:r>
    </w:p>
    <w:p w14:paraId="25E20855" w14:textId="77777777" w:rsidR="005C7A42" w:rsidRDefault="005C7A42" w:rsidP="005C7A42">
      <w:pPr>
        <w:pStyle w:val="Bibliography"/>
      </w:pPr>
      <w:r>
        <w:t>64.</w:t>
      </w:r>
      <w:r>
        <w:tab/>
        <w:t xml:space="preserve">Benjamini, Y. &amp; </w:t>
      </w:r>
      <w:proofErr w:type="spellStart"/>
      <w:r>
        <w:t>Yekutieli</w:t>
      </w:r>
      <w:proofErr w:type="spellEnd"/>
      <w:r>
        <w:t xml:space="preserve">, D. The control of the false discovery rate in multiple testing under dependency. </w:t>
      </w:r>
      <w:r>
        <w:rPr>
          <w:i/>
          <w:iCs/>
        </w:rPr>
        <w:t>Ann. Stat.</w:t>
      </w:r>
      <w:r>
        <w:t xml:space="preserve"> </w:t>
      </w:r>
      <w:r>
        <w:rPr>
          <w:b/>
          <w:bCs/>
        </w:rPr>
        <w:t>29</w:t>
      </w:r>
      <w:r>
        <w:t>, 1165–1188 (2001).</w:t>
      </w:r>
    </w:p>
    <w:p w14:paraId="6B66787F" w14:textId="77777777" w:rsidR="005C7A42" w:rsidRDefault="005C7A42" w:rsidP="005C7A42">
      <w:pPr>
        <w:pStyle w:val="Bibliography"/>
      </w:pPr>
      <w:r>
        <w:t>65.</w:t>
      </w:r>
      <w:r>
        <w:tab/>
        <w:t xml:space="preserve">Holm, S. A Simple Sequentially Rejective Multiple Test Procedure. </w:t>
      </w:r>
      <w:r>
        <w:rPr>
          <w:i/>
          <w:iCs/>
        </w:rPr>
        <w:t>Scand. J. Stat.</w:t>
      </w:r>
      <w:r>
        <w:t xml:space="preserve"> </w:t>
      </w:r>
      <w:r>
        <w:rPr>
          <w:b/>
          <w:bCs/>
        </w:rPr>
        <w:t>6</w:t>
      </w:r>
      <w:r>
        <w:t>, 65–70 (1979).</w:t>
      </w:r>
    </w:p>
    <w:p w14:paraId="55299540" w14:textId="77777777" w:rsidR="005C7A42" w:rsidRDefault="005C7A42" w:rsidP="005C7A42">
      <w:pPr>
        <w:pStyle w:val="Bibliography"/>
      </w:pPr>
      <w:r>
        <w:lastRenderedPageBreak/>
        <w:t>66.</w:t>
      </w:r>
      <w:r>
        <w:tab/>
      </w:r>
      <w:proofErr w:type="spellStart"/>
      <w:r>
        <w:t>Graffelman</w:t>
      </w:r>
      <w:proofErr w:type="spellEnd"/>
      <w:r>
        <w:t xml:space="preserve">, J., Jain, D. &amp; Weir, B. A genome-wide study of Hardy–Weinberg equilibrium with next generation sequence data. </w:t>
      </w:r>
      <w:r>
        <w:rPr>
          <w:i/>
          <w:iCs/>
        </w:rPr>
        <w:t>Hum. Genet.</w:t>
      </w:r>
      <w:r>
        <w:t xml:space="preserve"> </w:t>
      </w:r>
      <w:r>
        <w:rPr>
          <w:b/>
          <w:bCs/>
        </w:rPr>
        <w:t>136</w:t>
      </w:r>
      <w:r>
        <w:t>, 727–741 (2017).</w:t>
      </w:r>
    </w:p>
    <w:p w14:paraId="374F8E7E" w14:textId="77777777" w:rsidR="005C7A42" w:rsidRDefault="005C7A42" w:rsidP="005C7A42">
      <w:pPr>
        <w:pStyle w:val="Bibliography"/>
      </w:pPr>
      <w:r>
        <w:t>67.</w:t>
      </w:r>
      <w:r>
        <w:tab/>
        <w:t xml:space="preserve">Larson, W. A. </w:t>
      </w:r>
      <w:r>
        <w:rPr>
          <w:i/>
          <w:iCs/>
        </w:rPr>
        <w:t>et al.</w:t>
      </w:r>
      <w:r>
        <w:t xml:space="preserve"> Genotyping by sequencing resolves shallow population structure to inform conservation of Chinook salmon (Oncorhynchus tshawytscha). </w:t>
      </w:r>
      <w:proofErr w:type="spellStart"/>
      <w:r>
        <w:rPr>
          <w:i/>
          <w:iCs/>
        </w:rPr>
        <w:t>Evol</w:t>
      </w:r>
      <w:proofErr w:type="spellEnd"/>
      <w:r>
        <w:rPr>
          <w:i/>
          <w:iCs/>
        </w:rPr>
        <w:t>. Appl.</w:t>
      </w:r>
      <w:r>
        <w:t xml:space="preserve"> </w:t>
      </w:r>
      <w:r>
        <w:rPr>
          <w:b/>
          <w:bCs/>
        </w:rPr>
        <w:t>7</w:t>
      </w:r>
      <w:r>
        <w:t>, 355–369 (2014).</w:t>
      </w:r>
    </w:p>
    <w:p w14:paraId="021A543D" w14:textId="77777777" w:rsidR="005C7A42" w:rsidRDefault="005C7A42" w:rsidP="005C7A42">
      <w:pPr>
        <w:pStyle w:val="Bibliography"/>
      </w:pPr>
      <w:r>
        <w:t>68.</w:t>
      </w:r>
      <w:r>
        <w:tab/>
        <w:t xml:space="preserve">Waples, R. K., Larson, W. A. &amp; Waples, R. S. Estimating contemporary effective population size in non-model species using linkage disequilibrium across thousands of loci. </w:t>
      </w:r>
      <w:r>
        <w:rPr>
          <w:i/>
          <w:iCs/>
        </w:rPr>
        <w:t>Heredity</w:t>
      </w:r>
      <w:r>
        <w:t xml:space="preserve"> </w:t>
      </w:r>
      <w:r>
        <w:rPr>
          <w:b/>
          <w:bCs/>
        </w:rPr>
        <w:t>117</w:t>
      </w:r>
      <w:r>
        <w:t>, 233–240 (2016).</w:t>
      </w:r>
    </w:p>
    <w:p w14:paraId="471E612E" w14:textId="77777777" w:rsidR="005C7A42" w:rsidRDefault="005C7A42" w:rsidP="005C7A42">
      <w:pPr>
        <w:pStyle w:val="Bibliography"/>
      </w:pPr>
      <w:r>
        <w:t>69.</w:t>
      </w:r>
      <w:r>
        <w:tab/>
      </w:r>
      <w:proofErr w:type="spellStart"/>
      <w:r>
        <w:t>Gattepaille</w:t>
      </w:r>
      <w:proofErr w:type="spellEnd"/>
      <w:r>
        <w:t xml:space="preserve">, L. M., Jakobsson, M. &amp; Blum, M. G. Inferring population size changes with sequence and SNP data: lessons from human bottlenecks. </w:t>
      </w:r>
      <w:r>
        <w:rPr>
          <w:i/>
          <w:iCs/>
        </w:rPr>
        <w:t>Heredity</w:t>
      </w:r>
      <w:r>
        <w:t xml:space="preserve"> </w:t>
      </w:r>
      <w:r>
        <w:rPr>
          <w:b/>
          <w:bCs/>
        </w:rPr>
        <w:t>110</w:t>
      </w:r>
      <w:r>
        <w:t>, 409–419 (2013).</w:t>
      </w:r>
    </w:p>
    <w:p w14:paraId="73830451" w14:textId="77777777" w:rsidR="005C7A42" w:rsidRDefault="005C7A42" w:rsidP="005C7A42">
      <w:pPr>
        <w:pStyle w:val="Bibliography"/>
      </w:pPr>
      <w:r>
        <w:t>70.</w:t>
      </w:r>
      <w:r>
        <w:tab/>
        <w:t xml:space="preserve">Tajima, F. Statistical method for testing the neutral mutation hypothesis by DNA polymorphism. </w:t>
      </w:r>
      <w:r>
        <w:rPr>
          <w:i/>
          <w:iCs/>
        </w:rPr>
        <w:t>Genetics</w:t>
      </w:r>
      <w:r>
        <w:t xml:space="preserve"> </w:t>
      </w:r>
      <w:r>
        <w:rPr>
          <w:b/>
          <w:bCs/>
        </w:rPr>
        <w:t>123</w:t>
      </w:r>
      <w:r>
        <w:t>, 585 LP – 595 (1989).</w:t>
      </w:r>
    </w:p>
    <w:p w14:paraId="044989C5" w14:textId="77777777" w:rsidR="005C7A42" w:rsidRDefault="005C7A42" w:rsidP="005C7A42">
      <w:pPr>
        <w:pStyle w:val="Bibliography"/>
      </w:pPr>
      <w:r>
        <w:t>71.</w:t>
      </w:r>
      <w:r>
        <w:tab/>
        <w:t xml:space="preserve">Arantes, L. S. </w:t>
      </w:r>
      <w:r>
        <w:rPr>
          <w:i/>
          <w:iCs/>
        </w:rPr>
        <w:t>et al.</w:t>
      </w:r>
      <w:r>
        <w:t xml:space="preserve"> Scaling-up </w:t>
      </w:r>
      <w:proofErr w:type="spellStart"/>
      <w:r>
        <w:t>RADseq</w:t>
      </w:r>
      <w:proofErr w:type="spellEnd"/>
      <w:r>
        <w:t xml:space="preserve"> methods for large datasets of non-invasive samples: Lessons for library construction and data preprocessing. </w:t>
      </w:r>
      <w:r>
        <w:rPr>
          <w:i/>
          <w:iCs/>
        </w:rPr>
        <w:t xml:space="preserve">Mol. Ecol. </w:t>
      </w:r>
      <w:proofErr w:type="spellStart"/>
      <w:r>
        <w:rPr>
          <w:i/>
          <w:iCs/>
        </w:rPr>
        <w:t>Resour</w:t>
      </w:r>
      <w:proofErr w:type="spellEnd"/>
      <w:r>
        <w:rPr>
          <w:i/>
          <w:iCs/>
        </w:rPr>
        <w:t>.</w:t>
      </w:r>
      <w:r>
        <w:t xml:space="preserve"> </w:t>
      </w:r>
      <w:r>
        <w:rPr>
          <w:b/>
          <w:bCs/>
        </w:rPr>
        <w:t>n/a</w:t>
      </w:r>
      <w:r>
        <w:t>, (2023).</w:t>
      </w:r>
    </w:p>
    <w:p w14:paraId="1437053D" w14:textId="77777777" w:rsidR="005C7A42" w:rsidRDefault="005C7A42" w:rsidP="005C7A42">
      <w:pPr>
        <w:pStyle w:val="Bibliography"/>
      </w:pPr>
      <w:r>
        <w:t>72.</w:t>
      </w:r>
      <w:r>
        <w:tab/>
      </w:r>
      <w:proofErr w:type="spellStart"/>
      <w:r>
        <w:t>Cubry</w:t>
      </w:r>
      <w:proofErr w:type="spellEnd"/>
      <w:r>
        <w:t xml:space="preserve">, P., Vigouroux, Y. &amp; François, O. The Empirical Distribution of Singletons for Geographic Samples of DNA Sequences. </w:t>
      </w:r>
      <w:r>
        <w:rPr>
          <w:i/>
          <w:iCs/>
        </w:rPr>
        <w:t>Front. Genet.</w:t>
      </w:r>
      <w:r>
        <w:t xml:space="preserve"> </w:t>
      </w:r>
      <w:r>
        <w:rPr>
          <w:b/>
          <w:bCs/>
        </w:rPr>
        <w:t>8</w:t>
      </w:r>
      <w:r>
        <w:t>, (2017).</w:t>
      </w:r>
    </w:p>
    <w:p w14:paraId="1DD0B141" w14:textId="77777777" w:rsidR="005C7A42" w:rsidRDefault="005C7A42" w:rsidP="005C7A42">
      <w:pPr>
        <w:pStyle w:val="Bibliography"/>
      </w:pPr>
      <w:r>
        <w:t>73.</w:t>
      </w:r>
      <w:r>
        <w:tab/>
        <w:t xml:space="preserve">Linck, E. &amp; Battey, C. J. Minor allele frequency thresholds strongly affect population structure inference with genomic data sets. </w:t>
      </w:r>
      <w:r>
        <w:rPr>
          <w:i/>
          <w:iCs/>
        </w:rPr>
        <w:t xml:space="preserve">Mol. Ecol. </w:t>
      </w:r>
      <w:proofErr w:type="spellStart"/>
      <w:r>
        <w:rPr>
          <w:i/>
          <w:iCs/>
        </w:rPr>
        <w:t>Resour</w:t>
      </w:r>
      <w:proofErr w:type="spellEnd"/>
      <w:r>
        <w:rPr>
          <w:i/>
          <w:iCs/>
        </w:rPr>
        <w:t>.</w:t>
      </w:r>
      <w:r>
        <w:t xml:space="preserve"> </w:t>
      </w:r>
      <w:r>
        <w:rPr>
          <w:b/>
          <w:bCs/>
        </w:rPr>
        <w:t>19</w:t>
      </w:r>
      <w:r>
        <w:t>, 639–647 (2019).</w:t>
      </w:r>
    </w:p>
    <w:p w14:paraId="6A2CD803" w14:textId="77777777" w:rsidR="005C7A42" w:rsidRDefault="005C7A42" w:rsidP="005C7A42">
      <w:pPr>
        <w:pStyle w:val="Bibliography"/>
      </w:pPr>
      <w:r>
        <w:lastRenderedPageBreak/>
        <w:t>74.</w:t>
      </w:r>
      <w:r>
        <w:tab/>
        <w:t xml:space="preserve">Andersson, B. A., Zhao, W., Haller, B. C., Brännström, Å. &amp; Wang, X.-R. Inference of the distribution of fitness effects of mutations is affected by single nucleotide polymorphism filtering methods, sample size and population structure. </w:t>
      </w:r>
      <w:r>
        <w:rPr>
          <w:i/>
          <w:iCs/>
        </w:rPr>
        <w:t xml:space="preserve">Mol. Ecol. </w:t>
      </w:r>
      <w:proofErr w:type="spellStart"/>
      <w:r>
        <w:rPr>
          <w:i/>
          <w:iCs/>
        </w:rPr>
        <w:t>Resour</w:t>
      </w:r>
      <w:proofErr w:type="spellEnd"/>
      <w:r>
        <w:rPr>
          <w:i/>
          <w:iCs/>
        </w:rPr>
        <w:t>.</w:t>
      </w:r>
      <w:r>
        <w:t xml:space="preserve"> </w:t>
      </w:r>
      <w:r>
        <w:rPr>
          <w:b/>
          <w:bCs/>
        </w:rPr>
        <w:t>n/a</w:t>
      </w:r>
      <w:r>
        <w:t>, (2023).</w:t>
      </w:r>
    </w:p>
    <w:p w14:paraId="5567DD48" w14:textId="77777777" w:rsidR="005C7A42" w:rsidRDefault="005C7A42" w:rsidP="005C7A42">
      <w:pPr>
        <w:pStyle w:val="Bibliography"/>
      </w:pPr>
      <w:r>
        <w:t>75.</w:t>
      </w:r>
      <w:r>
        <w:tab/>
        <w:t>Díaz-Arce, N. &amp; Rodríguez-Ezpeleta, N. Selecting RAD-</w:t>
      </w:r>
      <w:proofErr w:type="spellStart"/>
      <w:r>
        <w:t>Seq</w:t>
      </w:r>
      <w:proofErr w:type="spellEnd"/>
      <w:r>
        <w:t xml:space="preserve"> Data Analysis Parameters for Population Genetics: The More the Better? </w:t>
      </w:r>
      <w:r>
        <w:rPr>
          <w:i/>
          <w:iCs/>
        </w:rPr>
        <w:t>Front. Genet.</w:t>
      </w:r>
      <w:r>
        <w:t xml:space="preserve"> </w:t>
      </w:r>
      <w:r>
        <w:rPr>
          <w:b/>
          <w:bCs/>
        </w:rPr>
        <w:t>10</w:t>
      </w:r>
      <w:r>
        <w:t>, (2019).</w:t>
      </w:r>
    </w:p>
    <w:p w14:paraId="0CA0E61B" w14:textId="77777777" w:rsidR="005C7A42" w:rsidRDefault="005C7A42" w:rsidP="005C7A42">
      <w:pPr>
        <w:pStyle w:val="Bibliography"/>
      </w:pPr>
      <w:r>
        <w:t>76.</w:t>
      </w:r>
      <w:r>
        <w:tab/>
        <w:t xml:space="preserve">Holsinger, K. E. &amp; Weir, B. S. Genetics in geographically structured populations: defining, </w:t>
      </w:r>
      <w:proofErr w:type="gramStart"/>
      <w:r>
        <w:t>estimating</w:t>
      </w:r>
      <w:proofErr w:type="gramEnd"/>
      <w:r>
        <w:t xml:space="preserve"> and interpreting FST. </w:t>
      </w:r>
      <w:r>
        <w:rPr>
          <w:i/>
          <w:iCs/>
        </w:rPr>
        <w:t>Nat. Rev. Genet.</w:t>
      </w:r>
      <w:r>
        <w:t xml:space="preserve"> </w:t>
      </w:r>
      <w:r>
        <w:rPr>
          <w:b/>
          <w:bCs/>
        </w:rPr>
        <w:t>10</w:t>
      </w:r>
      <w:r>
        <w:t>, 639–650 (2009).</w:t>
      </w:r>
    </w:p>
    <w:p w14:paraId="13A85036" w14:textId="77777777" w:rsidR="005C7A42" w:rsidRDefault="005C7A42" w:rsidP="005C7A42">
      <w:pPr>
        <w:pStyle w:val="Bibliography"/>
      </w:pPr>
      <w:r>
        <w:t>77.</w:t>
      </w:r>
      <w:r>
        <w:tab/>
      </w:r>
      <w:proofErr w:type="spellStart"/>
      <w:r>
        <w:t>Roesti</w:t>
      </w:r>
      <w:proofErr w:type="spellEnd"/>
      <w:r>
        <w:t xml:space="preserve">, M., </w:t>
      </w:r>
      <w:proofErr w:type="spellStart"/>
      <w:r>
        <w:t>Salzburger</w:t>
      </w:r>
      <w:proofErr w:type="spellEnd"/>
      <w:r>
        <w:t xml:space="preserve">, W. &amp; Berner, D. Uninformative polymorphisms bias genome scans for signatures of selection. </w:t>
      </w:r>
      <w:r>
        <w:rPr>
          <w:i/>
          <w:iCs/>
        </w:rPr>
        <w:t xml:space="preserve">BMC </w:t>
      </w:r>
      <w:proofErr w:type="spellStart"/>
      <w:r>
        <w:rPr>
          <w:i/>
          <w:iCs/>
        </w:rPr>
        <w:t>Evol</w:t>
      </w:r>
      <w:proofErr w:type="spellEnd"/>
      <w:r>
        <w:rPr>
          <w:i/>
          <w:iCs/>
        </w:rPr>
        <w:t>. Biol.</w:t>
      </w:r>
      <w:r>
        <w:t xml:space="preserve"> </w:t>
      </w:r>
      <w:r>
        <w:rPr>
          <w:b/>
          <w:bCs/>
        </w:rPr>
        <w:t>12</w:t>
      </w:r>
      <w:r>
        <w:t>, 94 (2012).</w:t>
      </w:r>
    </w:p>
    <w:p w14:paraId="3B19D626" w14:textId="77777777" w:rsidR="005C7A42" w:rsidRDefault="005C7A42" w:rsidP="005C7A42">
      <w:pPr>
        <w:pStyle w:val="Bibliography"/>
      </w:pPr>
      <w:r>
        <w:t>78.</w:t>
      </w:r>
      <w:r>
        <w:tab/>
      </w:r>
      <w:proofErr w:type="spellStart"/>
      <w:r>
        <w:t>Schraidt</w:t>
      </w:r>
      <w:proofErr w:type="spellEnd"/>
      <w:r>
        <w:t xml:space="preserve">, C. E. </w:t>
      </w:r>
      <w:r>
        <w:rPr>
          <w:i/>
          <w:iCs/>
        </w:rPr>
        <w:t>et al.</w:t>
      </w:r>
      <w:r>
        <w:t xml:space="preserve"> Dispersive currents explain patterns of population connectivity in an ecologically and economically important fish. </w:t>
      </w:r>
      <w:proofErr w:type="spellStart"/>
      <w:r>
        <w:rPr>
          <w:i/>
          <w:iCs/>
        </w:rPr>
        <w:t>Evol</w:t>
      </w:r>
      <w:proofErr w:type="spellEnd"/>
      <w:r>
        <w:rPr>
          <w:i/>
          <w:iCs/>
        </w:rPr>
        <w:t>. Appl.</w:t>
      </w:r>
      <w:r>
        <w:t xml:space="preserve"> </w:t>
      </w:r>
      <w:r>
        <w:rPr>
          <w:b/>
          <w:bCs/>
        </w:rPr>
        <w:t>n/a</w:t>
      </w:r>
      <w:r>
        <w:t>, (2023).</w:t>
      </w:r>
    </w:p>
    <w:p w14:paraId="693941ED" w14:textId="77777777" w:rsidR="005C7A42" w:rsidRDefault="005C7A42" w:rsidP="005C7A42">
      <w:pPr>
        <w:pStyle w:val="Bibliography"/>
      </w:pPr>
      <w:r>
        <w:t>79.</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54A2FDEF" w14:textId="77777777" w:rsidR="005C7A42" w:rsidRDefault="005C7A42" w:rsidP="005C7A42">
      <w:pPr>
        <w:pStyle w:val="Bibliography"/>
      </w:pPr>
      <w:r>
        <w:t>80.</w:t>
      </w:r>
      <w:r>
        <w:tab/>
        <w:t xml:space="preserve">Tennessen,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0BF495B1" w14:textId="77777777" w:rsidR="005C7A42" w:rsidRDefault="005C7A42" w:rsidP="005C7A42">
      <w:pPr>
        <w:pStyle w:val="Bibliography"/>
      </w:pPr>
      <w:r>
        <w:t>81.</w:t>
      </w:r>
      <w:r>
        <w:tab/>
        <w:t xml:space="preserve">Dementieva, N. V. </w:t>
      </w:r>
      <w:r>
        <w:rPr>
          <w:i/>
          <w:iCs/>
        </w:rPr>
        <w:t>et al.</w:t>
      </w:r>
      <w:r>
        <w:t xml:space="preserve"> Assessing the effects of rare alleles and linkage disequilibrium on estimates of genetic diversity in the chicken populations. </w:t>
      </w:r>
      <w:r>
        <w:rPr>
          <w:i/>
          <w:iCs/>
        </w:rPr>
        <w:t>Animal</w:t>
      </w:r>
      <w:r>
        <w:t xml:space="preserve"> </w:t>
      </w:r>
      <w:r>
        <w:rPr>
          <w:b/>
          <w:bCs/>
        </w:rPr>
        <w:t>15</w:t>
      </w:r>
      <w:r>
        <w:t>, 100171 (2021).</w:t>
      </w:r>
    </w:p>
    <w:p w14:paraId="411F4EF0" w14:textId="77777777" w:rsidR="005C7A42" w:rsidRDefault="005C7A42" w:rsidP="005C7A42">
      <w:pPr>
        <w:pStyle w:val="Bibliography"/>
      </w:pPr>
      <w:r>
        <w:t>82.</w:t>
      </w:r>
      <w:r>
        <w:tab/>
        <w:t xml:space="preserve">De </w:t>
      </w:r>
      <w:proofErr w:type="spellStart"/>
      <w:r>
        <w:t>Meeûs</w:t>
      </w:r>
      <w:proofErr w:type="spellEnd"/>
      <w:r>
        <w:t xml:space="preserve">, T. Revisiting FIS, FST, Wahlund Effects, and Null Alleles. </w:t>
      </w:r>
      <w:r>
        <w:rPr>
          <w:i/>
          <w:iCs/>
        </w:rPr>
        <w:t xml:space="preserve">J. </w:t>
      </w:r>
      <w:proofErr w:type="spellStart"/>
      <w:r>
        <w:rPr>
          <w:i/>
          <w:iCs/>
        </w:rPr>
        <w:t>Hered</w:t>
      </w:r>
      <w:proofErr w:type="spellEnd"/>
      <w:r>
        <w:rPr>
          <w:i/>
          <w:iCs/>
        </w:rPr>
        <w:t>.</w:t>
      </w:r>
      <w:r>
        <w:t xml:space="preserve"> </w:t>
      </w:r>
      <w:r>
        <w:rPr>
          <w:b/>
          <w:bCs/>
        </w:rPr>
        <w:t>109</w:t>
      </w:r>
      <w:r>
        <w:t>, 446–456 (2018).</w:t>
      </w:r>
    </w:p>
    <w:p w14:paraId="69242A65" w14:textId="77777777" w:rsidR="005C7A42" w:rsidRDefault="005C7A42" w:rsidP="005C7A42">
      <w:pPr>
        <w:pStyle w:val="Bibliography"/>
      </w:pPr>
      <w:r>
        <w:lastRenderedPageBreak/>
        <w:t>83.</w:t>
      </w:r>
      <w:r>
        <w:tab/>
        <w:t xml:space="preserve">Lynch, M. &amp; Walsh, B. </w:t>
      </w:r>
      <w:r>
        <w:rPr>
          <w:i/>
          <w:iCs/>
        </w:rPr>
        <w:t>The Origins of Genome Architecture</w:t>
      </w:r>
      <w:r>
        <w:t>. vol. 98 (Sinauer associates Sunderland, MA, 2007).</w:t>
      </w:r>
    </w:p>
    <w:p w14:paraId="2B7B6366" w14:textId="77777777" w:rsidR="005C7A42" w:rsidRDefault="005C7A42" w:rsidP="005C7A42">
      <w:pPr>
        <w:pStyle w:val="Bibliography"/>
      </w:pPr>
      <w:r>
        <w:t>84.</w:t>
      </w:r>
      <w:r>
        <w:tab/>
        <w:t xml:space="preserve">Lynch, M. &amp; </w:t>
      </w:r>
      <w:proofErr w:type="spellStart"/>
      <w:r>
        <w:t>O’Hely</w:t>
      </w:r>
      <w:proofErr w:type="spellEnd"/>
      <w:r>
        <w:t xml:space="preserve">, M. Captive breeding and the genetic fitness of natural populations. </w:t>
      </w:r>
      <w:proofErr w:type="spellStart"/>
      <w:r>
        <w:rPr>
          <w:i/>
          <w:iCs/>
        </w:rPr>
        <w:t>Conserv</w:t>
      </w:r>
      <w:proofErr w:type="spellEnd"/>
      <w:r>
        <w:rPr>
          <w:i/>
          <w:iCs/>
        </w:rPr>
        <w:t>. Genet.</w:t>
      </w:r>
      <w:r>
        <w:t xml:space="preserve"> </w:t>
      </w:r>
      <w:r>
        <w:rPr>
          <w:b/>
          <w:bCs/>
        </w:rPr>
        <w:t>2</w:t>
      </w:r>
      <w:r>
        <w:t>, 363–378 (2001).</w:t>
      </w:r>
    </w:p>
    <w:p w14:paraId="37A0F973" w14:textId="77777777" w:rsidR="005C7A42" w:rsidRDefault="005C7A42" w:rsidP="005C7A42">
      <w:pPr>
        <w:pStyle w:val="Bibliography"/>
      </w:pPr>
      <w:r>
        <w:t>85.</w:t>
      </w:r>
      <w:r>
        <w:tab/>
        <w:t xml:space="preserve">Levy-Sakin, M. </w:t>
      </w:r>
      <w:r>
        <w:rPr>
          <w:i/>
          <w:iCs/>
        </w:rPr>
        <w:t>et al.</w:t>
      </w:r>
      <w:r>
        <w:t xml:space="preserve"> Genome maps across 26 human populations reveal population-specific patterns of structural variation. </w:t>
      </w:r>
      <w:r>
        <w:rPr>
          <w:i/>
          <w:iCs/>
        </w:rPr>
        <w:t xml:space="preserve">Nat. </w:t>
      </w:r>
      <w:proofErr w:type="spellStart"/>
      <w:r>
        <w:rPr>
          <w:i/>
          <w:iCs/>
        </w:rPr>
        <w:t>Commun</w:t>
      </w:r>
      <w:proofErr w:type="spellEnd"/>
      <w:r>
        <w:rPr>
          <w:i/>
          <w:iCs/>
        </w:rPr>
        <w:t>.</w:t>
      </w:r>
      <w:r>
        <w:t xml:space="preserve"> </w:t>
      </w:r>
      <w:r>
        <w:rPr>
          <w:b/>
          <w:bCs/>
        </w:rPr>
        <w:t>10</w:t>
      </w:r>
      <w:r>
        <w:t>, 1025 (2019).</w:t>
      </w:r>
    </w:p>
    <w:p w14:paraId="358E8FDD" w14:textId="77777777" w:rsidR="005C7A42" w:rsidRDefault="005C7A42" w:rsidP="005C7A42">
      <w:pPr>
        <w:pStyle w:val="Bibliography"/>
      </w:pPr>
      <w:r>
        <w:t>86.</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3931D805" w14:textId="77777777" w:rsidR="005C7A42" w:rsidRDefault="005C7A42" w:rsidP="005C7A42">
      <w:pPr>
        <w:pStyle w:val="Bibliography"/>
      </w:pPr>
      <w:r>
        <w:t>87.</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4838FD46" w14:textId="77777777" w:rsidR="005C7A42" w:rsidRDefault="005C7A42" w:rsidP="005C7A42">
      <w:pPr>
        <w:pStyle w:val="Bibliography"/>
      </w:pPr>
      <w:r>
        <w:t>88.</w:t>
      </w:r>
      <w:r>
        <w:tab/>
        <w:t xml:space="preserve">Dussault, F. M. &amp; Boulding, E. G. Effect of minor allele frequency on the number of single nucleotide polymorphisms needed for accurate parentage assignment: A methodology illustrated using Atlantic salmon. </w:t>
      </w:r>
      <w:proofErr w:type="spellStart"/>
      <w:r>
        <w:rPr>
          <w:i/>
          <w:iCs/>
        </w:rPr>
        <w:t>Aquac</w:t>
      </w:r>
      <w:proofErr w:type="spellEnd"/>
      <w:r>
        <w:rPr>
          <w:i/>
          <w:iCs/>
        </w:rPr>
        <w:t>. Res.</w:t>
      </w:r>
      <w:r>
        <w:t xml:space="preserve"> </w:t>
      </w:r>
      <w:r>
        <w:rPr>
          <w:b/>
          <w:bCs/>
        </w:rPr>
        <w:t>49</w:t>
      </w:r>
      <w:r>
        <w:t>, 1368–1372 (2018).</w:t>
      </w:r>
    </w:p>
    <w:p w14:paraId="4D594EE1" w14:textId="77777777" w:rsidR="005C7A42" w:rsidRDefault="005C7A42" w:rsidP="005C7A42">
      <w:pPr>
        <w:pStyle w:val="Bibliography"/>
      </w:pPr>
      <w:r>
        <w:t>89.</w:t>
      </w:r>
      <w:r>
        <w:tab/>
        <w:t xml:space="preserve">Thompson, E. The estimation of pairwise relationships. </w:t>
      </w:r>
      <w:r>
        <w:rPr>
          <w:i/>
          <w:iCs/>
        </w:rPr>
        <w:t>Ann Hum Genet</w:t>
      </w:r>
      <w:r>
        <w:t xml:space="preserve"> </w:t>
      </w:r>
      <w:r>
        <w:rPr>
          <w:b/>
          <w:bCs/>
        </w:rPr>
        <w:t>39</w:t>
      </w:r>
      <w:r>
        <w:t>, 173–188 (1975).</w:t>
      </w:r>
    </w:p>
    <w:p w14:paraId="7633EF84" w14:textId="77777777" w:rsidR="005C7A42" w:rsidRDefault="005C7A42" w:rsidP="005C7A42">
      <w:pPr>
        <w:pStyle w:val="Bibliography"/>
      </w:pPr>
      <w:r>
        <w:t>90.</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41789CBB" w14:textId="77777777" w:rsidR="005C7A42" w:rsidRDefault="005C7A42" w:rsidP="005C7A42">
      <w:pPr>
        <w:pStyle w:val="Bibliography"/>
      </w:pPr>
      <w:r>
        <w:lastRenderedPageBreak/>
        <w:t>91.</w:t>
      </w:r>
      <w:r>
        <w:tab/>
        <w:t xml:space="preserve">Storer, J. M., Hubley, R., Rosen, J. &amp; Smit, A. F. A. Curation Guidelines for de novo Generated Transposable Element Families. </w:t>
      </w:r>
      <w:r>
        <w:rPr>
          <w:i/>
          <w:iCs/>
        </w:rPr>
        <w:t xml:space="preserve">Curr. </w:t>
      </w:r>
      <w:proofErr w:type="spellStart"/>
      <w:r>
        <w:rPr>
          <w:i/>
          <w:iCs/>
        </w:rPr>
        <w:t>Protoc</w:t>
      </w:r>
      <w:proofErr w:type="spellEnd"/>
      <w:r>
        <w:rPr>
          <w:i/>
          <w:iCs/>
        </w:rPr>
        <w:t>.</w:t>
      </w:r>
      <w:r>
        <w:t xml:space="preserve"> </w:t>
      </w:r>
      <w:r>
        <w:rPr>
          <w:b/>
          <w:bCs/>
        </w:rPr>
        <w:t>1</w:t>
      </w:r>
      <w:r>
        <w:t>, e154 (2021).</w:t>
      </w:r>
    </w:p>
    <w:p w14:paraId="4B217C7D" w14:textId="77777777" w:rsidR="005C7A42" w:rsidRDefault="005C7A42" w:rsidP="005C7A42">
      <w:pPr>
        <w:pStyle w:val="Bibliography"/>
      </w:pPr>
      <w:r>
        <w:t>92.</w:t>
      </w:r>
      <w:r>
        <w:tab/>
        <w:t xml:space="preserve">Hemstrom, W. B., Freedman, M. G., Zalucki,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5EB196FC" w14:textId="77777777" w:rsidR="005C7A42" w:rsidRDefault="005C7A42" w:rsidP="005C7A42">
      <w:pPr>
        <w:pStyle w:val="Bibliography"/>
      </w:pPr>
      <w:r>
        <w:t>93.</w:t>
      </w:r>
      <w:r>
        <w:tab/>
        <w:t xml:space="preserve">Escoda, L., González-Esteban, J., Gómez, A. &amp; </w:t>
      </w:r>
      <w:proofErr w:type="spellStart"/>
      <w:r>
        <w:t>Castresana</w:t>
      </w:r>
      <w:proofErr w:type="spellEnd"/>
      <w:r>
        <w:t xml:space="preserve">, J. Using relatedness networks to infer contemporary dispersal: Application to the endangered mammal </w:t>
      </w:r>
      <w:proofErr w:type="spellStart"/>
      <w:r>
        <w:t>Galemys</w:t>
      </w:r>
      <w:proofErr w:type="spellEnd"/>
      <w:r>
        <w:t xml:space="preserve"> </w:t>
      </w:r>
      <w:proofErr w:type="spellStart"/>
      <w:r>
        <w:t>pyrenaicus</w:t>
      </w:r>
      <w:proofErr w:type="spellEnd"/>
      <w:r>
        <w:t xml:space="preserve">. </w:t>
      </w:r>
      <w:r>
        <w:rPr>
          <w:i/>
          <w:iCs/>
        </w:rPr>
        <w:t>Mol. Ecol.</w:t>
      </w:r>
      <w:r>
        <w:t xml:space="preserve"> </w:t>
      </w:r>
      <w:r>
        <w:rPr>
          <w:b/>
          <w:bCs/>
        </w:rPr>
        <w:t>26</w:t>
      </w:r>
      <w:r>
        <w:t>, 3343–3357 (2017).</w:t>
      </w:r>
    </w:p>
    <w:p w14:paraId="5DFA17A3" w14:textId="77777777" w:rsidR="005C7A42" w:rsidRDefault="005C7A42" w:rsidP="005C7A42">
      <w:pPr>
        <w:pStyle w:val="Bibliography"/>
      </w:pPr>
      <w:r>
        <w:t>94.</w:t>
      </w:r>
      <w:r>
        <w:tab/>
        <w:t>Van Etten, J., Stephens, T. G. &amp; Bhattacharya, D. A k-</w:t>
      </w:r>
      <w:proofErr w:type="spellStart"/>
      <w:r>
        <w:t>mer</w:t>
      </w:r>
      <w:proofErr w:type="spellEnd"/>
      <w:r>
        <w:t xml:space="preserve">-based approach for phylogenetic classification of taxa in environmental genomic data. </w:t>
      </w:r>
      <w:r>
        <w:rPr>
          <w:i/>
          <w:iCs/>
        </w:rPr>
        <w:t>Syst. Biol.</w:t>
      </w:r>
      <w:r>
        <w:t xml:space="preserve"> syad037 (2023) doi:10.1093/</w:t>
      </w:r>
      <w:proofErr w:type="spellStart"/>
      <w:r>
        <w:t>sysbio</w:t>
      </w:r>
      <w:proofErr w:type="spellEnd"/>
      <w:r>
        <w:t>/syad037.</w:t>
      </w:r>
    </w:p>
    <w:p w14:paraId="5E69BD1A" w14:textId="77777777" w:rsidR="005C7A42" w:rsidRDefault="005C7A42" w:rsidP="005C7A42">
      <w:pPr>
        <w:pStyle w:val="Bibliography"/>
      </w:pPr>
      <w:r>
        <w:t>95.</w:t>
      </w:r>
      <w:r>
        <w:tab/>
        <w:t>Todd, E. V., Black, M. A. &amp; Gemmell, N. J. The power and promise of RNA-</w:t>
      </w:r>
      <w:proofErr w:type="spellStart"/>
      <w:r>
        <w:t>seq</w:t>
      </w:r>
      <w:proofErr w:type="spellEnd"/>
      <w:r>
        <w:t xml:space="preserve"> in ecology and evolution. </w:t>
      </w:r>
      <w:r>
        <w:rPr>
          <w:i/>
          <w:iCs/>
        </w:rPr>
        <w:t>Mol. Ecol.</w:t>
      </w:r>
      <w:r>
        <w:t xml:space="preserve"> </w:t>
      </w:r>
      <w:r>
        <w:rPr>
          <w:b/>
          <w:bCs/>
        </w:rPr>
        <w:t>25</w:t>
      </w:r>
      <w:r>
        <w:t>, 1224–1241 (2016).</w:t>
      </w:r>
    </w:p>
    <w:p w14:paraId="19887613" w14:textId="77777777" w:rsidR="005C7A42" w:rsidRDefault="005C7A42" w:rsidP="005C7A42">
      <w:pPr>
        <w:pStyle w:val="Bibliography"/>
      </w:pPr>
      <w:r>
        <w:t>96.</w:t>
      </w:r>
      <w:r>
        <w:tab/>
        <w:t xml:space="preserve">Conesa, A. </w:t>
      </w:r>
      <w:r>
        <w:rPr>
          <w:i/>
          <w:iCs/>
        </w:rPr>
        <w:t>et al.</w:t>
      </w:r>
      <w:r>
        <w:t xml:space="preserve"> A survey of best practices for RNA-</w:t>
      </w:r>
      <w:proofErr w:type="spellStart"/>
      <w:r>
        <w:t>seq</w:t>
      </w:r>
      <w:proofErr w:type="spellEnd"/>
      <w:r>
        <w:t xml:space="preserve"> data analysis. </w:t>
      </w:r>
      <w:r>
        <w:rPr>
          <w:i/>
          <w:iCs/>
        </w:rPr>
        <w:t>Genome Biol.</w:t>
      </w:r>
      <w:r>
        <w:t xml:space="preserve"> </w:t>
      </w:r>
      <w:r>
        <w:rPr>
          <w:b/>
          <w:bCs/>
        </w:rPr>
        <w:t>17</w:t>
      </w:r>
      <w:r>
        <w:t>, 13 (2016).</w:t>
      </w:r>
    </w:p>
    <w:p w14:paraId="23267266" w14:textId="77777777" w:rsidR="005C7A42" w:rsidRDefault="005C7A42" w:rsidP="005C7A42">
      <w:pPr>
        <w:pStyle w:val="Bibliography"/>
      </w:pPr>
      <w:r>
        <w:t>97.</w:t>
      </w:r>
      <w:r>
        <w:tab/>
        <w:t xml:space="preserve">Olofsson, D., </w:t>
      </w:r>
      <w:proofErr w:type="spellStart"/>
      <w:r>
        <w:t>Preußner</w:t>
      </w:r>
      <w:proofErr w:type="spellEnd"/>
      <w:r>
        <w:t xml:space="preserve">, M., </w:t>
      </w:r>
      <w:proofErr w:type="spellStart"/>
      <w:r>
        <w:t>Kowar</w:t>
      </w:r>
      <w:proofErr w:type="spellEnd"/>
      <w:r>
        <w:t>, A., Heyd, F. &amp; Neumann, A. One pipeline to predict them all? On the prediction of alternative splicing from RNA-</w:t>
      </w:r>
      <w:proofErr w:type="spellStart"/>
      <w:r>
        <w:t>Seq</w:t>
      </w:r>
      <w:proofErr w:type="spellEnd"/>
      <w:r>
        <w:t xml:space="preserve"> data. </w:t>
      </w:r>
      <w:proofErr w:type="spellStart"/>
      <w:r>
        <w:rPr>
          <w:i/>
          <w:iCs/>
        </w:rPr>
        <w:t>Biochem</w:t>
      </w:r>
      <w:proofErr w:type="spellEnd"/>
      <w:r>
        <w:rPr>
          <w:i/>
          <w:iCs/>
        </w:rPr>
        <w:t xml:space="preserve">. </w:t>
      </w:r>
      <w:proofErr w:type="spellStart"/>
      <w:r>
        <w:rPr>
          <w:i/>
          <w:iCs/>
        </w:rPr>
        <w:t>Biophys</w:t>
      </w:r>
      <w:proofErr w:type="spellEnd"/>
      <w:r>
        <w:rPr>
          <w:i/>
          <w:iCs/>
        </w:rPr>
        <w:t xml:space="preserve">. Res. </w:t>
      </w:r>
      <w:proofErr w:type="spellStart"/>
      <w:r>
        <w:rPr>
          <w:i/>
          <w:iCs/>
        </w:rPr>
        <w:t>Commun</w:t>
      </w:r>
      <w:proofErr w:type="spellEnd"/>
      <w:r>
        <w:rPr>
          <w:i/>
          <w:iCs/>
        </w:rPr>
        <w:t>.</w:t>
      </w:r>
      <w:r>
        <w:t xml:space="preserve"> </w:t>
      </w:r>
      <w:r>
        <w:rPr>
          <w:b/>
          <w:bCs/>
        </w:rPr>
        <w:t>653</w:t>
      </w:r>
      <w:r>
        <w:t>, 31–37 (2023).</w:t>
      </w:r>
    </w:p>
    <w:p w14:paraId="14FF6F13" w14:textId="77777777" w:rsidR="005C7A42" w:rsidRDefault="005C7A42" w:rsidP="005C7A42">
      <w:pPr>
        <w:pStyle w:val="Bibliography"/>
      </w:pPr>
      <w:r>
        <w:t>98.</w:t>
      </w:r>
      <w:r>
        <w:tab/>
        <w:t xml:space="preserve">Upton, R. N. </w:t>
      </w:r>
      <w:r>
        <w:rPr>
          <w:i/>
          <w:iCs/>
        </w:rPr>
        <w:t>et al.</w:t>
      </w:r>
      <w:r>
        <w:t xml:space="preserve"> Design, execution, and interpretation of plant RNA-</w:t>
      </w:r>
      <w:proofErr w:type="spellStart"/>
      <w:r>
        <w:t>seq</w:t>
      </w:r>
      <w:proofErr w:type="spellEnd"/>
      <w:r>
        <w:t xml:space="preserve"> analyses. </w:t>
      </w:r>
      <w:r>
        <w:rPr>
          <w:i/>
          <w:iCs/>
        </w:rPr>
        <w:t>Front. Plant Sci.</w:t>
      </w:r>
      <w:r>
        <w:t xml:space="preserve"> </w:t>
      </w:r>
      <w:r>
        <w:rPr>
          <w:b/>
          <w:bCs/>
        </w:rPr>
        <w:t>14</w:t>
      </w:r>
      <w:r>
        <w:t>, (2023).</w:t>
      </w:r>
    </w:p>
    <w:p w14:paraId="2654F256" w14:textId="77777777" w:rsidR="005C7A42" w:rsidRDefault="005C7A42" w:rsidP="005C7A42">
      <w:pPr>
        <w:pStyle w:val="Bibliography"/>
      </w:pPr>
      <w:r>
        <w:lastRenderedPageBreak/>
        <w:t>99.</w:t>
      </w:r>
      <w:r>
        <w:tab/>
        <w:t xml:space="preserve">Rehn, J. </w:t>
      </w:r>
      <w:r>
        <w:rPr>
          <w:i/>
          <w:iCs/>
        </w:rPr>
        <w:t>et al.</w:t>
      </w:r>
      <w:r>
        <w:t xml:space="preserve"> </w:t>
      </w:r>
      <w:proofErr w:type="spellStart"/>
      <w:r>
        <w:t>RaScALL</w:t>
      </w:r>
      <w:proofErr w:type="spellEnd"/>
      <w:r>
        <w:t>: Rapid (Ra) screening (Sc) of RNA-</w:t>
      </w:r>
      <w:proofErr w:type="spellStart"/>
      <w:r>
        <w:t>seq</w:t>
      </w:r>
      <w:proofErr w:type="spellEnd"/>
      <w:r>
        <w:t xml:space="preserve"> data for prognostically significant genomic alterations in acute lymphoblastic leukaemia (ALL). </w:t>
      </w:r>
      <w:r>
        <w:rPr>
          <w:i/>
          <w:iCs/>
        </w:rPr>
        <w:t>PLOS Genet.</w:t>
      </w:r>
      <w:r>
        <w:t xml:space="preserve"> </w:t>
      </w:r>
      <w:r>
        <w:rPr>
          <w:b/>
          <w:bCs/>
        </w:rPr>
        <w:t>18</w:t>
      </w:r>
      <w:r>
        <w:t>, e1010300 (2022).</w:t>
      </w:r>
    </w:p>
    <w:p w14:paraId="23E19D31" w14:textId="77777777" w:rsidR="005C7A42" w:rsidRDefault="005C7A42" w:rsidP="005C7A42">
      <w:pPr>
        <w:pStyle w:val="Bibliography"/>
      </w:pPr>
      <w:r>
        <w:t>100.</w:t>
      </w:r>
      <w:r>
        <w:tab/>
      </w:r>
      <w:proofErr w:type="spellStart"/>
      <w:r>
        <w:t>Boshuizen</w:t>
      </w:r>
      <w:proofErr w:type="spellEnd"/>
      <w:r>
        <w:t xml:space="preserve">, H. C. &amp; </w:t>
      </w:r>
      <w:proofErr w:type="spellStart"/>
      <w:r>
        <w:t>te</w:t>
      </w:r>
      <w:proofErr w:type="spellEnd"/>
      <w:r>
        <w:t xml:space="preserve"> </w:t>
      </w:r>
      <w:proofErr w:type="spellStart"/>
      <w:r>
        <w:t>Beest</w:t>
      </w:r>
      <w:proofErr w:type="spellEnd"/>
      <w:r>
        <w:t xml:space="preserve">, D. E. Pitfalls in the statistical analysis of microbiome amplicon sequencing data. </w:t>
      </w:r>
      <w:r>
        <w:rPr>
          <w:i/>
          <w:iCs/>
        </w:rPr>
        <w:t xml:space="preserve">Mol. Ecol. </w:t>
      </w:r>
      <w:proofErr w:type="spellStart"/>
      <w:r>
        <w:rPr>
          <w:i/>
          <w:iCs/>
        </w:rPr>
        <w:t>Resour</w:t>
      </w:r>
      <w:proofErr w:type="spellEnd"/>
      <w:r>
        <w:rPr>
          <w:i/>
          <w:iCs/>
        </w:rPr>
        <w:t>.</w:t>
      </w:r>
      <w:r>
        <w:t xml:space="preserve"> </w:t>
      </w:r>
      <w:r>
        <w:rPr>
          <w:b/>
          <w:bCs/>
        </w:rPr>
        <w:t>23</w:t>
      </w:r>
      <w:r>
        <w:t>, 539–548 (2023).</w:t>
      </w:r>
    </w:p>
    <w:p w14:paraId="21583360" w14:textId="77777777" w:rsidR="005C7A42" w:rsidRDefault="005C7A42" w:rsidP="005C7A42">
      <w:pPr>
        <w:pStyle w:val="Bibliography"/>
      </w:pPr>
      <w:r>
        <w:t>101.</w:t>
      </w:r>
      <w:r>
        <w:tab/>
        <w:t xml:space="preserve">Combrink, L. </w:t>
      </w:r>
      <w:r>
        <w:rPr>
          <w:i/>
          <w:iCs/>
        </w:rPr>
        <w:t>et al.</w:t>
      </w:r>
      <w:r>
        <w:t xml:space="preserve"> </w:t>
      </w:r>
      <w:proofErr w:type="gramStart"/>
      <w:r>
        <w:t>Best</w:t>
      </w:r>
      <w:proofErr w:type="gramEnd"/>
      <w:r>
        <w:t xml:space="preserve"> practice for wildlife gut microbiome research: A comprehensive review of methodology for 16S rRNA gene investigations. </w:t>
      </w:r>
      <w:r>
        <w:rPr>
          <w:i/>
          <w:iCs/>
        </w:rPr>
        <w:t xml:space="preserve">Front. </w:t>
      </w:r>
      <w:proofErr w:type="spellStart"/>
      <w:r>
        <w:rPr>
          <w:i/>
          <w:iCs/>
        </w:rPr>
        <w:t>Microbiol</w:t>
      </w:r>
      <w:proofErr w:type="spellEnd"/>
      <w:r>
        <w:rPr>
          <w:i/>
          <w:iCs/>
        </w:rPr>
        <w:t>.</w:t>
      </w:r>
      <w:r>
        <w:t xml:space="preserve"> </w:t>
      </w:r>
      <w:r>
        <w:rPr>
          <w:b/>
          <w:bCs/>
        </w:rPr>
        <w:t>14</w:t>
      </w:r>
      <w:r>
        <w:t>, (2023).</w:t>
      </w:r>
    </w:p>
    <w:p w14:paraId="4FB7A3CB" w14:textId="77777777" w:rsidR="005C7A42" w:rsidRDefault="005C7A42" w:rsidP="005C7A42">
      <w:pPr>
        <w:pStyle w:val="Bibliography"/>
      </w:pPr>
      <w:r>
        <w:t>102.</w:t>
      </w:r>
      <w:r>
        <w:tab/>
        <w:t xml:space="preserve">Cheng, Z. </w:t>
      </w:r>
      <w:r>
        <w:rPr>
          <w:i/>
          <w:iCs/>
        </w:rPr>
        <w:t>et al.</w:t>
      </w:r>
      <w:r>
        <w:t xml:space="preserve"> Transcriptomic Analysis of Circulating Leukocytes Obtained during the Recovery from Clinical Mastitis Caused by Escherichia coli in Holstein Dairy Cows. </w:t>
      </w:r>
      <w:r>
        <w:rPr>
          <w:i/>
          <w:iCs/>
        </w:rPr>
        <w:t>Animals</w:t>
      </w:r>
      <w:r>
        <w:t xml:space="preserve"> </w:t>
      </w:r>
      <w:r>
        <w:rPr>
          <w:b/>
          <w:bCs/>
        </w:rPr>
        <w:t>12</w:t>
      </w:r>
      <w:r>
        <w:t>, (2022).</w:t>
      </w:r>
    </w:p>
    <w:p w14:paraId="53138C3F" w14:textId="77777777" w:rsidR="005C7A42" w:rsidRDefault="005C7A42" w:rsidP="005C7A42">
      <w:pPr>
        <w:pStyle w:val="Bibliography"/>
      </w:pPr>
      <w:r>
        <w:t>103.</w:t>
      </w:r>
      <w:r>
        <w:tab/>
        <w:t xml:space="preserve">Yang, L. &amp; Chen, J. Benchmarking differential abundance analysis methods for correlated microbiome sequencing data. </w:t>
      </w:r>
      <w:r>
        <w:rPr>
          <w:i/>
          <w:iCs/>
        </w:rPr>
        <w:t xml:space="preserve">Brief. </w:t>
      </w:r>
      <w:proofErr w:type="spellStart"/>
      <w:r>
        <w:rPr>
          <w:i/>
          <w:iCs/>
        </w:rPr>
        <w:t>Bioinform</w:t>
      </w:r>
      <w:proofErr w:type="spellEnd"/>
      <w:r>
        <w:rPr>
          <w:i/>
          <w:iCs/>
        </w:rPr>
        <w:t>.</w:t>
      </w:r>
      <w:r>
        <w:t xml:space="preserve"> </w:t>
      </w:r>
      <w:r>
        <w:rPr>
          <w:b/>
          <w:bCs/>
        </w:rPr>
        <w:t>24</w:t>
      </w:r>
      <w:r>
        <w:t>, bbac607 (2023).</w:t>
      </w:r>
    </w:p>
    <w:p w14:paraId="2FF81D23" w14:textId="77777777" w:rsidR="005C7A42" w:rsidRDefault="005C7A42" w:rsidP="005C7A42">
      <w:pPr>
        <w:pStyle w:val="Bibliography"/>
      </w:pPr>
      <w:r>
        <w:t>104.</w:t>
      </w:r>
      <w:r>
        <w:tab/>
        <w:t xml:space="preserve">Patin, N. V. &amp; Goodwin, K. D. Capturing marine microbiomes and environmental DNA: A field sampling guide. </w:t>
      </w:r>
      <w:r>
        <w:rPr>
          <w:i/>
          <w:iCs/>
        </w:rPr>
        <w:t xml:space="preserve">Front. </w:t>
      </w:r>
      <w:proofErr w:type="spellStart"/>
      <w:r>
        <w:rPr>
          <w:i/>
          <w:iCs/>
        </w:rPr>
        <w:t>Microbiol</w:t>
      </w:r>
      <w:proofErr w:type="spellEnd"/>
      <w:r>
        <w:rPr>
          <w:i/>
          <w:iCs/>
        </w:rPr>
        <w:t>.</w:t>
      </w:r>
      <w:r>
        <w:t xml:space="preserve"> </w:t>
      </w:r>
      <w:r>
        <w:rPr>
          <w:b/>
          <w:bCs/>
        </w:rPr>
        <w:t>13</w:t>
      </w:r>
      <w:r>
        <w:t>, (2023).</w:t>
      </w:r>
    </w:p>
    <w:p w14:paraId="5C828FCB" w14:textId="77777777" w:rsidR="005C7A42" w:rsidRDefault="005C7A42" w:rsidP="005C7A42">
      <w:pPr>
        <w:pStyle w:val="Bibliography"/>
      </w:pPr>
      <w:r>
        <w:t>105.</w:t>
      </w:r>
      <w:r>
        <w:tab/>
        <w:t xml:space="preserve">Ruppert, K. M., Kline, R. J. &amp; Rahman, M. S. Past, present, and future perspectives of environmental DNA (eDNA) metabarcoding: A systematic review in methods, monitoring, and applications of global eDNA. </w:t>
      </w:r>
      <w:r>
        <w:rPr>
          <w:i/>
          <w:iCs/>
        </w:rPr>
        <w:t xml:space="preserve">Glob. Ecol. </w:t>
      </w:r>
      <w:proofErr w:type="spellStart"/>
      <w:r>
        <w:rPr>
          <w:i/>
          <w:iCs/>
        </w:rPr>
        <w:t>Conserv</w:t>
      </w:r>
      <w:proofErr w:type="spellEnd"/>
      <w:r>
        <w:rPr>
          <w:i/>
          <w:iCs/>
        </w:rPr>
        <w:t>.</w:t>
      </w:r>
      <w:r>
        <w:t xml:space="preserve"> </w:t>
      </w:r>
      <w:r>
        <w:rPr>
          <w:b/>
          <w:bCs/>
        </w:rPr>
        <w:t>17</w:t>
      </w:r>
      <w:r>
        <w:t>, e00547 (2019).</w:t>
      </w:r>
    </w:p>
    <w:p w14:paraId="17D354E9" w14:textId="77777777" w:rsidR="005C7A42" w:rsidRDefault="005C7A42" w:rsidP="005C7A42">
      <w:pPr>
        <w:pStyle w:val="Bibliography"/>
      </w:pPr>
      <w:r>
        <w:t>106.</w:t>
      </w:r>
      <w:r>
        <w:tab/>
      </w:r>
      <w:proofErr w:type="spellStart"/>
      <w:r>
        <w:t>Deyneko</w:t>
      </w:r>
      <w:proofErr w:type="spellEnd"/>
      <w:r>
        <w:t xml:space="preserve">, I. V. </w:t>
      </w:r>
      <w:r>
        <w:rPr>
          <w:i/>
          <w:iCs/>
        </w:rPr>
        <w:t>et al.</w:t>
      </w:r>
      <w:r>
        <w:t xml:space="preserve"> </w:t>
      </w:r>
      <w:proofErr w:type="spellStart"/>
      <w:r>
        <w:t>Modeling</w:t>
      </w:r>
      <w:proofErr w:type="spellEnd"/>
      <w:r>
        <w:t xml:space="preserve"> and cleaning RNA-</w:t>
      </w:r>
      <w:proofErr w:type="spellStart"/>
      <w:r>
        <w:t>seq</w:t>
      </w:r>
      <w:proofErr w:type="spellEnd"/>
      <w:r>
        <w:t xml:space="preserve"> data significantly improve detection of differentially expressed genes. </w:t>
      </w:r>
      <w:r>
        <w:rPr>
          <w:i/>
          <w:iCs/>
        </w:rPr>
        <w:t>BMC Bioinformatics</w:t>
      </w:r>
      <w:r>
        <w:t xml:space="preserve"> </w:t>
      </w:r>
      <w:r>
        <w:rPr>
          <w:b/>
          <w:bCs/>
        </w:rPr>
        <w:t>23</w:t>
      </w:r>
      <w:r>
        <w:t>, 488 (2022).</w:t>
      </w:r>
    </w:p>
    <w:p w14:paraId="216D3348" w14:textId="77777777" w:rsidR="005C7A42" w:rsidRDefault="005C7A42" w:rsidP="005C7A42">
      <w:pPr>
        <w:pStyle w:val="Bibliography"/>
      </w:pPr>
      <w:r>
        <w:lastRenderedPageBreak/>
        <w:t>107.</w:t>
      </w:r>
      <w:r>
        <w:tab/>
        <w:t xml:space="preserve">Zhao, M. </w:t>
      </w:r>
      <w:r>
        <w:rPr>
          <w:i/>
          <w:iCs/>
        </w:rPr>
        <w:t>et al.</w:t>
      </w:r>
      <w:r>
        <w:t xml:space="preserve"> Exploring Conflicts in Whole Genome Phylogenetics: A Case Study Within Manakins (Aves: </w:t>
      </w:r>
      <w:proofErr w:type="spellStart"/>
      <w:r>
        <w:t>Pipridae</w:t>
      </w:r>
      <w:proofErr w:type="spellEnd"/>
      <w:r>
        <w:t xml:space="preserve">). </w:t>
      </w:r>
      <w:r>
        <w:rPr>
          <w:i/>
          <w:iCs/>
        </w:rPr>
        <w:t>Syst. Biol.</w:t>
      </w:r>
      <w:r>
        <w:t xml:space="preserve"> </w:t>
      </w:r>
      <w:r>
        <w:rPr>
          <w:b/>
          <w:bCs/>
        </w:rPr>
        <w:t>72</w:t>
      </w:r>
      <w:r>
        <w:t>, 161–178 (2023).</w:t>
      </w:r>
    </w:p>
    <w:p w14:paraId="75551351" w14:textId="77777777" w:rsidR="005C7A42" w:rsidRDefault="005C7A42" w:rsidP="005C7A42">
      <w:pPr>
        <w:pStyle w:val="Bibliography"/>
      </w:pPr>
      <w:r>
        <w:t>108.</w:t>
      </w:r>
      <w:r>
        <w:tab/>
      </w:r>
      <w:proofErr w:type="spellStart"/>
      <w:r>
        <w:t>Koboldt</w:t>
      </w:r>
      <w:proofErr w:type="spellEnd"/>
      <w:r>
        <w:t xml:space="preserve">, D. C. Best practices for variant calling in clinical sequencing. </w:t>
      </w:r>
      <w:r>
        <w:rPr>
          <w:i/>
          <w:iCs/>
        </w:rPr>
        <w:t>Genome Med.</w:t>
      </w:r>
      <w:r>
        <w:t xml:space="preserve"> </w:t>
      </w:r>
      <w:r>
        <w:rPr>
          <w:b/>
          <w:bCs/>
        </w:rPr>
        <w:t>12</w:t>
      </w:r>
      <w:r>
        <w:t>, 91 (2020).</w:t>
      </w:r>
    </w:p>
    <w:p w14:paraId="5BD2F32D" w14:textId="77777777" w:rsidR="005C7A42" w:rsidRDefault="005C7A42" w:rsidP="005C7A42">
      <w:pPr>
        <w:pStyle w:val="Bibliography"/>
      </w:pPr>
      <w:r>
        <w:t>109.</w:t>
      </w:r>
      <w:r>
        <w:tab/>
        <w:t xml:space="preserve">Brown, A. V. </w:t>
      </w:r>
      <w:r>
        <w:rPr>
          <w:i/>
          <w:iCs/>
        </w:rPr>
        <w:t>et al.</w:t>
      </w:r>
      <w:r>
        <w:t xml:space="preserve"> Ten quick tips for sharing open genomic data. </w:t>
      </w:r>
      <w:r>
        <w:rPr>
          <w:i/>
          <w:iCs/>
        </w:rPr>
        <w:t xml:space="preserve">PLOS </w:t>
      </w:r>
      <w:proofErr w:type="spellStart"/>
      <w:r>
        <w:rPr>
          <w:i/>
          <w:iCs/>
        </w:rPr>
        <w:t>Comput</w:t>
      </w:r>
      <w:proofErr w:type="spellEnd"/>
      <w:r>
        <w:rPr>
          <w:i/>
          <w:iCs/>
        </w:rPr>
        <w:t>. Biol.</w:t>
      </w:r>
      <w:r>
        <w:t xml:space="preserve"> </w:t>
      </w:r>
      <w:r>
        <w:rPr>
          <w:b/>
          <w:bCs/>
        </w:rPr>
        <w:t>14</w:t>
      </w:r>
      <w:r>
        <w:t>, e1006472 (2018).</w:t>
      </w:r>
    </w:p>
    <w:p w14:paraId="46C7DCCA" w14:textId="77777777" w:rsidR="005C7A42" w:rsidRDefault="005C7A42" w:rsidP="005C7A42">
      <w:pPr>
        <w:pStyle w:val="Bibliography"/>
      </w:pPr>
      <w:r>
        <w:t>110.</w:t>
      </w:r>
      <w:r>
        <w:tab/>
        <w:t xml:space="preserve">Zhang, D. </w:t>
      </w:r>
      <w:r>
        <w:rPr>
          <w:i/>
          <w:iCs/>
        </w:rPr>
        <w:t>et al.</w:t>
      </w:r>
      <w:r>
        <w:t xml:space="preserve"> </w:t>
      </w:r>
      <w:proofErr w:type="spellStart"/>
      <w:r>
        <w:t>PhyloSuite</w:t>
      </w:r>
      <w:proofErr w:type="spellEnd"/>
      <w:r>
        <w:t xml:space="preserve">: An integrated and scalable desktop platform for streamlined molecular sequence data management and evolutionary phylogenetics studies. </w:t>
      </w:r>
      <w:r>
        <w:rPr>
          <w:i/>
          <w:iCs/>
        </w:rPr>
        <w:t xml:space="preserve">Mol. Ecol. </w:t>
      </w:r>
      <w:proofErr w:type="spellStart"/>
      <w:r>
        <w:rPr>
          <w:i/>
          <w:iCs/>
        </w:rPr>
        <w:t>Resour</w:t>
      </w:r>
      <w:proofErr w:type="spellEnd"/>
      <w:r>
        <w:rPr>
          <w:i/>
          <w:iCs/>
        </w:rPr>
        <w:t>.</w:t>
      </w:r>
      <w:r>
        <w:t xml:space="preserve"> </w:t>
      </w:r>
      <w:r>
        <w:rPr>
          <w:b/>
          <w:bCs/>
        </w:rPr>
        <w:t>20</w:t>
      </w:r>
      <w:r>
        <w:t>, 348–355 (2020).</w:t>
      </w:r>
    </w:p>
    <w:p w14:paraId="7C6E0A3F" w14:textId="77777777" w:rsidR="005C7A42" w:rsidRDefault="005C7A42" w:rsidP="005C7A42">
      <w:pPr>
        <w:pStyle w:val="Bibliography"/>
      </w:pPr>
      <w:r>
        <w:t>111.</w:t>
      </w:r>
      <w:r>
        <w:tab/>
      </w:r>
      <w:proofErr w:type="spellStart"/>
      <w:r>
        <w:t>Tanjo</w:t>
      </w:r>
      <w:proofErr w:type="spellEnd"/>
      <w:r>
        <w:t xml:space="preserve">, T., Kawai, Y., Tokunaga, K., Ogasawara, O. &amp; Nagasaki, M. Practical guide for managing large-scale human genome data in research. </w:t>
      </w:r>
      <w:r>
        <w:rPr>
          <w:i/>
          <w:iCs/>
        </w:rPr>
        <w:t>J. Hum. Genet.</w:t>
      </w:r>
      <w:r>
        <w:t xml:space="preserve"> </w:t>
      </w:r>
      <w:r>
        <w:rPr>
          <w:b/>
          <w:bCs/>
        </w:rPr>
        <w:t>66</w:t>
      </w:r>
      <w:r>
        <w:t>, 39–52 (2021).</w:t>
      </w:r>
    </w:p>
    <w:p w14:paraId="248BFD10" w14:textId="77777777" w:rsidR="005C7A42" w:rsidRDefault="005C7A42" w:rsidP="005C7A42">
      <w:pPr>
        <w:pStyle w:val="Bibliography"/>
      </w:pPr>
      <w:r>
        <w:t>112.</w:t>
      </w:r>
      <w:r>
        <w:tab/>
        <w:t xml:space="preserve">Del Fabbro, C., </w:t>
      </w:r>
      <w:proofErr w:type="spellStart"/>
      <w:r>
        <w:t>Scalabrin</w:t>
      </w:r>
      <w:proofErr w:type="spellEnd"/>
      <w:r>
        <w:t xml:space="preserve">, S., Morgante, M. &amp; Giorgi, F. M. An Extensive Evaluation of Read Trimming Effects on Illumina NGS Data Analysis. </w:t>
      </w:r>
      <w:r>
        <w:rPr>
          <w:i/>
          <w:iCs/>
        </w:rPr>
        <w:t>PLOS ONE</w:t>
      </w:r>
      <w:r>
        <w:t xml:space="preserve"> </w:t>
      </w:r>
      <w:r>
        <w:rPr>
          <w:b/>
          <w:bCs/>
        </w:rPr>
        <w:t>8</w:t>
      </w:r>
      <w:r>
        <w:t>, e85024 (2013).</w:t>
      </w:r>
    </w:p>
    <w:p w14:paraId="29781120" w14:textId="77777777" w:rsidR="005C7A42" w:rsidRDefault="005C7A42" w:rsidP="005C7A42">
      <w:pPr>
        <w:pStyle w:val="Bibliography"/>
      </w:pPr>
      <w:r>
        <w:t>113.</w:t>
      </w:r>
      <w:r>
        <w:tab/>
        <w:t>Yang, S.-F., Lu, C.-W., Yao, C.-T. &amp; Hung, C.-M. To Trim or Not to Trim: Effects of Read Trimming on the De Novo Genome Assembly of a Widespread East Asian Passerine, the Rufous-Capped Babbler (</w:t>
      </w:r>
      <w:proofErr w:type="spellStart"/>
      <w:r>
        <w:t>Cyanoderma</w:t>
      </w:r>
      <w:proofErr w:type="spellEnd"/>
      <w:r>
        <w:t xml:space="preserve"> </w:t>
      </w:r>
      <w:proofErr w:type="spellStart"/>
      <w:r>
        <w:t>ruficeps</w:t>
      </w:r>
      <w:proofErr w:type="spellEnd"/>
      <w:r>
        <w:t xml:space="preserve"> Blyth). </w:t>
      </w:r>
      <w:r>
        <w:rPr>
          <w:i/>
          <w:iCs/>
        </w:rPr>
        <w:t>Genes</w:t>
      </w:r>
      <w:r>
        <w:t xml:space="preserve"> </w:t>
      </w:r>
      <w:r>
        <w:rPr>
          <w:b/>
          <w:bCs/>
        </w:rPr>
        <w:t>10</w:t>
      </w:r>
      <w:r>
        <w:t>, (2019).</w:t>
      </w:r>
    </w:p>
    <w:p w14:paraId="7E35C8F2" w14:textId="77777777" w:rsidR="005C7A42" w:rsidRDefault="005C7A42" w:rsidP="005C7A42">
      <w:pPr>
        <w:pStyle w:val="Bibliography"/>
      </w:pPr>
      <w:r>
        <w:t>114.</w:t>
      </w:r>
      <w:r>
        <w:tab/>
        <w:t xml:space="preserve">Hotaling, S. </w:t>
      </w:r>
      <w:r>
        <w:rPr>
          <w:i/>
          <w:iCs/>
        </w:rPr>
        <w:t>et al.</w:t>
      </w:r>
      <w:r>
        <w:t xml:space="preserve"> Demographic modelling reveals a history of divergence with gene flow for a glacially tied stonefly in a changing post-Pleistocene landscape. </w:t>
      </w:r>
      <w:r>
        <w:rPr>
          <w:i/>
          <w:iCs/>
        </w:rPr>
        <w:t xml:space="preserve">J. </w:t>
      </w:r>
      <w:proofErr w:type="spellStart"/>
      <w:r>
        <w:rPr>
          <w:i/>
          <w:iCs/>
        </w:rPr>
        <w:t>Biogeogr</w:t>
      </w:r>
      <w:proofErr w:type="spellEnd"/>
      <w:r>
        <w:rPr>
          <w:i/>
          <w:iCs/>
        </w:rPr>
        <w:t>.</w:t>
      </w:r>
      <w:r>
        <w:t xml:space="preserve"> </w:t>
      </w:r>
      <w:r>
        <w:rPr>
          <w:b/>
          <w:bCs/>
        </w:rPr>
        <w:t>45</w:t>
      </w:r>
      <w:r>
        <w:t>, 304–317 (2018).</w:t>
      </w:r>
    </w:p>
    <w:p w14:paraId="706AE153" w14:textId="77777777" w:rsidR="005C7A42" w:rsidRDefault="005C7A42" w:rsidP="005C7A42">
      <w:pPr>
        <w:pStyle w:val="Bibliography"/>
      </w:pPr>
      <w:r>
        <w:lastRenderedPageBreak/>
        <w:t>115.</w:t>
      </w:r>
      <w:r>
        <w:tab/>
        <w:t xml:space="preserve">Cumer,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4F531F44" w14:textId="77777777" w:rsidR="005C7A42" w:rsidRDefault="005C7A42" w:rsidP="005C7A42">
      <w:pPr>
        <w:pStyle w:val="Bibliography"/>
      </w:pPr>
      <w:r>
        <w:t>116.</w:t>
      </w:r>
      <w:r>
        <w:tab/>
      </w:r>
      <w:proofErr w:type="spellStart"/>
      <w:r>
        <w:t>Mastretta</w:t>
      </w:r>
      <w:proofErr w:type="spellEnd"/>
      <w:r>
        <w:t xml:space="preserve">-Yanes, A. </w:t>
      </w:r>
      <w:r>
        <w:rPr>
          <w:i/>
          <w:iCs/>
        </w:rPr>
        <w:t>et al.</w:t>
      </w:r>
      <w:r>
        <w:t xml:space="preserve"> Restriction site-associated DNA sequencing, genotyping error estimation and de novo assembly optimization for population genetic inference. </w:t>
      </w:r>
      <w:r>
        <w:rPr>
          <w:i/>
          <w:iCs/>
        </w:rPr>
        <w:t xml:space="preserve">Mol. Ecol. </w:t>
      </w:r>
      <w:proofErr w:type="spellStart"/>
      <w:r>
        <w:rPr>
          <w:i/>
          <w:iCs/>
        </w:rPr>
        <w:t>Resour</w:t>
      </w:r>
      <w:proofErr w:type="spellEnd"/>
      <w:r>
        <w:rPr>
          <w:i/>
          <w:iCs/>
        </w:rPr>
        <w:t>.</w:t>
      </w:r>
      <w:r>
        <w:t xml:space="preserve"> </w:t>
      </w:r>
      <w:r>
        <w:rPr>
          <w:b/>
          <w:bCs/>
        </w:rPr>
        <w:t>15</w:t>
      </w:r>
      <w:r>
        <w:t>, 28–41 (2015).</w:t>
      </w:r>
    </w:p>
    <w:p w14:paraId="42E3661E" w14:textId="77777777" w:rsidR="005C7A42" w:rsidRDefault="005C7A42" w:rsidP="005C7A42">
      <w:pPr>
        <w:pStyle w:val="Bibliography"/>
      </w:pPr>
      <w:r>
        <w:t>117.</w:t>
      </w:r>
      <w:r>
        <w:tab/>
        <w:t xml:space="preserve">Ebbert,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28D174C0" w14:textId="77777777" w:rsidR="005C7A42" w:rsidRDefault="005C7A42" w:rsidP="005C7A42">
      <w:pPr>
        <w:pStyle w:val="Bibliography"/>
      </w:pPr>
      <w:r>
        <w:t>118.</w:t>
      </w:r>
      <w:r>
        <w:tab/>
        <w:t xml:space="preserve">Euclide, P. T. </w:t>
      </w:r>
      <w:r>
        <w:rPr>
          <w:i/>
          <w:iCs/>
        </w:rPr>
        <w:t>et al.</w:t>
      </w:r>
      <w:r>
        <w:t xml:space="preserve"> Attack of the PCR clones: Rates of clonality have little effect on RAD-</w:t>
      </w:r>
      <w:proofErr w:type="spellStart"/>
      <w:r>
        <w:t>seq</w:t>
      </w:r>
      <w:proofErr w:type="spellEnd"/>
      <w:r>
        <w:t xml:space="preserve"> genotype calls. </w:t>
      </w:r>
      <w:r>
        <w:rPr>
          <w:i/>
          <w:iCs/>
        </w:rPr>
        <w:t xml:space="preserve">Mol. Ecol. </w:t>
      </w:r>
      <w:proofErr w:type="spellStart"/>
      <w:r>
        <w:rPr>
          <w:i/>
          <w:iCs/>
        </w:rPr>
        <w:t>Resour</w:t>
      </w:r>
      <w:proofErr w:type="spellEnd"/>
      <w:r>
        <w:rPr>
          <w:i/>
          <w:iCs/>
        </w:rPr>
        <w:t>.</w:t>
      </w:r>
      <w:r>
        <w:t xml:space="preserve"> </w:t>
      </w:r>
      <w:r>
        <w:rPr>
          <w:b/>
          <w:bCs/>
        </w:rPr>
        <w:t>20</w:t>
      </w:r>
      <w:r>
        <w:t>, 66–78 (2020).</w:t>
      </w:r>
    </w:p>
    <w:p w14:paraId="0678BA27" w14:textId="77777777" w:rsidR="005C7A42" w:rsidRDefault="005C7A42" w:rsidP="005C7A42">
      <w:pPr>
        <w:pStyle w:val="Bibliography"/>
      </w:pPr>
      <w:r>
        <w:t>119.</w:t>
      </w:r>
      <w:r>
        <w:tab/>
        <w:t>Flanagan, S. P. &amp; Jones, A. G. Substantial differences in bias between single-digest and double-digest RAD-</w:t>
      </w:r>
      <w:proofErr w:type="spellStart"/>
      <w:r>
        <w:t>seq</w:t>
      </w:r>
      <w:proofErr w:type="spellEnd"/>
      <w:r>
        <w:t xml:space="preserve"> libraries: A case study. </w:t>
      </w:r>
      <w:r>
        <w:rPr>
          <w:i/>
          <w:iCs/>
        </w:rPr>
        <w:t xml:space="preserve">Mol. Ecol. </w:t>
      </w:r>
      <w:proofErr w:type="spellStart"/>
      <w:r>
        <w:rPr>
          <w:i/>
          <w:iCs/>
        </w:rPr>
        <w:t>Resour</w:t>
      </w:r>
      <w:proofErr w:type="spellEnd"/>
      <w:r>
        <w:rPr>
          <w:i/>
          <w:iCs/>
        </w:rPr>
        <w:t>.</w:t>
      </w:r>
      <w:r>
        <w:t xml:space="preserve"> </w:t>
      </w:r>
      <w:r>
        <w:rPr>
          <w:b/>
          <w:bCs/>
        </w:rPr>
        <w:t>18</w:t>
      </w:r>
      <w:r>
        <w:t>, 264–280 (2018).</w:t>
      </w:r>
    </w:p>
    <w:p w14:paraId="608A19D2" w14:textId="77777777" w:rsidR="005C7A42" w:rsidRDefault="005C7A42" w:rsidP="005C7A42">
      <w:pPr>
        <w:pStyle w:val="Bibliography"/>
      </w:pPr>
      <w:r>
        <w:t>120.</w:t>
      </w:r>
      <w:r>
        <w:tab/>
      </w:r>
      <w:proofErr w:type="spellStart"/>
      <w:r>
        <w:t>Danecek</w:t>
      </w:r>
      <w:proofErr w:type="spellEnd"/>
      <w:r>
        <w:t xml:space="preserve">, P. </w:t>
      </w:r>
      <w:r>
        <w:rPr>
          <w:i/>
          <w:iCs/>
        </w:rPr>
        <w:t>et al.</w:t>
      </w:r>
      <w:r>
        <w:t xml:space="preserve"> The variant call format and </w:t>
      </w:r>
      <w:proofErr w:type="spellStart"/>
      <w:r>
        <w:t>VCFtools</w:t>
      </w:r>
      <w:proofErr w:type="spellEnd"/>
      <w:r>
        <w:t xml:space="preserve">. </w:t>
      </w:r>
      <w:r>
        <w:rPr>
          <w:i/>
          <w:iCs/>
        </w:rPr>
        <w:t>Bioinformatics</w:t>
      </w:r>
      <w:r>
        <w:t xml:space="preserve"> </w:t>
      </w:r>
      <w:r>
        <w:rPr>
          <w:b/>
          <w:bCs/>
        </w:rPr>
        <w:t>27</w:t>
      </w:r>
      <w:r>
        <w:t>, 2156–2158 (2011).</w:t>
      </w:r>
    </w:p>
    <w:p w14:paraId="2D0D7B36" w14:textId="77777777" w:rsidR="005C7A42" w:rsidRDefault="005C7A42" w:rsidP="005C7A42">
      <w:pPr>
        <w:pStyle w:val="Bibliography"/>
      </w:pPr>
      <w:r>
        <w:t>121.</w:t>
      </w:r>
      <w:r>
        <w:tab/>
      </w:r>
      <w:proofErr w:type="spellStart"/>
      <w:r>
        <w:t>Peñalba</w:t>
      </w:r>
      <w:proofErr w:type="spellEnd"/>
      <w:r>
        <w:t xml:space="preserve">, J. V., Peters, J. L. &amp; Joseph, L. Sustained plumage divergence despite weak genomic differentiation and broad sympatry in sister species of Australian </w:t>
      </w:r>
      <w:proofErr w:type="spellStart"/>
      <w:r>
        <w:t>woodswallows</w:t>
      </w:r>
      <w:proofErr w:type="spellEnd"/>
      <w:r>
        <w:t xml:space="preserve"> (</w:t>
      </w:r>
      <w:proofErr w:type="spellStart"/>
      <w:r>
        <w:t>Artamus</w:t>
      </w:r>
      <w:proofErr w:type="spellEnd"/>
      <w:r>
        <w:t xml:space="preserve"> spp.). </w:t>
      </w:r>
      <w:r>
        <w:rPr>
          <w:i/>
          <w:iCs/>
        </w:rPr>
        <w:t>Mol. Ecol.</w:t>
      </w:r>
      <w:r>
        <w:t xml:space="preserve"> </w:t>
      </w:r>
      <w:r>
        <w:rPr>
          <w:b/>
          <w:bCs/>
        </w:rPr>
        <w:t>31</w:t>
      </w:r>
      <w:r>
        <w:t>, 5060–5073 (2022).</w:t>
      </w:r>
    </w:p>
    <w:p w14:paraId="793C8BFF" w14:textId="77777777" w:rsidR="005C7A42" w:rsidRDefault="005C7A42" w:rsidP="005C7A42">
      <w:pPr>
        <w:pStyle w:val="Bibliography"/>
      </w:pPr>
      <w:r>
        <w:t>122.</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22D3BD7C" w14:textId="77777777" w:rsidR="005C7A42" w:rsidRDefault="005C7A42" w:rsidP="005C7A42">
      <w:pPr>
        <w:pStyle w:val="Bibliography"/>
      </w:pPr>
      <w:r>
        <w:lastRenderedPageBreak/>
        <w:t>123.</w:t>
      </w:r>
      <w:r>
        <w:tab/>
        <w:t xml:space="preserve">Howe, K. </w:t>
      </w:r>
      <w:r>
        <w:rPr>
          <w:i/>
          <w:iCs/>
        </w:rPr>
        <w:t>et al.</w:t>
      </w:r>
      <w:r>
        <w:t xml:space="preserve"> Significantly improving the quality of genome assemblies through curation. </w:t>
      </w:r>
      <w:proofErr w:type="spellStart"/>
      <w:r>
        <w:rPr>
          <w:i/>
          <w:iCs/>
        </w:rPr>
        <w:t>GigaScience</w:t>
      </w:r>
      <w:proofErr w:type="spellEnd"/>
      <w:r>
        <w:t xml:space="preserve"> </w:t>
      </w:r>
      <w:r>
        <w:rPr>
          <w:b/>
          <w:bCs/>
        </w:rPr>
        <w:t>10</w:t>
      </w:r>
      <w:r>
        <w:t>, giaa153 (2021).</w:t>
      </w:r>
    </w:p>
    <w:p w14:paraId="3018FDAA" w14:textId="77777777" w:rsidR="005C7A42" w:rsidRDefault="005C7A42" w:rsidP="005C7A42">
      <w:pPr>
        <w:pStyle w:val="Bibliography"/>
      </w:pPr>
      <w:r>
        <w:t>124.</w:t>
      </w:r>
      <w:r>
        <w:tab/>
        <w:t xml:space="preserve">Nurk, S. </w:t>
      </w:r>
      <w:r>
        <w:rPr>
          <w:i/>
          <w:iCs/>
        </w:rPr>
        <w:t>et al.</w:t>
      </w:r>
      <w:r>
        <w:t xml:space="preserve"> The complete sequence of a human genome. </w:t>
      </w:r>
      <w:r>
        <w:rPr>
          <w:i/>
          <w:iCs/>
        </w:rPr>
        <w:t>Science</w:t>
      </w:r>
      <w:r>
        <w:t xml:space="preserve"> </w:t>
      </w:r>
      <w:r>
        <w:rPr>
          <w:b/>
          <w:bCs/>
        </w:rPr>
        <w:t>376</w:t>
      </w:r>
      <w:r>
        <w:t>, 44–53 (2022).</w:t>
      </w:r>
    </w:p>
    <w:p w14:paraId="49C81E67" w14:textId="77777777" w:rsidR="005C7A42" w:rsidRDefault="005C7A42" w:rsidP="005C7A42">
      <w:pPr>
        <w:pStyle w:val="Bibliography"/>
      </w:pPr>
      <w:r>
        <w:t>125.</w:t>
      </w:r>
      <w:r>
        <w:tab/>
        <w:t xml:space="preserve">Michael, T. P. &amp; VanBuren, R. Building near-complete plant genomes. </w:t>
      </w:r>
      <w:r>
        <w:rPr>
          <w:i/>
          <w:iCs/>
        </w:rPr>
        <w:t>Genome Stud. Mol. Genet.</w:t>
      </w:r>
      <w:r>
        <w:t xml:space="preserve"> </w:t>
      </w:r>
      <w:r>
        <w:rPr>
          <w:b/>
          <w:bCs/>
        </w:rPr>
        <w:t>54</w:t>
      </w:r>
      <w:r>
        <w:t>, 26–33 (2020).</w:t>
      </w:r>
    </w:p>
    <w:p w14:paraId="1D431F60" w14:textId="77777777" w:rsidR="005C7A42" w:rsidRDefault="005C7A42" w:rsidP="005C7A42">
      <w:pPr>
        <w:pStyle w:val="Bibliography"/>
      </w:pPr>
      <w:r>
        <w:t>126.</w:t>
      </w:r>
      <w:r>
        <w:tab/>
      </w:r>
      <w:proofErr w:type="spellStart"/>
      <w:r>
        <w:t>Tettelin</w:t>
      </w:r>
      <w:proofErr w:type="spellEnd"/>
      <w:r>
        <w:t xml:space="preserve">, H. &amp; Medini, D. The pangenome: Diversity, </w:t>
      </w:r>
      <w:proofErr w:type="gramStart"/>
      <w:r>
        <w:t>dynamics</w:t>
      </w:r>
      <w:proofErr w:type="gramEnd"/>
      <w:r>
        <w:t xml:space="preserve"> and evolution of genomes. (2020).</w:t>
      </w:r>
    </w:p>
    <w:p w14:paraId="33176411" w14:textId="77777777" w:rsidR="005C7A42" w:rsidRDefault="005C7A42" w:rsidP="005C7A42">
      <w:pPr>
        <w:pStyle w:val="Bibliography"/>
      </w:pPr>
      <w:r>
        <w:t>127.</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2366B0E0" w14:textId="77777777" w:rsidR="005C7A42" w:rsidRDefault="005C7A42" w:rsidP="005C7A42">
      <w:pPr>
        <w:pStyle w:val="Bibliography"/>
      </w:pPr>
      <w:r>
        <w:t>128.</w:t>
      </w:r>
      <w:r>
        <w:tab/>
        <w:t xml:space="preserve">Hemstrom, W. Thirty-four </w:t>
      </w:r>
      <w:proofErr w:type="spellStart"/>
      <w:r>
        <w:t>Kilometers</w:t>
      </w:r>
      <w:proofErr w:type="spellEnd"/>
      <w:r>
        <w:t xml:space="preserve"> and Fifteen Years: Rapid Adaptation at a Novel Chromosomal Inversion in Recently Introduced Deschutes River Three-spined Stickleback. (2016).</w:t>
      </w:r>
    </w:p>
    <w:p w14:paraId="359C4CE7" w14:textId="77777777" w:rsidR="005C7A42" w:rsidRDefault="005C7A42" w:rsidP="005C7A42">
      <w:pPr>
        <w:pStyle w:val="Bibliography"/>
      </w:pPr>
      <w:r>
        <w:t>129.</w:t>
      </w:r>
      <w:r>
        <w:tab/>
        <w:t xml:space="preserve">Alonso-Blanco, C. </w:t>
      </w:r>
      <w:r>
        <w:rPr>
          <w:i/>
          <w:iCs/>
        </w:rPr>
        <w:t>et al.</w:t>
      </w:r>
      <w:r>
        <w:t xml:space="preserve"> 1,135 Genomes Reveal the Global Pattern of Polymorphism in Arabidopsis thaliana. </w:t>
      </w:r>
      <w:r>
        <w:rPr>
          <w:i/>
          <w:iCs/>
        </w:rPr>
        <w:t>Cell</w:t>
      </w:r>
      <w:r>
        <w:t xml:space="preserve"> </w:t>
      </w:r>
      <w:r>
        <w:rPr>
          <w:b/>
          <w:bCs/>
        </w:rPr>
        <w:t>166</w:t>
      </w:r>
      <w:r>
        <w:t>, 481–491 (2016).</w:t>
      </w:r>
    </w:p>
    <w:p w14:paraId="483F175A" w14:textId="77777777" w:rsidR="005C7A42" w:rsidRDefault="005C7A42" w:rsidP="005C7A42">
      <w:pPr>
        <w:pStyle w:val="Bibliography"/>
      </w:pPr>
      <w:r>
        <w:t>130.</w:t>
      </w:r>
      <w:r>
        <w:tab/>
      </w:r>
      <w:proofErr w:type="spellStart"/>
      <w:r>
        <w:t>Maruki</w:t>
      </w:r>
      <w:proofErr w:type="spellEnd"/>
      <w:r>
        <w:t xml:space="preserve">, T., Ye, Z. &amp; Lynch, M. Evolutionary Genomics of a Subdivided Species. </w:t>
      </w:r>
      <w:r>
        <w:rPr>
          <w:i/>
          <w:iCs/>
        </w:rPr>
        <w:t xml:space="preserve">Mol. Biol. </w:t>
      </w:r>
      <w:proofErr w:type="spellStart"/>
      <w:r>
        <w:rPr>
          <w:i/>
          <w:iCs/>
        </w:rPr>
        <w:t>Evol</w:t>
      </w:r>
      <w:proofErr w:type="spellEnd"/>
      <w:r>
        <w:rPr>
          <w:i/>
          <w:iCs/>
        </w:rPr>
        <w:t>.</w:t>
      </w:r>
      <w:r>
        <w:t xml:space="preserve"> </w:t>
      </w:r>
      <w:r>
        <w:rPr>
          <w:b/>
          <w:bCs/>
        </w:rPr>
        <w:t>39</w:t>
      </w:r>
      <w:r>
        <w:t>, msac152 (2022).</w:t>
      </w:r>
    </w:p>
    <w:p w14:paraId="376FC4F1" w14:textId="77777777" w:rsidR="005C7A42" w:rsidRDefault="005C7A42" w:rsidP="005C7A42">
      <w:pPr>
        <w:pStyle w:val="Bibliography"/>
      </w:pPr>
      <w:r>
        <w:t>131.</w:t>
      </w:r>
      <w:r>
        <w:tab/>
        <w:t xml:space="preserve">Kessler, C., Wootton, E. &amp; Shafer, A. B. A. Speciation without gene-flow in hybridizing deer. </w:t>
      </w:r>
      <w:r>
        <w:rPr>
          <w:i/>
          <w:iCs/>
        </w:rPr>
        <w:t>Mol. Ecol.</w:t>
      </w:r>
      <w:r>
        <w:t xml:space="preserve"> </w:t>
      </w:r>
      <w:r>
        <w:rPr>
          <w:b/>
          <w:bCs/>
        </w:rPr>
        <w:t>32</w:t>
      </w:r>
      <w:r>
        <w:t>, 1117–1132 (2023).</w:t>
      </w:r>
    </w:p>
    <w:p w14:paraId="55E324F2" w14:textId="77777777" w:rsidR="005C7A42" w:rsidRDefault="005C7A42" w:rsidP="005C7A42">
      <w:pPr>
        <w:pStyle w:val="Bibliography"/>
      </w:pPr>
      <w:r>
        <w:lastRenderedPageBreak/>
        <w:t>132.</w:t>
      </w:r>
      <w:r>
        <w:tab/>
      </w:r>
      <w:proofErr w:type="spellStart"/>
      <w:r>
        <w:t>Martchenko</w:t>
      </w:r>
      <w:proofErr w:type="spellEnd"/>
      <w:r>
        <w:t xml:space="preserve">, D. &amp; Shafer, A. B. A. Contrasting whole-genome and reduced representation sequencing for population demographic and adaptive inference: an alpine mammal case study. </w:t>
      </w:r>
      <w:r>
        <w:rPr>
          <w:i/>
          <w:iCs/>
        </w:rPr>
        <w:t>Heredity</w:t>
      </w:r>
      <w:r>
        <w:t xml:space="preserve"> </w:t>
      </w:r>
      <w:r>
        <w:rPr>
          <w:b/>
          <w:bCs/>
        </w:rPr>
        <w:t>131</w:t>
      </w:r>
      <w:r>
        <w:t>, 273–281 (2023).</w:t>
      </w:r>
    </w:p>
    <w:p w14:paraId="060D3820" w14:textId="77777777" w:rsidR="005C7A42" w:rsidRDefault="005C7A42" w:rsidP="005C7A42">
      <w:pPr>
        <w:pStyle w:val="Bibliography"/>
      </w:pPr>
      <w:r>
        <w:t>133.</w:t>
      </w:r>
      <w:r>
        <w:tab/>
        <w:t xml:space="preserve">Schweizer, R. M. </w:t>
      </w:r>
      <w:r>
        <w:rPr>
          <w:i/>
          <w:iCs/>
        </w:rPr>
        <w:t>et al.</w:t>
      </w:r>
      <w:r>
        <w:t xml:space="preserve"> Broad Concordance in the Spatial Distribution of Adaptive and Neutral Genetic Variation across an Elevational Gradient in Deer Mice. </w:t>
      </w:r>
      <w:r>
        <w:rPr>
          <w:i/>
          <w:iCs/>
        </w:rPr>
        <w:t xml:space="preserve">Mol. Biol. </w:t>
      </w:r>
      <w:proofErr w:type="spellStart"/>
      <w:r>
        <w:rPr>
          <w:i/>
          <w:iCs/>
        </w:rPr>
        <w:t>Evol</w:t>
      </w:r>
      <w:proofErr w:type="spellEnd"/>
      <w:r>
        <w:rPr>
          <w:i/>
          <w:iCs/>
        </w:rPr>
        <w:t>.</w:t>
      </w:r>
      <w:r>
        <w:t xml:space="preserve"> </w:t>
      </w:r>
      <w:r>
        <w:rPr>
          <w:b/>
          <w:bCs/>
        </w:rPr>
        <w:t>38</w:t>
      </w:r>
      <w:r>
        <w:t>, 4286–4300 (2021).</w:t>
      </w:r>
    </w:p>
    <w:p w14:paraId="442EDFCB" w14:textId="77777777" w:rsidR="005C7A42" w:rsidRDefault="005C7A42" w:rsidP="005C7A42">
      <w:pPr>
        <w:pStyle w:val="Bibliography"/>
      </w:pPr>
      <w:r>
        <w:t>134.</w:t>
      </w:r>
      <w:r>
        <w:tab/>
      </w:r>
      <w:proofErr w:type="spellStart"/>
      <w:r>
        <w:t>Malison</w:t>
      </w:r>
      <w:proofErr w:type="spellEnd"/>
      <w:r>
        <w:t xml:space="preserve">, R. L. </w:t>
      </w:r>
      <w:r>
        <w:rPr>
          <w:i/>
          <w:iCs/>
        </w:rPr>
        <w:t>et al.</w:t>
      </w:r>
      <w:r>
        <w:t xml:space="preserve"> Landscape Connectivity and Genetic Structure in a Mainstem and a Tributary Stonefly (</w:t>
      </w:r>
      <w:proofErr w:type="spellStart"/>
      <w:r>
        <w:t>Plecoptera</w:t>
      </w:r>
      <w:proofErr w:type="spellEnd"/>
      <w:r>
        <w:t xml:space="preserve">) Species Using a Novel Reference Genome. </w:t>
      </w:r>
      <w:r>
        <w:rPr>
          <w:i/>
          <w:iCs/>
        </w:rPr>
        <w:t xml:space="preserve">J. </w:t>
      </w:r>
      <w:proofErr w:type="spellStart"/>
      <w:r>
        <w:rPr>
          <w:i/>
          <w:iCs/>
        </w:rPr>
        <w:t>Hered</w:t>
      </w:r>
      <w:proofErr w:type="spellEnd"/>
      <w:r>
        <w:rPr>
          <w:i/>
          <w:iCs/>
        </w:rPr>
        <w:t>.</w:t>
      </w:r>
      <w:r>
        <w:t xml:space="preserve"> </w:t>
      </w:r>
      <w:r>
        <w:rPr>
          <w:b/>
          <w:bCs/>
        </w:rPr>
        <w:t>113</w:t>
      </w:r>
      <w:r>
        <w:t>, 453–471 (2022).</w:t>
      </w:r>
    </w:p>
    <w:p w14:paraId="554C431D" w14:textId="77777777" w:rsidR="005C7A42" w:rsidRDefault="005C7A42" w:rsidP="005C7A42">
      <w:pPr>
        <w:pStyle w:val="Bibliography"/>
      </w:pPr>
      <w:r>
        <w:t>135.</w:t>
      </w:r>
      <w:r>
        <w:tab/>
        <w:t xml:space="preserve">Halvorsen, S., Korslund, L., </w:t>
      </w:r>
      <w:proofErr w:type="spellStart"/>
      <w:r>
        <w:t>Mattingsdal</w:t>
      </w:r>
      <w:proofErr w:type="spellEnd"/>
      <w:r>
        <w:t xml:space="preserve">, M. &amp; </w:t>
      </w:r>
      <w:proofErr w:type="spellStart"/>
      <w:r>
        <w:t>Slettan</w:t>
      </w:r>
      <w:proofErr w:type="spellEnd"/>
      <w:r>
        <w:t xml:space="preserve">, A. Estimating number of European eel (Anguilla </w:t>
      </w:r>
      <w:proofErr w:type="spellStart"/>
      <w:r>
        <w:t>anguilla</w:t>
      </w:r>
      <w:proofErr w:type="spellEnd"/>
      <w:r>
        <w:t xml:space="preserve">) individuals using environmental DNA and haplotype count in small rivers. </w:t>
      </w:r>
      <w:r>
        <w:rPr>
          <w:i/>
          <w:iCs/>
        </w:rPr>
        <w:t xml:space="preserve">Ecol. </w:t>
      </w:r>
      <w:proofErr w:type="spellStart"/>
      <w:r>
        <w:rPr>
          <w:i/>
          <w:iCs/>
        </w:rPr>
        <w:t>Evol</w:t>
      </w:r>
      <w:proofErr w:type="spellEnd"/>
      <w:r>
        <w:rPr>
          <w:i/>
          <w:iCs/>
        </w:rPr>
        <w:t>.</w:t>
      </w:r>
      <w:r>
        <w:t xml:space="preserve"> </w:t>
      </w:r>
      <w:r>
        <w:rPr>
          <w:b/>
          <w:bCs/>
        </w:rPr>
        <w:t>13</w:t>
      </w:r>
      <w:r>
        <w:t>, e9785 (2023).</w:t>
      </w:r>
    </w:p>
    <w:p w14:paraId="69B79D9A" w14:textId="77777777" w:rsidR="005C7A42" w:rsidRDefault="005C7A42" w:rsidP="005C7A42">
      <w:pPr>
        <w:pStyle w:val="Bibliography"/>
      </w:pPr>
      <w:r>
        <w:t>136.</w:t>
      </w:r>
      <w:r>
        <w:tab/>
        <w:t xml:space="preserve">Whitlock, M. C. &amp; </w:t>
      </w:r>
      <w:proofErr w:type="spellStart"/>
      <w:r>
        <w:t>Lotterhos</w:t>
      </w:r>
      <w:proofErr w:type="spellEnd"/>
      <w:r>
        <w:t xml:space="preserve">, K. E. Reliable Detection of Loci Responsible for Local Adaptation: Inference of a Null Model through Trimming the Distribution of FST. </w:t>
      </w:r>
      <w:r>
        <w:rPr>
          <w:i/>
          <w:iCs/>
        </w:rPr>
        <w:t>Am. Nat.</w:t>
      </w:r>
      <w:r>
        <w:t xml:space="preserve"> </w:t>
      </w:r>
      <w:r>
        <w:rPr>
          <w:b/>
          <w:bCs/>
        </w:rPr>
        <w:t>186</w:t>
      </w:r>
      <w:r>
        <w:t>, S24–S36 (2015).</w:t>
      </w:r>
    </w:p>
    <w:p w14:paraId="000000BD" w14:textId="043EF7BB" w:rsidR="0088299C" w:rsidRPr="00330D6B" w:rsidRDefault="00330D6B" w:rsidP="003A08A8">
      <w:pPr>
        <w:suppressLineNumbers/>
        <w:pBdr>
          <w:top w:val="nil"/>
          <w:left w:val="nil"/>
          <w:bottom w:val="nil"/>
          <w:right w:val="nil"/>
          <w:between w:val="nil"/>
        </w:pBdr>
        <w:tabs>
          <w:tab w:val="left" w:pos="504"/>
        </w:tabs>
        <w:spacing w:after="0"/>
        <w:ind w:firstLine="0"/>
        <w:contextualSpacing/>
        <w:rPr>
          <w:rFonts w:ascii="Arial" w:hAnsi="Arial" w:cs="Arial"/>
          <w:color w:val="2F5496"/>
        </w:rPr>
      </w:pPr>
      <w:r>
        <w:rPr>
          <w:rFonts w:ascii="Arial" w:hAnsi="Arial" w:cs="Arial"/>
          <w:color w:val="000000"/>
        </w:rPr>
        <w:fldChar w:fldCharType="end"/>
      </w:r>
      <w:r w:rsidRPr="00330D6B">
        <w:rPr>
          <w:rFonts w:ascii="Arial" w:hAnsi="Arial" w:cs="Arial"/>
        </w:rPr>
        <w:br w:type="page"/>
      </w:r>
    </w:p>
    <w:p w14:paraId="000000BE" w14:textId="77777777" w:rsidR="0088299C" w:rsidRDefault="00492867" w:rsidP="005C7A42">
      <w:pPr>
        <w:pStyle w:val="Heading1"/>
        <w:spacing w:before="0" w:line="360" w:lineRule="auto"/>
        <w:ind w:firstLine="0"/>
        <w:contextualSpacing/>
        <w:rPr>
          <w:rFonts w:ascii="Times New Roman" w:eastAsia="Times New Roman" w:hAnsi="Times New Roman" w:cs="Times New Roman"/>
          <w:b/>
          <w:bCs/>
          <w:color w:val="auto"/>
          <w:sz w:val="28"/>
          <w:szCs w:val="28"/>
        </w:rPr>
      </w:pPr>
      <w:r w:rsidRPr="005C7A42">
        <w:rPr>
          <w:rFonts w:ascii="Times New Roman" w:eastAsia="Times New Roman" w:hAnsi="Times New Roman" w:cs="Times New Roman"/>
          <w:b/>
          <w:bCs/>
          <w:color w:val="auto"/>
          <w:sz w:val="28"/>
          <w:szCs w:val="28"/>
        </w:rPr>
        <w:lastRenderedPageBreak/>
        <w:t>Figure Legends:</w:t>
      </w:r>
    </w:p>
    <w:p w14:paraId="067D8BA8" w14:textId="77777777" w:rsidR="005C7A42" w:rsidRPr="005C7A42" w:rsidRDefault="005C7A42" w:rsidP="005C7A42">
      <w:pPr>
        <w:contextualSpacing/>
      </w:pPr>
    </w:p>
    <w:p w14:paraId="000000BF" w14:textId="6B46F564" w:rsidR="0088299C" w:rsidRPr="0065774E" w:rsidRDefault="00492867">
      <w:pPr>
        <w:spacing w:before="0" w:after="0" w:line="360" w:lineRule="auto"/>
        <w:ind w:firstLine="0"/>
        <w:contextualSpacing/>
      </w:pPr>
      <w:r w:rsidRPr="0065774E">
        <w:rPr>
          <w:b/>
        </w:rPr>
        <w:t xml:space="preserve">Figure 1: </w:t>
      </w:r>
      <w:r w:rsidRPr="0065774E">
        <w:t>Challenges and potential solutions related to filtering that occur prior to variant calling (“pre-variant” filtering). In the first row, individual 1 has both sufficient read depth (here illustrated with 9 reads</w:t>
      </w:r>
      <w:r w:rsidR="007E0F9B">
        <w:t xml:space="preserve">, </w:t>
      </w:r>
      <w:r w:rsidR="007E0F9B">
        <w:rPr>
          <w:color w:val="3333FF"/>
        </w:rPr>
        <w:t>although a higher depth is preferred in practice</w:t>
      </w:r>
      <w:r w:rsidRPr="0065774E">
        <w:t xml:space="preserve">)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w:t>
      </w:r>
      <w:r w:rsidR="0055170D">
        <w:t>Additional sequencing and f</w:t>
      </w:r>
      <w:r w:rsidRPr="0065774E">
        <w:t xml:space="preserve">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w:t>
      </w:r>
      <w:r w:rsidR="0034608B">
        <w:t>coverage</w:t>
      </w:r>
      <w:r w:rsidRPr="0065774E">
        <w:t xml:space="preserve"> is expected and occurs across all individuals in a study, genotype likelihoods </w:t>
      </w:r>
      <w:r w:rsidRPr="0034608B">
        <w:rPr>
          <w:color w:val="0000FF"/>
        </w:rPr>
        <w:t>could be</w:t>
      </w:r>
      <w:r w:rsidR="007E0F9B">
        <w:rPr>
          <w:color w:val="0000FF"/>
        </w:rPr>
        <w:t xml:space="preserve"> </w:t>
      </w:r>
      <w:r w:rsidR="0055170D">
        <w:rPr>
          <w:color w:val="0000FF"/>
        </w:rPr>
        <w:t>calculated</w:t>
      </w:r>
      <w:r w:rsidRPr="0065774E">
        <w:t xml:space="preserve">. Individual 4 has too many reads, which can be caused by paralogs, </w:t>
      </w:r>
      <w:r w:rsidRPr="0065774E">
        <w:rPr>
          <w:color w:val="0000FF"/>
        </w:rPr>
        <w:t>highly repetitive regions</w:t>
      </w:r>
      <w:r w:rsidRPr="0065774E">
        <w:t xml:space="preserve">, </w:t>
      </w:r>
      <w:r w:rsidR="0055170D">
        <w:t xml:space="preserve">copy </w:t>
      </w:r>
      <w:r w:rsidRPr="0065774E">
        <w:t>number variants (CNVs), or technical (</w:t>
      </w:r>
      <w:r w:rsidRPr="0065774E">
        <w:rPr>
          <w:i/>
        </w:rPr>
        <w:t>e.g.</w:t>
      </w:r>
      <w:r w:rsidRPr="0065774E">
        <w:t xml:space="preserve">, PCR) duplicates. These excess reads should be filtered out and then analysed carefully to determine the underlying causes and to facilitate answering questions of interest. </w:t>
      </w:r>
    </w:p>
    <w:p w14:paraId="000000C0" w14:textId="77777777" w:rsidR="0088299C" w:rsidRPr="0065774E" w:rsidRDefault="0088299C">
      <w:pPr>
        <w:spacing w:before="0" w:after="0" w:line="360" w:lineRule="auto"/>
        <w:ind w:firstLine="0"/>
      </w:pPr>
    </w:p>
    <w:p w14:paraId="000000C1" w14:textId="7D17D5F0" w:rsidR="0088299C" w:rsidRPr="0065774E" w:rsidRDefault="00492867">
      <w:pPr>
        <w:spacing w:before="0" w:after="0" w:line="360" w:lineRule="auto"/>
        <w:ind w:firstLine="0"/>
      </w:pPr>
      <w:r w:rsidRPr="0065774E">
        <w:rPr>
          <w:b/>
        </w:rPr>
        <w:t xml:space="preserve">Figure 2: </w:t>
      </w:r>
      <w:r w:rsidRPr="0065774E">
        <w:t>Challenges associated with four common filters that can occur after variant discovery (“post-variant” filtering). Panel A illustrates missing data, which can occur across loci and individuals. Data from monarch butterflies</w:t>
      </w:r>
      <w:r w:rsidR="00135CD1" w:rsidRPr="0065774E">
        <w:fldChar w:fldCharType="begin"/>
      </w:r>
      <w:r w:rsidR="00477F8C">
        <w:instrText xml:space="preserve"> ADDIN ZOTERO_ITEM CSL_CITATION {"citationID":"YoYT7T4I","properties":{"formattedCitation":"\\super 92\\nosupersub{}","plainCitation":"92","noteIndex":0},"citationItems":[{"id":2536,"uris":["http://zotero.org/users/10196124/items/L2KYM4TL"],"itemData":{"id":2536,"type":"article-journal","abstract":"Abstract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135CD1" w:rsidRPr="0065774E">
        <w:fldChar w:fldCharType="separate"/>
      </w:r>
      <w:r w:rsidR="00477F8C" w:rsidRPr="00477F8C">
        <w:rPr>
          <w:vertAlign w:val="superscript"/>
        </w:rPr>
        <w:t>92</w:t>
      </w:r>
      <w:r w:rsidR="00135CD1" w:rsidRPr="0065774E">
        <w:fldChar w:fldCharType="end"/>
      </w:r>
      <w:r w:rsidRPr="0065774E">
        <w:t xml:space="preserve"> are used to show that the percentage of missing data can be high (21-100% per locus) when missing data filtering occurs within sample-groups, but is much lower if performed across all samples (19-56%), </w:t>
      </w:r>
      <w:r w:rsidR="00F71429">
        <w:t xml:space="preserve">the latter of which can </w:t>
      </w:r>
      <w:r w:rsidRPr="0065774E">
        <w:t>obscur</w:t>
      </w:r>
      <w:r w:rsidR="00F71429">
        <w:t>e</w:t>
      </w:r>
      <w:r w:rsidRPr="0065774E">
        <w:t xml:space="preserve"> the differences</w:t>
      </w:r>
      <w:r w:rsidR="00F71429">
        <w:t xml:space="preserve"> in data quality</w:t>
      </w:r>
      <w:r w:rsidRPr="0065774E">
        <w:t xml:space="preserve"> between populations. </w:t>
      </w:r>
      <w:r w:rsidR="00755877">
        <w:t>P</w:t>
      </w:r>
      <w:r w:rsidRPr="0065774E">
        <w:t>anel B</w:t>
      </w:r>
      <w:r w:rsidR="000176C9">
        <w:t xml:space="preserve"> uses data from</w:t>
      </w:r>
      <w:r w:rsidR="007E0F9B">
        <w:t xml:space="preserve"> </w:t>
      </w:r>
      <w:r w:rsidRPr="0065774E">
        <w:t>a study on yellow perch</w:t>
      </w:r>
      <w:r w:rsidR="00135CD1" w:rsidRPr="0065774E">
        <w:fldChar w:fldCharType="begin"/>
      </w:r>
      <w:r w:rsidR="009F24C2">
        <w:instrText xml:space="preserve"> ADDIN ZOTERO_ITEM CSL_CITATION {"citationID":"PO19b1EW","properties":{"formattedCitation":"\\super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135CD1" w:rsidRPr="0065774E">
        <w:fldChar w:fldCharType="separate"/>
      </w:r>
      <w:r w:rsidR="009F24C2" w:rsidRPr="009F24C2">
        <w:rPr>
          <w:vertAlign w:val="superscript"/>
        </w:rPr>
        <w:t>78</w:t>
      </w:r>
      <w:r w:rsidR="00135CD1" w:rsidRPr="0065774E">
        <w:fldChar w:fldCharType="end"/>
      </w:r>
      <w:r w:rsidRPr="0065774E">
        <w:t xml:space="preserve"> to show that the number of SNPs </w:t>
      </w:r>
      <w:r w:rsidR="007E0F9B">
        <w:t xml:space="preserve">varies </w:t>
      </w:r>
      <w:r w:rsidRPr="0065774E">
        <w:t>3-fold among populations if a MAF filter of 0.01 is applied within sample groups</w:t>
      </w:r>
      <w:r w:rsidR="000176C9">
        <w:t>, which would be missed if the same filter was applied</w:t>
      </w:r>
      <w:r w:rsidRPr="0065774E">
        <w:t xml:space="preserve"> study-wide. </w:t>
      </w:r>
      <w:r w:rsidR="000176C9">
        <w:t xml:space="preserve">Panel </w:t>
      </w:r>
      <w:r w:rsidRPr="0065774E">
        <w:t>C</w:t>
      </w:r>
      <w:r w:rsidR="000176C9">
        <w:t xml:space="preserve"> </w:t>
      </w:r>
      <w:r w:rsidRPr="0065774E">
        <w:t>illustrate</w:t>
      </w:r>
      <w:r w:rsidR="000176C9">
        <w:t>s</w:t>
      </w:r>
      <w:r w:rsidRPr="0065774E">
        <w:t xml:space="preserve"> how loci can be out of Hardy-Weinberg Proportions (HWP) due to homozygote or heterozygote excesses. </w:t>
      </w:r>
      <w:r w:rsidR="000176C9">
        <w:t>W</w:t>
      </w:r>
      <w:r w:rsidRPr="0065774E">
        <w:t xml:space="preserve">e show that combining two divergent sample-groups results in higher </w:t>
      </w:r>
      <w:r w:rsidRPr="0065774E">
        <w:rPr>
          <w:i/>
        </w:rPr>
        <w:t>F</w:t>
      </w:r>
      <w:r w:rsidRPr="0065774E">
        <w:rPr>
          <w:vertAlign w:val="subscript"/>
        </w:rPr>
        <w:t xml:space="preserve">IS </w:t>
      </w:r>
      <w:r w:rsidRPr="0065774E">
        <w:t xml:space="preserve">and many more loci out of HWP. Filtering study-wide would therefore cause </w:t>
      </w:r>
      <w:r w:rsidRPr="0065774E">
        <w:lastRenderedPageBreak/>
        <w:t>the erroneous removal of loci due to Wahlund effects (see</w:t>
      </w:r>
      <w:r w:rsidR="00135CD1" w:rsidRPr="0065774E">
        <w:fldChar w:fldCharType="begin"/>
      </w:r>
      <w:r w:rsidR="00C5435B">
        <w:instrText xml:space="preserve"> ADDIN ZOTERO_ITEM CSL_CITATION {"citationID":"B7ud85tp","properties":{"formattedCitation":"\\super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135CD1" w:rsidRPr="0065774E">
        <w:fldChar w:fldCharType="separate"/>
      </w:r>
      <w:r w:rsidR="00C5435B" w:rsidRPr="00C5435B">
        <w:rPr>
          <w:vertAlign w:val="superscript"/>
        </w:rPr>
        <w:t>22</w:t>
      </w:r>
      <w:r w:rsidR="00135CD1" w:rsidRPr="0065774E">
        <w:fldChar w:fldCharType="end"/>
      </w:r>
      <w:r w:rsidRPr="0065774E">
        <w:t>). Lastly, in panel D, we examine linkage disequilibrium (LD) patterns with three-spined stickleback haplotypes</w:t>
      </w:r>
      <w:r w:rsidR="00135CD1" w:rsidRPr="0065774E">
        <w:fldChar w:fldCharType="begin"/>
      </w:r>
      <w:r w:rsidR="00477F8C">
        <w:instrText xml:space="preserve"> ADDIN ZOTERO_ITEM CSL_CITATION {"citationID":"h5T6pnFe","properties":{"formattedCitation":"\\super 128\\nosupersub{}","plainCitation":"128","noteIndex":0},"citationItems":[{"id":2346,"uris":["http://zotero.org/users/10196124/items/IZGSJUFH"],"itemData":{"id":2346,"type":"article-journal","note":"Citation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135CD1" w:rsidRPr="0065774E">
        <w:fldChar w:fldCharType="separate"/>
      </w:r>
      <w:r w:rsidR="00477F8C" w:rsidRPr="00477F8C">
        <w:rPr>
          <w:vertAlign w:val="superscript"/>
        </w:rPr>
        <w:t>128</w:t>
      </w:r>
      <w:r w:rsidR="00135CD1" w:rsidRPr="0065774E">
        <w:fldChar w:fldCharType="end"/>
      </w:r>
      <w:r w:rsidRPr="0065774E">
        <w:rPr>
          <w:vertAlign w:val="superscript"/>
        </w:rPr>
        <w:t xml:space="preserve"> </w:t>
      </w:r>
      <w:r w:rsidRPr="0065774E">
        <w:t xml:space="preserve">that are </w:t>
      </w:r>
      <w:r w:rsidRPr="0065774E">
        <w:rPr>
          <w:color w:val="0000FF"/>
        </w:rPr>
        <w:t>highly</w:t>
      </w:r>
      <w:r w:rsidRPr="0065774E">
        <w:t xml:space="preserve"> correlated across individuals and illustrate that LD thinning (orange points) obscures an inversion (blue points).</w:t>
      </w:r>
    </w:p>
    <w:p w14:paraId="000000C2" w14:textId="77777777" w:rsidR="0088299C" w:rsidRPr="0065774E" w:rsidRDefault="0088299C">
      <w:pPr>
        <w:spacing w:before="0" w:after="0" w:line="360" w:lineRule="auto"/>
        <w:ind w:firstLine="0"/>
      </w:pPr>
    </w:p>
    <w:p w14:paraId="000000C3" w14:textId="6F4090A1" w:rsidR="0088299C" w:rsidRPr="0065774E" w:rsidRDefault="00492867">
      <w:pPr>
        <w:spacing w:before="0" w:after="0" w:line="360" w:lineRule="auto"/>
        <w:ind w:firstLine="0"/>
      </w:pPr>
      <w:r w:rsidRPr="0065774E">
        <w:rPr>
          <w:b/>
        </w:rPr>
        <w:t xml:space="preserve">Figure </w:t>
      </w:r>
      <w:sdt>
        <w:sdtPr>
          <w:tag w:val="goog_rdk_32"/>
          <w:id w:val="-1172099816"/>
        </w:sdtPr>
        <w:sdtContent/>
      </w:sdt>
      <w:r w:rsidRPr="0065774E">
        <w:rPr>
          <w:b/>
        </w:rPr>
        <w:t>3:</w:t>
      </w:r>
      <w:r w:rsidRPr="0065774E">
        <w:t xml:space="preserve"> Flow chart to facilitate thoughtful, systematic, and reproducible filtering </w:t>
      </w:r>
      <w:r w:rsidRPr="0065774E">
        <w:rPr>
          <w:color w:val="0000FF"/>
        </w:rPr>
        <w:t>for representative studies and questions utilising genomic DNA</w:t>
      </w:r>
      <w:r w:rsidRPr="0065774E">
        <w:t>. Typical filtering proceeds through raw sequence QC filtering, alignment, mapped-read filtering, and variant discovery. After variant discovery, investigators must decide whether to apply filters study-wide or within sample-groups and whether to filter by locus or individuals first (see main text for recommendations). Regardless of the study objectives, multiple datasets should be constructed to examine the effects of various filtering decisions.</w:t>
      </w:r>
      <w:r w:rsidR="00286DAF">
        <w:t xml:space="preserve"> Suggested filtering thresholds</w:t>
      </w:r>
      <w:r w:rsidR="00742654">
        <w:t xml:space="preserve"> for per locus and individual filtering are provided for each question and objective</w:t>
      </w:r>
      <w:r w:rsidR="007E0F9B">
        <w:t xml:space="preserve"> (see also Table 1)</w:t>
      </w:r>
      <w:r w:rsidR="00742654">
        <w:t>.</w:t>
      </w:r>
      <w:r w:rsidR="00286DAF">
        <w:t xml:space="preserve"> </w:t>
      </w:r>
      <w:r w:rsidRPr="0065774E">
        <w:rPr>
          <w:color w:val="0000FF"/>
        </w:rPr>
        <w:t xml:space="preserve"> </w:t>
      </w:r>
      <w:r w:rsidRPr="0065774E">
        <w:rPr>
          <w:color w:val="0000FF"/>
          <w:highlight w:val="white"/>
        </w:rPr>
        <w:t>Researchers should use a reproducible workflow to help them more easily repeat steps during analysis and the review process. Reproducible workflows can aid not only others in their lab or research group if more data will be produced in the</w:t>
      </w:r>
      <w:r w:rsidR="007E0F9B">
        <w:rPr>
          <w:color w:val="0000FF"/>
          <w:highlight w:val="white"/>
        </w:rPr>
        <w:t xml:space="preserve"> future</w:t>
      </w:r>
      <w:r w:rsidRPr="0065774E">
        <w:rPr>
          <w:color w:val="0000FF"/>
          <w:highlight w:val="white"/>
        </w:rPr>
        <w:t xml:space="preserve"> (</w:t>
      </w:r>
      <w:r w:rsidRPr="0065774E">
        <w:rPr>
          <w:i/>
          <w:color w:val="0000FF"/>
          <w:highlight w:val="white"/>
        </w:rPr>
        <w:t>e.g.</w:t>
      </w:r>
      <w:r w:rsidRPr="0065774E">
        <w:rPr>
          <w:color w:val="0000FF"/>
          <w:highlight w:val="white"/>
        </w:rPr>
        <w:t>, by students or postdocs) but also researchers in other labs.</w:t>
      </w:r>
      <w:r w:rsidRPr="0065774E">
        <w:rPr>
          <w:color w:val="1F1F1F"/>
          <w:highlight w:val="white"/>
        </w:rPr>
        <w:t xml:space="preserve"> </w:t>
      </w:r>
      <w:r w:rsidRPr="0065774E">
        <w:t xml:space="preserve">Data should be carefully archived before filtering, and all filtering methods and results carefully reported. See </w:t>
      </w:r>
      <w:r w:rsidRPr="0065774E">
        <w:rPr>
          <w:color w:val="0000FF"/>
        </w:rPr>
        <w:t>Supplementary</w:t>
      </w:r>
      <w:r w:rsidRPr="0065774E">
        <w:t xml:space="preserve"> Table 1 for a complete list of filters, Tables </w:t>
      </w:r>
      <w:r w:rsidR="007E0F9B">
        <w:t>2-3</w:t>
      </w:r>
      <w:r w:rsidRPr="0065774E">
        <w:t xml:space="preserve">for a simplified example of how to report filtering results, </w:t>
      </w:r>
      <w:r w:rsidRPr="0065774E">
        <w:rPr>
          <w:color w:val="0000FF"/>
        </w:rPr>
        <w:t xml:space="preserve">Box 3 for a filtering and reporting </w:t>
      </w:r>
      <w:sdt>
        <w:sdtPr>
          <w:tag w:val="goog_rdk_33"/>
          <w:id w:val="1747536026"/>
        </w:sdtPr>
        <w:sdtContent/>
      </w:sdt>
      <w:r w:rsidRPr="0065774E">
        <w:rPr>
          <w:color w:val="0000FF"/>
        </w:rPr>
        <w:t>checklist, and the pre- and post-variant filtering R notebooks for example reproducible workflows (Notebook S1-2)</w:t>
      </w:r>
      <w:r w:rsidRPr="0065774E">
        <w:t xml:space="preserve">. </w:t>
      </w:r>
    </w:p>
    <w:p w14:paraId="000000C4" w14:textId="77777777" w:rsidR="0088299C" w:rsidRPr="00330D6B" w:rsidRDefault="00492867" w:rsidP="0065774E">
      <w:pPr>
        <w:suppressLineNumbers/>
        <w:spacing w:before="0" w:after="0"/>
        <w:rPr>
          <w:rFonts w:ascii="Arial" w:hAnsi="Arial" w:cs="Arial"/>
          <w:color w:val="2F5496"/>
        </w:rPr>
      </w:pPr>
      <w:r w:rsidRPr="00330D6B">
        <w:rPr>
          <w:rFonts w:ascii="Arial" w:hAnsi="Arial" w:cs="Arial"/>
        </w:rPr>
        <w:br w:type="page"/>
      </w:r>
    </w:p>
    <w:p w14:paraId="000000C5" w14:textId="77777777" w:rsidR="0088299C" w:rsidRPr="0065774E" w:rsidRDefault="00492867">
      <w:pPr>
        <w:keepNext/>
        <w:keepLines/>
        <w:spacing w:before="0" w:after="0" w:line="360" w:lineRule="auto"/>
        <w:ind w:firstLine="0"/>
        <w:rPr>
          <w:color w:val="2F5496"/>
        </w:rPr>
      </w:pPr>
      <w:commentRangeStart w:id="12"/>
      <w:commentRangeStart w:id="13"/>
      <w:r w:rsidRPr="0065774E">
        <w:rPr>
          <w:color w:val="2F5496"/>
        </w:rPr>
        <w:lastRenderedPageBreak/>
        <w:t>Glossary</w:t>
      </w:r>
      <w:commentRangeEnd w:id="12"/>
      <w:r w:rsidR="00B44246">
        <w:rPr>
          <w:rStyle w:val="CommentReference"/>
        </w:rPr>
        <w:commentReference w:id="12"/>
      </w:r>
      <w:commentRangeEnd w:id="13"/>
      <w:r w:rsidR="00B44246">
        <w:rPr>
          <w:rStyle w:val="CommentReference"/>
        </w:rPr>
        <w:commentReference w:id="13"/>
      </w:r>
    </w:p>
    <w:p w14:paraId="000000C6" w14:textId="77777777" w:rsidR="0088299C" w:rsidRPr="0065774E" w:rsidRDefault="00492867">
      <w:pPr>
        <w:spacing w:before="0" w:after="0" w:line="360" w:lineRule="auto"/>
        <w:ind w:firstLine="0"/>
      </w:pPr>
      <w:r w:rsidRPr="0065774E">
        <w:t>ALIGNMENT</w:t>
      </w:r>
    </w:p>
    <w:p w14:paraId="000000C7" w14:textId="4C9D7560" w:rsidR="0088299C" w:rsidRPr="0065774E" w:rsidRDefault="00492867">
      <w:pPr>
        <w:shd w:val="clear" w:color="auto" w:fill="FFFFFF"/>
        <w:spacing w:before="0" w:after="0" w:line="360" w:lineRule="auto"/>
        <w:ind w:firstLine="0"/>
        <w:rPr>
          <w:color w:val="1D1C1D"/>
        </w:rPr>
      </w:pPr>
      <w:r w:rsidRPr="0065774E">
        <w:rPr>
          <w:color w:val="1D1C1D"/>
        </w:rPr>
        <w:t xml:space="preserve">Mapping of sequencing reads and/or contigs to either each other (pairwise/multiple alignment) or to a </w:t>
      </w:r>
      <w:r w:rsidRPr="0065774E">
        <w:rPr>
          <w:b/>
          <w:color w:val="1D1C1D"/>
        </w:rPr>
        <w:t>reference</w:t>
      </w:r>
      <w:r w:rsidRPr="0065774E">
        <w:rPr>
          <w:color w:val="1D1C1D"/>
        </w:rPr>
        <w:t xml:space="preserve">. Alignments can vary in the strength of the evidence that supports them. </w:t>
      </w:r>
      <w:r w:rsidR="00346CD2" w:rsidRPr="00346CD2">
        <w:rPr>
          <w:color w:val="0000FF"/>
        </w:rPr>
        <w:t>Most alignment tools will return map quality (“</w:t>
      </w:r>
      <w:proofErr w:type="spellStart"/>
      <w:r w:rsidR="00346CD2" w:rsidRPr="00346CD2">
        <w:rPr>
          <w:color w:val="0000FF"/>
        </w:rPr>
        <w:t>mapQ</w:t>
      </w:r>
      <w:proofErr w:type="spellEnd"/>
      <w:r w:rsidR="00346CD2" w:rsidRPr="00346CD2">
        <w:rPr>
          <w:color w:val="0000FF"/>
        </w:rPr>
        <w:t xml:space="preserve">”) scores, the derivation and meaning of which varies by program. Filtering thresholds </w:t>
      </w:r>
      <w:r w:rsidR="00B86A90">
        <w:rPr>
          <w:color w:val="0000FF"/>
        </w:rPr>
        <w:t xml:space="preserve">based </w:t>
      </w:r>
      <w:r w:rsidR="00346CD2" w:rsidRPr="00346CD2">
        <w:rPr>
          <w:color w:val="0000FF"/>
        </w:rPr>
        <w:t xml:space="preserve">on this score must </w:t>
      </w:r>
      <w:r w:rsidR="00B86A90">
        <w:rPr>
          <w:color w:val="0000FF"/>
        </w:rPr>
        <w:t xml:space="preserve">consider the </w:t>
      </w:r>
      <w:r w:rsidR="00346CD2" w:rsidRPr="00346CD2">
        <w:rPr>
          <w:color w:val="0000FF"/>
        </w:rPr>
        <w:t>specific aligner used.</w:t>
      </w:r>
    </w:p>
    <w:p w14:paraId="000000C8" w14:textId="77777777" w:rsidR="0088299C" w:rsidRPr="0065774E" w:rsidRDefault="0088299C">
      <w:pPr>
        <w:shd w:val="clear" w:color="auto" w:fill="FFFFFF"/>
        <w:spacing w:before="0" w:after="0" w:line="360" w:lineRule="auto"/>
        <w:ind w:firstLine="0"/>
        <w:rPr>
          <w:color w:val="1D1C1D"/>
        </w:rPr>
      </w:pPr>
    </w:p>
    <w:p w14:paraId="000000C9" w14:textId="77777777" w:rsidR="0088299C" w:rsidRPr="0065774E" w:rsidRDefault="00492867">
      <w:pPr>
        <w:shd w:val="clear" w:color="auto" w:fill="FFFFFF"/>
        <w:spacing w:before="0" w:after="0" w:line="360" w:lineRule="auto"/>
        <w:ind w:firstLine="0"/>
        <w:rPr>
          <w:color w:val="1D1C1D"/>
        </w:rPr>
      </w:pPr>
      <w:r w:rsidRPr="0065774E">
        <w:rPr>
          <w:color w:val="1D1C1D"/>
        </w:rPr>
        <w:t>BASE QUALITY SCORE</w:t>
      </w:r>
    </w:p>
    <w:p w14:paraId="000000CA" w14:textId="77777777" w:rsidR="0088299C" w:rsidRPr="0065774E" w:rsidRDefault="00492867">
      <w:pPr>
        <w:shd w:val="clear" w:color="auto" w:fill="FFFFFF"/>
        <w:spacing w:before="0" w:after="0" w:line="360" w:lineRule="auto"/>
        <w:ind w:firstLine="0"/>
        <w:rPr>
          <w:color w:val="1D1C1D"/>
        </w:rPr>
      </w:pPr>
      <w:r w:rsidRPr="0065774E">
        <w:rPr>
          <w:color w:val="1D1C1D"/>
        </w:rPr>
        <w:t xml:space="preserve">Value in a logarithmic, Phred scale given to each </w:t>
      </w:r>
      <w:proofErr w:type="gramStart"/>
      <w:r w:rsidRPr="0065774E">
        <w:rPr>
          <w:color w:val="1D1C1D"/>
        </w:rPr>
        <w:t>base</w:t>
      </w:r>
      <w:proofErr w:type="gramEnd"/>
      <w:r w:rsidRPr="0065774E">
        <w:rPr>
          <w:color w:val="1D1C1D"/>
        </w:rPr>
        <w:t xml:space="preserve"> on a sequencing read that indicates a quantitative degree of confidence in a nucleotide called from the sequencing instrument.</w:t>
      </w:r>
    </w:p>
    <w:p w14:paraId="000000CB" w14:textId="77777777" w:rsidR="0088299C" w:rsidRPr="0065774E" w:rsidRDefault="0088299C">
      <w:pPr>
        <w:shd w:val="clear" w:color="auto" w:fill="FFFFFF"/>
        <w:spacing w:before="0" w:after="0" w:line="360" w:lineRule="auto"/>
        <w:ind w:firstLine="0"/>
        <w:rPr>
          <w:color w:val="1D1C1D"/>
        </w:rPr>
      </w:pPr>
    </w:p>
    <w:p w14:paraId="000000CC" w14:textId="77777777" w:rsidR="0088299C" w:rsidRPr="0065774E" w:rsidRDefault="00492867">
      <w:pPr>
        <w:shd w:val="clear" w:color="auto" w:fill="FFFFFF"/>
        <w:spacing w:before="0" w:after="0" w:line="360" w:lineRule="auto"/>
        <w:ind w:firstLine="0"/>
        <w:rPr>
          <w:color w:val="0000FF"/>
        </w:rPr>
      </w:pPr>
      <w:r w:rsidRPr="0065774E">
        <w:rPr>
          <w:color w:val="0000FF"/>
        </w:rPr>
        <w:t>CONTIG</w:t>
      </w:r>
    </w:p>
    <w:p w14:paraId="000000CD" w14:textId="77777777" w:rsidR="0088299C" w:rsidRPr="0065774E" w:rsidRDefault="00492867">
      <w:pPr>
        <w:shd w:val="clear" w:color="auto" w:fill="FFFFFF"/>
        <w:spacing w:before="0" w:after="0" w:line="360" w:lineRule="auto"/>
        <w:ind w:firstLine="0"/>
        <w:rPr>
          <w:color w:val="0000FF"/>
        </w:rPr>
      </w:pPr>
      <w:r w:rsidRPr="0065774E">
        <w:rPr>
          <w:color w:val="0000FF"/>
        </w:rPr>
        <w:t xml:space="preserve">A contiguous sequence of DNA assembled from many overlapping </w:t>
      </w:r>
      <w:proofErr w:type="gramStart"/>
      <w:r w:rsidRPr="0065774E">
        <w:rPr>
          <w:color w:val="0000FF"/>
        </w:rPr>
        <w:t>sequence</w:t>
      </w:r>
      <w:proofErr w:type="gramEnd"/>
      <w:r w:rsidRPr="0065774E">
        <w:rPr>
          <w:color w:val="0000FF"/>
        </w:rPr>
        <w:t xml:space="preserve"> reads, representing a fragment of a chromosome.</w:t>
      </w:r>
    </w:p>
    <w:p w14:paraId="000000CE" w14:textId="77777777" w:rsidR="0088299C" w:rsidRPr="0065774E" w:rsidRDefault="0088299C">
      <w:pPr>
        <w:shd w:val="clear" w:color="auto" w:fill="FFFFFF"/>
        <w:spacing w:before="0" w:after="0" w:line="360" w:lineRule="auto"/>
        <w:ind w:firstLine="0"/>
        <w:rPr>
          <w:color w:val="1D1C1D"/>
        </w:rPr>
      </w:pPr>
    </w:p>
    <w:p w14:paraId="000000CF" w14:textId="77777777" w:rsidR="0088299C" w:rsidRPr="0065774E" w:rsidRDefault="00492867">
      <w:pPr>
        <w:shd w:val="clear" w:color="auto" w:fill="FFFFFF"/>
        <w:spacing w:before="0" w:after="0" w:line="360" w:lineRule="auto"/>
        <w:ind w:firstLine="0"/>
        <w:rPr>
          <w:color w:val="1D1C1D"/>
        </w:rPr>
      </w:pPr>
      <w:r w:rsidRPr="0065774E">
        <w:rPr>
          <w:color w:val="1D1C1D"/>
        </w:rPr>
        <w:t>DE NOVO ASSEMBLY</w:t>
      </w:r>
    </w:p>
    <w:p w14:paraId="000000D0" w14:textId="455A6551" w:rsidR="0088299C" w:rsidRPr="0065774E" w:rsidRDefault="00492867">
      <w:pPr>
        <w:shd w:val="clear" w:color="auto" w:fill="FFFFFF"/>
        <w:spacing w:before="0" w:after="0" w:line="360" w:lineRule="auto"/>
        <w:ind w:firstLine="0"/>
        <w:rPr>
          <w:i/>
          <w:color w:val="1D1C1D"/>
        </w:rPr>
      </w:pPr>
      <w:r w:rsidRPr="007E0F9B">
        <w:rPr>
          <w:bCs/>
          <w:color w:val="1D1C1D"/>
        </w:rPr>
        <w:t>Reference</w:t>
      </w:r>
      <w:r w:rsidR="00B44246">
        <w:rPr>
          <w:color w:val="1D1C1D"/>
        </w:rPr>
        <w:t>-</w:t>
      </w:r>
      <w:r w:rsidRPr="0065774E">
        <w:rPr>
          <w:color w:val="1D1C1D"/>
        </w:rPr>
        <w:t>free alignment of reads into overlapping stacks or contigs for subsequent use in variant discovery and genotyping.</w:t>
      </w:r>
    </w:p>
    <w:p w14:paraId="000000D1" w14:textId="77777777" w:rsidR="0088299C" w:rsidRPr="0065774E" w:rsidRDefault="0088299C">
      <w:pPr>
        <w:shd w:val="clear" w:color="auto" w:fill="FFFFFF"/>
        <w:spacing w:before="0" w:after="0" w:line="360" w:lineRule="auto"/>
        <w:ind w:firstLine="0"/>
        <w:rPr>
          <w:color w:val="1D1C1D"/>
        </w:rPr>
      </w:pPr>
    </w:p>
    <w:p w14:paraId="000000D2" w14:textId="77777777" w:rsidR="0088299C" w:rsidRPr="0065774E" w:rsidRDefault="00492867">
      <w:pPr>
        <w:shd w:val="clear" w:color="auto" w:fill="FFFFFF"/>
        <w:spacing w:before="0" w:after="0" w:line="360" w:lineRule="auto"/>
        <w:ind w:firstLine="0"/>
        <w:rPr>
          <w:color w:val="1D1C1D"/>
        </w:rPr>
      </w:pPr>
      <w:r w:rsidRPr="0065774E">
        <w:rPr>
          <w:color w:val="1D1C1D"/>
        </w:rPr>
        <w:t>DISCORDANT READ-PAIRS</w:t>
      </w:r>
    </w:p>
    <w:p w14:paraId="000000D3" w14:textId="77777777" w:rsidR="0088299C" w:rsidRPr="0065774E" w:rsidRDefault="00492867">
      <w:pPr>
        <w:shd w:val="clear" w:color="auto" w:fill="FFFFFF"/>
        <w:spacing w:before="0" w:after="0" w:line="360" w:lineRule="auto"/>
        <w:ind w:firstLine="0"/>
        <w:rPr>
          <w:color w:val="1D1C1D"/>
        </w:rPr>
      </w:pPr>
      <w:r w:rsidRPr="0065774E">
        <w:rPr>
          <w:color w:val="1D1C1D"/>
        </w:rPr>
        <w:t xml:space="preserve">Paired-end reads that do not match either the expected relative directions (5’ </w:t>
      </w:r>
      <w:proofErr w:type="gramStart"/>
      <w:r w:rsidRPr="0065774E">
        <w:rPr>
          <w:color w:val="1D1C1D"/>
        </w:rPr>
        <w:t>to  3</w:t>
      </w:r>
      <w:proofErr w:type="gramEnd"/>
      <w:r w:rsidRPr="0065774E">
        <w:rPr>
          <w:color w:val="1D1C1D"/>
        </w:rPr>
        <w:t>’) or the physical distance (base pairs) between reads.</w:t>
      </w:r>
    </w:p>
    <w:p w14:paraId="000000D4" w14:textId="77777777" w:rsidR="0088299C" w:rsidRPr="0065774E" w:rsidRDefault="0088299C">
      <w:pPr>
        <w:shd w:val="clear" w:color="auto" w:fill="FFFFFF"/>
        <w:spacing w:before="0" w:after="0" w:line="360" w:lineRule="auto"/>
        <w:ind w:firstLine="0"/>
        <w:rPr>
          <w:color w:val="1D1C1D"/>
        </w:rPr>
      </w:pPr>
    </w:p>
    <w:p w14:paraId="000000D5" w14:textId="77777777" w:rsidR="0088299C" w:rsidRPr="0065774E" w:rsidRDefault="00492867">
      <w:pPr>
        <w:shd w:val="clear" w:color="auto" w:fill="FFFFFF"/>
        <w:spacing w:before="0" w:after="0" w:line="360" w:lineRule="auto"/>
        <w:ind w:firstLine="0"/>
        <w:rPr>
          <w:color w:val="1D1C1D"/>
        </w:rPr>
      </w:pPr>
      <w:r w:rsidRPr="0065774E">
        <w:rPr>
          <w:color w:val="1D1C1D"/>
        </w:rPr>
        <w:t>FAMILY STRUCTURE</w:t>
      </w:r>
    </w:p>
    <w:p w14:paraId="000000D6" w14:textId="77777777" w:rsidR="0088299C" w:rsidRPr="0065774E" w:rsidRDefault="00492867">
      <w:pPr>
        <w:shd w:val="clear" w:color="auto" w:fill="FFFFFF"/>
        <w:spacing w:before="0" w:after="0" w:line="360" w:lineRule="auto"/>
        <w:ind w:firstLine="0"/>
        <w:rPr>
          <w:color w:val="1D1C1D"/>
        </w:rPr>
      </w:pPr>
      <w:r w:rsidRPr="0065774E">
        <w:rPr>
          <w:color w:val="1D1C1D"/>
        </w:rPr>
        <w:t>Non-independence among individuals in a study caused by direct recent shared ancestry (</w:t>
      </w:r>
      <w:r w:rsidRPr="0065774E">
        <w:rPr>
          <w:i/>
          <w:color w:val="1D1C1D"/>
        </w:rPr>
        <w:t>e.g.</w:t>
      </w:r>
      <w:r w:rsidRPr="0065774E">
        <w:rPr>
          <w:color w:val="1D1C1D"/>
        </w:rPr>
        <w:t>, parentage, siblings, cousins) between groups of individuals.</w:t>
      </w:r>
    </w:p>
    <w:p w14:paraId="000000D7" w14:textId="77777777" w:rsidR="0088299C" w:rsidRPr="0065774E" w:rsidRDefault="0088299C">
      <w:pPr>
        <w:shd w:val="clear" w:color="auto" w:fill="FFFFFF"/>
        <w:spacing w:before="0" w:after="0" w:line="360" w:lineRule="auto"/>
        <w:ind w:firstLine="0"/>
        <w:rPr>
          <w:color w:val="1D1C1D"/>
        </w:rPr>
      </w:pPr>
    </w:p>
    <w:p w14:paraId="000000D8" w14:textId="77777777" w:rsidR="0088299C" w:rsidRPr="0065774E" w:rsidRDefault="00492867" w:rsidP="007E0F9B">
      <w:pPr>
        <w:keepNext/>
        <w:shd w:val="clear" w:color="auto" w:fill="FFFFFF"/>
        <w:spacing w:before="0" w:after="0" w:line="360" w:lineRule="auto"/>
        <w:ind w:firstLine="0"/>
        <w:rPr>
          <w:color w:val="1D1C1D"/>
        </w:rPr>
      </w:pPr>
      <w:r w:rsidRPr="0065774E">
        <w:rPr>
          <w:color w:val="1D1C1D"/>
        </w:rPr>
        <w:lastRenderedPageBreak/>
        <w:t>FILTERING</w:t>
      </w:r>
    </w:p>
    <w:p w14:paraId="000000D9" w14:textId="6244D8C5" w:rsidR="0088299C" w:rsidRPr="0065774E" w:rsidRDefault="00492867" w:rsidP="007E0F9B">
      <w:pPr>
        <w:keepNext/>
        <w:shd w:val="clear" w:color="auto" w:fill="FFFFFF"/>
        <w:spacing w:before="0" w:after="0" w:line="360" w:lineRule="auto"/>
        <w:ind w:firstLine="0"/>
        <w:rPr>
          <w:color w:val="1D1C1D"/>
        </w:rPr>
      </w:pPr>
      <w:r w:rsidRPr="0065774E">
        <w:rPr>
          <w:color w:val="1D1C1D"/>
        </w:rPr>
        <w:t>The use of quality control steps to remove errors,</w:t>
      </w:r>
      <w:r w:rsidR="00B86A90">
        <w:rPr>
          <w:color w:val="1D1C1D"/>
        </w:rPr>
        <w:t xml:space="preserve"> bases,</w:t>
      </w:r>
      <w:r w:rsidR="007E0F9B">
        <w:rPr>
          <w:color w:val="1D1C1D"/>
        </w:rPr>
        <w:t xml:space="preserve"> </w:t>
      </w:r>
      <w:r w:rsidRPr="0065774E">
        <w:rPr>
          <w:color w:val="1D1C1D"/>
        </w:rPr>
        <w:t xml:space="preserve">reads, individuals, loci, or genotypes from a dataset to improve data quality for specific analyses. This procedure differs from other forms of data processing in that it </w:t>
      </w:r>
      <w:r w:rsidR="0034608B" w:rsidRPr="0034608B">
        <w:rPr>
          <w:color w:val="0000FF"/>
        </w:rPr>
        <w:t xml:space="preserve">specifically </w:t>
      </w:r>
      <w:r w:rsidRPr="0065774E">
        <w:rPr>
          <w:color w:val="1D1C1D"/>
        </w:rPr>
        <w:t xml:space="preserve">focuses on the </w:t>
      </w:r>
      <w:r w:rsidRPr="0065774E">
        <w:rPr>
          <w:i/>
          <w:color w:val="1D1C1D"/>
        </w:rPr>
        <w:t xml:space="preserve">removal </w:t>
      </w:r>
      <w:r w:rsidRPr="0065774E">
        <w:rPr>
          <w:color w:val="1D1C1D"/>
        </w:rPr>
        <w:t xml:space="preserve">(or “filtering out”) of data rather than other forms of quality improvement such as </w:t>
      </w:r>
      <w:r w:rsidRPr="0065774E">
        <w:rPr>
          <w:b/>
          <w:color w:val="1D1C1D"/>
        </w:rPr>
        <w:t>imputation</w:t>
      </w:r>
      <w:r w:rsidRPr="0065774E">
        <w:rPr>
          <w:color w:val="1D1C1D"/>
        </w:rPr>
        <w:t>.</w:t>
      </w:r>
    </w:p>
    <w:p w14:paraId="000000DA" w14:textId="77777777" w:rsidR="0088299C" w:rsidRPr="0065774E" w:rsidRDefault="0088299C">
      <w:pPr>
        <w:shd w:val="clear" w:color="auto" w:fill="FFFFFF"/>
        <w:spacing w:before="0" w:after="0" w:line="360" w:lineRule="auto"/>
        <w:ind w:firstLine="0"/>
        <w:rPr>
          <w:color w:val="1D1C1D"/>
        </w:rPr>
      </w:pPr>
    </w:p>
    <w:p w14:paraId="000000DB" w14:textId="77777777" w:rsidR="0088299C" w:rsidRPr="0065774E" w:rsidRDefault="00492867">
      <w:pPr>
        <w:keepNext/>
        <w:shd w:val="clear" w:color="auto" w:fill="FFFFFF"/>
        <w:spacing w:before="0" w:after="0" w:line="360" w:lineRule="auto"/>
        <w:ind w:firstLine="0"/>
        <w:rPr>
          <w:color w:val="1D1C1D"/>
        </w:rPr>
      </w:pPr>
      <w:r w:rsidRPr="0065774E">
        <w:rPr>
          <w:color w:val="1D1C1D"/>
        </w:rPr>
        <w:t>GENETIC VARIANT</w:t>
      </w:r>
    </w:p>
    <w:p w14:paraId="000000DC" w14:textId="77777777" w:rsidR="0088299C" w:rsidRPr="0065774E" w:rsidRDefault="00492867">
      <w:pPr>
        <w:keepNext/>
        <w:shd w:val="clear" w:color="auto" w:fill="FFFFFF"/>
        <w:spacing w:before="0" w:after="0" w:line="360" w:lineRule="auto"/>
        <w:ind w:firstLine="0"/>
        <w:rPr>
          <w:color w:val="1D1C1D"/>
        </w:rPr>
      </w:pPr>
      <w:r w:rsidRPr="0065774E">
        <w:rPr>
          <w:color w:val="1D1C1D"/>
        </w:rPr>
        <w:t>A polymorphism or change in a DNA (or RNA) sequence</w:t>
      </w:r>
      <w:r w:rsidRPr="0065774E">
        <w:t xml:space="preserve">. </w:t>
      </w:r>
      <w:r w:rsidRPr="0065774E">
        <w:rPr>
          <w:color w:val="1D1C1D"/>
        </w:rPr>
        <w:t>Includes both sequence variants (such as single-nucleotide polymorphisms) and structural variants (such as chromosomal inversions, indels, and copy-number variations). Used interchangeably with “loci” in this review.</w:t>
      </w:r>
    </w:p>
    <w:p w14:paraId="000000DD" w14:textId="77777777" w:rsidR="0088299C" w:rsidRPr="0065774E" w:rsidRDefault="0088299C">
      <w:pPr>
        <w:shd w:val="clear" w:color="auto" w:fill="FFFFFF"/>
        <w:spacing w:before="0" w:after="0" w:line="360" w:lineRule="auto"/>
        <w:ind w:firstLine="0"/>
        <w:rPr>
          <w:color w:val="1D1C1D"/>
        </w:rPr>
      </w:pPr>
    </w:p>
    <w:p w14:paraId="000000DE" w14:textId="77777777" w:rsidR="0088299C" w:rsidRPr="0065774E" w:rsidRDefault="00492867">
      <w:pPr>
        <w:shd w:val="clear" w:color="auto" w:fill="FFFFFF"/>
        <w:spacing w:before="0" w:after="0" w:line="360" w:lineRule="auto"/>
        <w:ind w:firstLine="0"/>
        <w:rPr>
          <w:color w:val="1D1C1D"/>
        </w:rPr>
      </w:pPr>
      <w:r w:rsidRPr="0065774E">
        <w:rPr>
          <w:color w:val="1D1C1D"/>
        </w:rPr>
        <w:t>GENOME WIDE ASSOCIATION STUDY (GWAS)</w:t>
      </w:r>
    </w:p>
    <w:p w14:paraId="000000DF" w14:textId="77777777" w:rsidR="0088299C" w:rsidRPr="0065774E" w:rsidRDefault="00492867">
      <w:pPr>
        <w:shd w:val="clear" w:color="auto" w:fill="FFFFFF"/>
        <w:spacing w:before="0" w:after="0" w:line="360" w:lineRule="auto"/>
        <w:ind w:firstLine="0"/>
        <w:rPr>
          <w:color w:val="1D1C1D"/>
        </w:rPr>
      </w:pPr>
      <w:r w:rsidRPr="0065774E">
        <w:rPr>
          <w:color w:val="1D1C1D"/>
        </w:rPr>
        <w:t>A test for statistical relationships between a phenotype (including disease) and the allelic/genotypic state of individuals across the entire set of sequenced loci. GWAS is “genome wide” in that associations are tested at many loci spread throughout the entire genome.</w:t>
      </w:r>
    </w:p>
    <w:p w14:paraId="000000E0" w14:textId="77777777" w:rsidR="0088299C" w:rsidRPr="0065774E" w:rsidRDefault="0088299C">
      <w:pPr>
        <w:shd w:val="clear" w:color="auto" w:fill="FFFFFF"/>
        <w:spacing w:before="0" w:after="0" w:line="360" w:lineRule="auto"/>
        <w:ind w:firstLine="0"/>
        <w:rPr>
          <w:color w:val="1D1C1D"/>
        </w:rPr>
      </w:pPr>
    </w:p>
    <w:p w14:paraId="000000E1" w14:textId="77777777" w:rsidR="0088299C" w:rsidRPr="0065774E" w:rsidRDefault="00492867">
      <w:pPr>
        <w:shd w:val="clear" w:color="auto" w:fill="FFFFFF"/>
        <w:spacing w:before="0" w:after="0" w:line="360" w:lineRule="auto"/>
        <w:ind w:firstLine="0"/>
        <w:rPr>
          <w:color w:val="1D1C1D"/>
        </w:rPr>
      </w:pPr>
      <w:r w:rsidRPr="0065774E">
        <w:rPr>
          <w:color w:val="1D1C1D"/>
        </w:rPr>
        <w:t>GENOTYPING</w:t>
      </w:r>
    </w:p>
    <w:p w14:paraId="000000E2" w14:textId="77777777" w:rsidR="0088299C" w:rsidRPr="0065774E" w:rsidRDefault="00492867">
      <w:pPr>
        <w:shd w:val="clear" w:color="auto" w:fill="FFFFFF"/>
        <w:spacing w:before="0" w:after="0" w:line="360" w:lineRule="auto"/>
        <w:ind w:firstLine="0"/>
        <w:rPr>
          <w:color w:val="1D1C1D"/>
        </w:rPr>
      </w:pPr>
      <w:r w:rsidRPr="0065774E">
        <w:rPr>
          <w:color w:val="1D1C1D"/>
        </w:rPr>
        <w:t>Calling the allelic states at a locus (</w:t>
      </w:r>
      <w:r w:rsidRPr="0065774E">
        <w:rPr>
          <w:i/>
          <w:color w:val="1D1C1D"/>
        </w:rPr>
        <w:t>e.g.</w:t>
      </w:r>
      <w:r w:rsidRPr="0065774E">
        <w:rPr>
          <w:color w:val="1D1C1D"/>
        </w:rPr>
        <w:t>, A/A, A/C, or C/C at a biallelic SNP in a diploid organism) or at many loci based on the underlying sequence data. Genotyping algorithms often consist of multiple steps during which filtering can occur.</w:t>
      </w:r>
    </w:p>
    <w:p w14:paraId="000000E3" w14:textId="77777777" w:rsidR="0088299C" w:rsidRPr="0065774E" w:rsidRDefault="0088299C">
      <w:pPr>
        <w:shd w:val="clear" w:color="auto" w:fill="FFFFFF"/>
        <w:spacing w:before="0" w:after="0" w:line="360" w:lineRule="auto"/>
        <w:ind w:firstLine="0"/>
        <w:rPr>
          <w:color w:val="1D1C1D"/>
        </w:rPr>
      </w:pPr>
    </w:p>
    <w:p w14:paraId="000000E4" w14:textId="77777777" w:rsidR="0088299C" w:rsidRPr="0065774E" w:rsidRDefault="00492867">
      <w:pPr>
        <w:keepNext/>
        <w:shd w:val="clear" w:color="auto" w:fill="FFFFFF"/>
        <w:spacing w:before="0" w:after="0" w:line="360" w:lineRule="auto"/>
        <w:ind w:firstLine="0"/>
        <w:rPr>
          <w:color w:val="1D1C1D"/>
        </w:rPr>
      </w:pPr>
      <w:r w:rsidRPr="0065774E">
        <w:rPr>
          <w:color w:val="1D1C1D"/>
        </w:rPr>
        <w:t>HARDY-WEINBERG PROPORTIONS (HWP)</w:t>
      </w:r>
    </w:p>
    <w:p w14:paraId="000000E5" w14:textId="77777777" w:rsidR="0088299C" w:rsidRPr="0065774E" w:rsidRDefault="00492867">
      <w:pPr>
        <w:keepNext/>
        <w:shd w:val="clear" w:color="auto" w:fill="FFFFFF"/>
        <w:spacing w:before="0" w:after="0" w:line="360" w:lineRule="auto"/>
        <w:ind w:firstLine="0"/>
        <w:rPr>
          <w:color w:val="1D1C1D"/>
        </w:rPr>
      </w:pPr>
      <w:r w:rsidRPr="0065774E">
        <w:rPr>
          <w:color w:val="1D1C1D"/>
        </w:rPr>
        <w:t>The expected frequencies of the genotypes at a given locus under Hardy-Weinberg Equilibrium (HWE). Filtering on HWP is often executed via an exact test, with loci that deviate significantly from HWP removed from subsequent analyses.</w:t>
      </w:r>
    </w:p>
    <w:p w14:paraId="000000E6" w14:textId="77777777" w:rsidR="0088299C" w:rsidRPr="0065774E" w:rsidRDefault="0088299C">
      <w:pPr>
        <w:keepNext/>
        <w:shd w:val="clear" w:color="auto" w:fill="FFFFFF"/>
        <w:spacing w:before="0" w:after="0" w:line="360" w:lineRule="auto"/>
        <w:ind w:firstLine="0"/>
        <w:rPr>
          <w:color w:val="1D1C1D"/>
        </w:rPr>
      </w:pPr>
    </w:p>
    <w:p w14:paraId="000000E7" w14:textId="77777777" w:rsidR="0088299C" w:rsidRPr="0065774E" w:rsidRDefault="00492867">
      <w:pPr>
        <w:keepNext/>
        <w:shd w:val="clear" w:color="auto" w:fill="FFFFFF"/>
        <w:spacing w:before="0" w:after="0" w:line="360" w:lineRule="auto"/>
        <w:ind w:firstLine="0"/>
        <w:rPr>
          <w:color w:val="0000FF"/>
        </w:rPr>
      </w:pPr>
      <w:r w:rsidRPr="0065774E">
        <w:rPr>
          <w:color w:val="0000FF"/>
        </w:rPr>
        <w:t>HAPLOTYPE PHASE</w:t>
      </w:r>
    </w:p>
    <w:p w14:paraId="000000E8" w14:textId="4C3C5587" w:rsidR="0088299C" w:rsidRPr="0065774E" w:rsidRDefault="00492867">
      <w:pPr>
        <w:keepNext/>
        <w:shd w:val="clear" w:color="auto" w:fill="FFFFFF"/>
        <w:spacing w:before="0" w:after="0" w:line="360" w:lineRule="auto"/>
        <w:ind w:firstLine="0"/>
        <w:rPr>
          <w:color w:val="0000FF"/>
        </w:rPr>
      </w:pPr>
      <w:r w:rsidRPr="0065774E">
        <w:rPr>
          <w:color w:val="0000FF"/>
        </w:rPr>
        <w:t>The complete sequence of</w:t>
      </w:r>
      <w:r w:rsidR="0034608B" w:rsidRPr="0034608B">
        <w:rPr>
          <w:color w:val="0000FF"/>
        </w:rPr>
        <w:t xml:space="preserve"> </w:t>
      </w:r>
      <w:r w:rsidR="0034608B">
        <w:rPr>
          <w:color w:val="0000FF"/>
        </w:rPr>
        <w:t xml:space="preserve">variants </w:t>
      </w:r>
      <w:r w:rsidRPr="0065774E">
        <w:rPr>
          <w:color w:val="0000FF"/>
        </w:rPr>
        <w:t xml:space="preserve">that occur along a single </w:t>
      </w:r>
      <w:r w:rsidR="0034608B">
        <w:rPr>
          <w:color w:val="0000FF"/>
        </w:rPr>
        <w:t xml:space="preserve">homologous chromosome. </w:t>
      </w:r>
    </w:p>
    <w:p w14:paraId="000000E9" w14:textId="77777777" w:rsidR="0088299C" w:rsidRPr="0065774E" w:rsidRDefault="0088299C">
      <w:pPr>
        <w:keepNext/>
        <w:shd w:val="clear" w:color="auto" w:fill="FFFFFF"/>
        <w:spacing w:before="0" w:after="0" w:line="360" w:lineRule="auto"/>
        <w:ind w:firstLine="0"/>
        <w:rPr>
          <w:color w:val="0000FF"/>
        </w:rPr>
      </w:pPr>
    </w:p>
    <w:p w14:paraId="10CF611D" w14:textId="77777777" w:rsidR="00B65E76" w:rsidRDefault="00B65E76">
      <w:pPr>
        <w:suppressLineNumbers/>
        <w:shd w:val="clear" w:color="auto" w:fill="FFFFFF"/>
        <w:spacing w:before="0" w:after="0" w:line="360" w:lineRule="auto"/>
        <w:ind w:firstLine="0"/>
        <w:rPr>
          <w:color w:val="1D1C1D"/>
        </w:rPr>
        <w:pPrChange w:id="14" w:author="Christie, Mark R" w:date="2024-01-18T12:06:00Z">
          <w:pPr>
            <w:shd w:val="clear" w:color="auto" w:fill="FFFFFF"/>
            <w:spacing w:before="0" w:after="0" w:line="360" w:lineRule="auto"/>
            <w:ind w:firstLine="0"/>
          </w:pPr>
        </w:pPrChange>
      </w:pPr>
    </w:p>
    <w:p w14:paraId="000000EA" w14:textId="603FF60E" w:rsidR="0088299C" w:rsidRPr="0065774E" w:rsidRDefault="00492867">
      <w:pPr>
        <w:shd w:val="clear" w:color="auto" w:fill="FFFFFF"/>
        <w:spacing w:before="0" w:after="0" w:line="360" w:lineRule="auto"/>
        <w:ind w:firstLine="0"/>
        <w:rPr>
          <w:color w:val="1D1C1D"/>
        </w:rPr>
      </w:pPr>
      <w:r w:rsidRPr="0065774E">
        <w:rPr>
          <w:color w:val="1D1C1D"/>
        </w:rPr>
        <w:lastRenderedPageBreak/>
        <w:t>IMPUTATION</w:t>
      </w:r>
    </w:p>
    <w:p w14:paraId="000000EB" w14:textId="4B354658" w:rsidR="0088299C" w:rsidRPr="0065774E" w:rsidRDefault="00492867">
      <w:pPr>
        <w:shd w:val="clear" w:color="auto" w:fill="FFFFFF"/>
        <w:spacing w:before="0" w:after="0" w:line="360" w:lineRule="auto"/>
        <w:ind w:firstLine="0"/>
        <w:rPr>
          <w:color w:val="1D1C1D"/>
        </w:rPr>
      </w:pPr>
      <w:r w:rsidRPr="0065774E">
        <w:rPr>
          <w:color w:val="1D1C1D"/>
        </w:rPr>
        <w:t>The filling in of missing data for specific genotypes and/or loci by leveraging linkage disequilibrium between missing genotypes and the called genotypes at other loci</w:t>
      </w:r>
      <w:r w:rsidR="00B65E76">
        <w:rPr>
          <w:color w:val="1D1C1D"/>
        </w:rPr>
        <w:t xml:space="preserve"> or samples</w:t>
      </w:r>
      <w:r w:rsidRPr="0065774E">
        <w:rPr>
          <w:color w:val="1D1C1D"/>
        </w:rPr>
        <w:t>. Imputation can use reference panels of well-described haplotypes to improve performance when available, usually in well-studied model organisms.</w:t>
      </w:r>
    </w:p>
    <w:p w14:paraId="000000EC" w14:textId="77777777" w:rsidR="0088299C" w:rsidRPr="0065774E" w:rsidRDefault="0088299C">
      <w:pPr>
        <w:shd w:val="clear" w:color="auto" w:fill="FFFFFF"/>
        <w:spacing w:before="0" w:after="0" w:line="360" w:lineRule="auto"/>
        <w:ind w:firstLine="0"/>
        <w:rPr>
          <w:color w:val="1D1C1D"/>
        </w:rPr>
      </w:pPr>
    </w:p>
    <w:p w14:paraId="000000ED" w14:textId="77777777" w:rsidR="0088299C" w:rsidRPr="0065774E" w:rsidRDefault="00492867">
      <w:pPr>
        <w:shd w:val="clear" w:color="auto" w:fill="FFFFFF"/>
        <w:spacing w:before="0" w:after="0" w:line="360" w:lineRule="auto"/>
        <w:ind w:firstLine="0"/>
        <w:rPr>
          <w:color w:val="1D1C1D"/>
        </w:rPr>
      </w:pPr>
      <w:r w:rsidRPr="0065774E">
        <w:rPr>
          <w:color w:val="1D1C1D"/>
        </w:rPr>
        <w:t>LINKAGE DISEQUILIBRIUM (LD)</w:t>
      </w:r>
    </w:p>
    <w:p w14:paraId="000000EE" w14:textId="57A8E54B" w:rsidR="0088299C" w:rsidRPr="0065774E" w:rsidRDefault="009B2B26">
      <w:pPr>
        <w:shd w:val="clear" w:color="auto" w:fill="FFFFFF"/>
        <w:spacing w:before="0" w:after="0" w:line="360" w:lineRule="auto"/>
        <w:ind w:firstLine="0"/>
        <w:rPr>
          <w:color w:val="1D1C1D"/>
        </w:rPr>
      </w:pPr>
      <w:r w:rsidRPr="009B2B26">
        <w:rPr>
          <w:color w:val="0000FF"/>
        </w:rPr>
        <w:t xml:space="preserve">Non-random association of alleles at different loci within a population or sample group. Also known as gametic phase disequilibrium. </w:t>
      </w:r>
      <w:r w:rsidRPr="0065774E">
        <w:rPr>
          <w:color w:val="1D1C1D"/>
        </w:rPr>
        <w:t xml:space="preserve">This </w:t>
      </w:r>
      <w:r w:rsidR="00D10B12">
        <w:rPr>
          <w:color w:val="1D1C1D"/>
        </w:rPr>
        <w:t xml:space="preserve">association </w:t>
      </w:r>
      <w:r w:rsidRPr="0065774E">
        <w:rPr>
          <w:color w:val="1D1C1D"/>
        </w:rPr>
        <w:t xml:space="preserve">can be caused either by physical linkage, when alleles are co-inherited due to non-independent assortment </w:t>
      </w:r>
      <w:r w:rsidRPr="00F12B54">
        <w:rPr>
          <w:color w:val="0000FF"/>
        </w:rPr>
        <w:t xml:space="preserve">caused by </w:t>
      </w:r>
      <w:r w:rsidR="00D10B12">
        <w:rPr>
          <w:color w:val="0000FF"/>
        </w:rPr>
        <w:t xml:space="preserve">close </w:t>
      </w:r>
      <w:r w:rsidRPr="00F12B54">
        <w:rPr>
          <w:color w:val="0000FF"/>
        </w:rPr>
        <w:t xml:space="preserve">physical proximity, or </w:t>
      </w:r>
      <w:r w:rsidR="00D10B12">
        <w:rPr>
          <w:color w:val="0000FF"/>
        </w:rPr>
        <w:t xml:space="preserve">can occur across chromosomes </w:t>
      </w:r>
      <w:r w:rsidRPr="00F12B54">
        <w:rPr>
          <w:color w:val="0000FF"/>
        </w:rPr>
        <w:t>when inbreeding</w:t>
      </w:r>
      <w:r w:rsidR="00D10B12">
        <w:rPr>
          <w:color w:val="0000FF"/>
        </w:rPr>
        <w:t xml:space="preserve">, </w:t>
      </w:r>
      <w:proofErr w:type="spellStart"/>
      <w:r w:rsidR="00D10B12">
        <w:rPr>
          <w:color w:val="0000FF"/>
        </w:rPr>
        <w:t>paralogy</w:t>
      </w:r>
      <w:proofErr w:type="spellEnd"/>
      <w:r w:rsidR="00D10B12">
        <w:rPr>
          <w:color w:val="0000FF"/>
        </w:rPr>
        <w:t>, genetic drift</w:t>
      </w:r>
      <w:r w:rsidRPr="00F12B54">
        <w:rPr>
          <w:color w:val="0000FF"/>
        </w:rPr>
        <w:t xml:space="preserve"> or </w:t>
      </w:r>
      <w:r w:rsidR="00D10B12">
        <w:rPr>
          <w:color w:val="0000FF"/>
        </w:rPr>
        <w:t>other factors</w:t>
      </w:r>
      <w:r w:rsidR="007138D7">
        <w:rPr>
          <w:color w:val="0000FF"/>
        </w:rPr>
        <w:t xml:space="preserve"> </w:t>
      </w:r>
      <w:r w:rsidRPr="0065774E">
        <w:rPr>
          <w:color w:val="1D1C1D"/>
        </w:rPr>
        <w:t>make certain alleles at different loci more likely to co-occur.</w:t>
      </w:r>
    </w:p>
    <w:p w14:paraId="000000EF" w14:textId="77777777" w:rsidR="0088299C" w:rsidRPr="0065774E" w:rsidRDefault="0088299C">
      <w:pPr>
        <w:shd w:val="clear" w:color="auto" w:fill="FFFFFF"/>
        <w:spacing w:before="0" w:after="0" w:line="360" w:lineRule="auto"/>
        <w:ind w:firstLine="0"/>
        <w:rPr>
          <w:color w:val="1D1C1D"/>
        </w:rPr>
      </w:pPr>
    </w:p>
    <w:p w14:paraId="000000F0" w14:textId="77777777" w:rsidR="0088299C" w:rsidRPr="0065774E" w:rsidRDefault="00492867">
      <w:pPr>
        <w:keepNext/>
        <w:shd w:val="clear" w:color="auto" w:fill="FFFFFF"/>
        <w:spacing w:before="0" w:after="0" w:line="360" w:lineRule="auto"/>
        <w:ind w:firstLine="0"/>
        <w:rPr>
          <w:color w:val="1D1C1D"/>
        </w:rPr>
      </w:pPr>
      <w:r w:rsidRPr="0065774E">
        <w:rPr>
          <w:color w:val="1D1C1D"/>
        </w:rPr>
        <w:t>MAPPING QUALITY</w:t>
      </w:r>
    </w:p>
    <w:p w14:paraId="000000F1" w14:textId="4A48CAFC" w:rsidR="0088299C" w:rsidRPr="0065774E" w:rsidRDefault="00492867">
      <w:pPr>
        <w:keepNext/>
        <w:shd w:val="clear" w:color="auto" w:fill="FFFFFF"/>
        <w:spacing w:before="0" w:after="0" w:line="360" w:lineRule="auto"/>
        <w:ind w:firstLine="0"/>
        <w:rPr>
          <w:color w:val="1D1C1D"/>
        </w:rPr>
      </w:pPr>
      <w:r w:rsidRPr="0065774E">
        <w:rPr>
          <w:color w:val="1D1C1D"/>
        </w:rPr>
        <w:t>Score given to a read or other DNA sequence indicating the uniqueness of the alignment to a reference sequence; mapping quality algorithms vary</w:t>
      </w:r>
      <w:r w:rsidR="00D10B12">
        <w:rPr>
          <w:color w:val="1D1C1D"/>
        </w:rPr>
        <w:t xml:space="preserve"> across</w:t>
      </w:r>
      <w:r w:rsidRPr="0065774E">
        <w:rPr>
          <w:color w:val="1D1C1D"/>
        </w:rPr>
        <w:t xml:space="preserve"> alignment programs.</w:t>
      </w:r>
    </w:p>
    <w:p w14:paraId="000000F2" w14:textId="77777777" w:rsidR="0088299C" w:rsidRPr="0065774E" w:rsidRDefault="0088299C">
      <w:pPr>
        <w:keepNext/>
        <w:shd w:val="clear" w:color="auto" w:fill="FFFFFF"/>
        <w:spacing w:before="0" w:after="0" w:line="360" w:lineRule="auto"/>
        <w:ind w:firstLine="0"/>
        <w:rPr>
          <w:color w:val="1D1C1D"/>
        </w:rPr>
      </w:pPr>
    </w:p>
    <w:p w14:paraId="000000F3" w14:textId="77777777" w:rsidR="0088299C" w:rsidRPr="0065774E" w:rsidRDefault="00492867">
      <w:pPr>
        <w:keepNext/>
        <w:shd w:val="clear" w:color="auto" w:fill="FFFFFF"/>
        <w:spacing w:before="0" w:after="0" w:line="360" w:lineRule="auto"/>
        <w:ind w:firstLine="0"/>
        <w:rPr>
          <w:color w:val="1D1C1D"/>
        </w:rPr>
      </w:pPr>
      <w:r w:rsidRPr="0065774E">
        <w:rPr>
          <w:color w:val="1D1C1D"/>
        </w:rPr>
        <w:t>MINOR ALLELE COUNT (MAC)</w:t>
      </w:r>
    </w:p>
    <w:p w14:paraId="000000F4" w14:textId="77777777" w:rsidR="0088299C" w:rsidRPr="0065774E" w:rsidRDefault="00492867">
      <w:pPr>
        <w:shd w:val="clear" w:color="auto" w:fill="FFFFFF"/>
        <w:spacing w:before="0" w:after="0" w:line="360" w:lineRule="auto"/>
        <w:ind w:firstLine="0"/>
        <w:rPr>
          <w:color w:val="1D1C1D"/>
        </w:rPr>
      </w:pPr>
      <w:r w:rsidRPr="0065774E">
        <w:rPr>
          <w:color w:val="1D1C1D"/>
        </w:rPr>
        <w:t>The number of gene copies or individuals carrying the minor (</w:t>
      </w:r>
      <w:r w:rsidRPr="0065774E">
        <w:rPr>
          <w:i/>
          <w:color w:val="1D1C1D"/>
        </w:rPr>
        <w:t xml:space="preserve">i.e. </w:t>
      </w:r>
      <w:r w:rsidRPr="0065774E">
        <w:rPr>
          <w:color w:val="1D1C1D"/>
        </w:rPr>
        <w:t>least frequent) allele at a locus.</w:t>
      </w:r>
    </w:p>
    <w:p w14:paraId="000000F5" w14:textId="77777777" w:rsidR="0088299C" w:rsidRPr="0065774E" w:rsidRDefault="0088299C">
      <w:pPr>
        <w:shd w:val="clear" w:color="auto" w:fill="FFFFFF"/>
        <w:spacing w:before="0" w:after="0" w:line="360" w:lineRule="auto"/>
        <w:ind w:firstLine="0"/>
        <w:rPr>
          <w:color w:val="1D1C1D"/>
        </w:rPr>
      </w:pPr>
    </w:p>
    <w:p w14:paraId="000000F6" w14:textId="77777777" w:rsidR="0088299C" w:rsidRPr="0065774E" w:rsidRDefault="00492867">
      <w:pPr>
        <w:shd w:val="clear" w:color="auto" w:fill="FFFFFF"/>
        <w:spacing w:before="0" w:after="0" w:line="360" w:lineRule="auto"/>
        <w:ind w:firstLine="0"/>
        <w:rPr>
          <w:color w:val="1D1C1D"/>
        </w:rPr>
      </w:pPr>
      <w:r w:rsidRPr="0065774E">
        <w:rPr>
          <w:color w:val="1D1C1D"/>
        </w:rPr>
        <w:t>MINOR ALLELE FREQUENCY (MAF)</w:t>
      </w:r>
    </w:p>
    <w:p w14:paraId="000000F7" w14:textId="4CF04075" w:rsidR="0088299C" w:rsidRPr="0065774E" w:rsidRDefault="00492867">
      <w:pPr>
        <w:shd w:val="clear" w:color="auto" w:fill="FFFFFF"/>
        <w:spacing w:before="0" w:after="0" w:line="360" w:lineRule="auto"/>
        <w:ind w:firstLine="0"/>
        <w:rPr>
          <w:color w:val="1D1C1D"/>
        </w:rPr>
      </w:pPr>
      <w:r w:rsidRPr="0065774E">
        <w:rPr>
          <w:color w:val="1D1C1D"/>
        </w:rPr>
        <w:t>The proportion (frequency) of the least common allele at a locus across a study or sample group. For example, if one diploid individual out of 50 had one copy of a unique allele (</w:t>
      </w:r>
      <w:r w:rsidRPr="0065774E">
        <w:rPr>
          <w:i/>
          <w:color w:val="1D1C1D"/>
        </w:rPr>
        <w:t>e.g.</w:t>
      </w:r>
      <w:r w:rsidRPr="0065774E">
        <w:rPr>
          <w:color w:val="1D1C1D"/>
        </w:rPr>
        <w:t>, an A instead of a T), the MAF would equal 0.01 In this review, we refer to filtering out loci with MAFs below a given threshold as “MAF filtering”.</w:t>
      </w:r>
    </w:p>
    <w:p w14:paraId="000000F8" w14:textId="77777777" w:rsidR="0088299C" w:rsidRPr="0065774E" w:rsidRDefault="0088299C">
      <w:pPr>
        <w:shd w:val="clear" w:color="auto" w:fill="FFFFFF"/>
        <w:spacing w:before="0" w:after="0" w:line="360" w:lineRule="auto"/>
        <w:ind w:firstLine="0"/>
        <w:rPr>
          <w:color w:val="1D1C1D"/>
        </w:rPr>
      </w:pPr>
    </w:p>
    <w:p w14:paraId="000000F9" w14:textId="77777777" w:rsidR="0088299C" w:rsidRPr="0065774E" w:rsidRDefault="00492867" w:rsidP="007E0F9B">
      <w:pPr>
        <w:keepNext/>
        <w:shd w:val="clear" w:color="auto" w:fill="FFFFFF"/>
        <w:spacing w:before="0" w:after="0" w:line="360" w:lineRule="auto"/>
        <w:ind w:firstLine="0"/>
        <w:rPr>
          <w:color w:val="1D1C1D"/>
        </w:rPr>
      </w:pPr>
      <w:r w:rsidRPr="0065774E">
        <w:rPr>
          <w:color w:val="1D1C1D"/>
        </w:rPr>
        <w:lastRenderedPageBreak/>
        <w:t>MISSING DATA</w:t>
      </w:r>
    </w:p>
    <w:p w14:paraId="000000FA" w14:textId="77777777" w:rsidR="0088299C" w:rsidRPr="0065774E" w:rsidRDefault="00492867" w:rsidP="007E0F9B">
      <w:pPr>
        <w:keepNext/>
        <w:shd w:val="clear" w:color="auto" w:fill="FFFFFF"/>
        <w:spacing w:before="0" w:after="0" w:line="360" w:lineRule="auto"/>
        <w:ind w:firstLine="0"/>
        <w:rPr>
          <w:color w:val="1D1C1D"/>
        </w:rPr>
      </w:pPr>
      <w:r w:rsidRPr="0065774E">
        <w:rPr>
          <w:color w:val="1D1C1D"/>
        </w:rPr>
        <w:t>Missing genotype calls at a specific locus or individual. Missing data can be caused by many reasons, most commonly the absence of a sufficient number of reads covering a locus to call a genotype in an individual with any degree of confidence.</w:t>
      </w:r>
    </w:p>
    <w:p w14:paraId="000000FB" w14:textId="77777777" w:rsidR="0088299C" w:rsidRPr="0065774E" w:rsidRDefault="0088299C">
      <w:pPr>
        <w:shd w:val="clear" w:color="auto" w:fill="FFFFFF"/>
        <w:spacing w:before="0" w:after="0" w:line="360" w:lineRule="auto"/>
        <w:ind w:firstLine="0"/>
        <w:rPr>
          <w:color w:val="1D1C1D"/>
        </w:rPr>
      </w:pPr>
    </w:p>
    <w:p w14:paraId="000000FC" w14:textId="77777777" w:rsidR="0088299C" w:rsidRPr="0065774E" w:rsidRDefault="00492867">
      <w:pPr>
        <w:shd w:val="clear" w:color="auto" w:fill="FFFFFF"/>
        <w:spacing w:before="0" w:after="0" w:line="360" w:lineRule="auto"/>
        <w:ind w:firstLine="0"/>
        <w:rPr>
          <w:color w:val="1D1C1D"/>
        </w:rPr>
      </w:pPr>
      <w:r w:rsidRPr="0065774E">
        <w:rPr>
          <w:color w:val="1D1C1D"/>
        </w:rPr>
        <w:t>PARALOG</w:t>
      </w:r>
    </w:p>
    <w:p w14:paraId="000000FD" w14:textId="0B0CDD1D" w:rsidR="0088299C" w:rsidRPr="0065774E" w:rsidRDefault="00492867">
      <w:pPr>
        <w:shd w:val="clear" w:color="auto" w:fill="FFFFFF"/>
        <w:spacing w:before="0" w:after="0" w:line="360" w:lineRule="auto"/>
        <w:ind w:firstLine="0"/>
        <w:rPr>
          <w:color w:val="1D1C1D"/>
        </w:rPr>
      </w:pPr>
      <w:r w:rsidRPr="0065774E">
        <w:rPr>
          <w:color w:val="1D1C1D"/>
        </w:rPr>
        <w:t>A duplicated</w:t>
      </w:r>
      <w:r w:rsidR="00F12B54" w:rsidRPr="00F12B54">
        <w:rPr>
          <w:color w:val="0000FF"/>
        </w:rPr>
        <w:t xml:space="preserve"> </w:t>
      </w:r>
      <w:r w:rsidRPr="0065774E">
        <w:rPr>
          <w:color w:val="1D1C1D"/>
        </w:rPr>
        <w:t xml:space="preserve">genomic region that has arisen via either the duplication of that specific region or </w:t>
      </w:r>
      <w:r w:rsidR="00705F75">
        <w:rPr>
          <w:color w:val="1D1C1D"/>
        </w:rPr>
        <w:t xml:space="preserve">the duplication of </w:t>
      </w:r>
      <w:r w:rsidRPr="0065774E">
        <w:rPr>
          <w:color w:val="1D1C1D"/>
        </w:rPr>
        <w:t>the entire genome (</w:t>
      </w:r>
      <w:r w:rsidRPr="0065774E">
        <w:rPr>
          <w:i/>
          <w:color w:val="1D1C1D"/>
        </w:rPr>
        <w:t>e.g.,</w:t>
      </w:r>
      <w:r w:rsidRPr="0065774E">
        <w:rPr>
          <w:color w:val="1D1C1D"/>
        </w:rPr>
        <w:t xml:space="preserve"> genome duplication events). A type of homolog (loci identical by descent) distinct from orthologs, which arise instead due to speciation events. </w:t>
      </w:r>
    </w:p>
    <w:p w14:paraId="000000FE" w14:textId="77777777" w:rsidR="0088299C" w:rsidRPr="0065774E" w:rsidRDefault="0088299C">
      <w:pPr>
        <w:shd w:val="clear" w:color="auto" w:fill="FFFFFF"/>
        <w:spacing w:before="0" w:after="0" w:line="360" w:lineRule="auto"/>
        <w:ind w:firstLine="0"/>
        <w:rPr>
          <w:color w:val="1D1C1D"/>
        </w:rPr>
      </w:pPr>
    </w:p>
    <w:p w14:paraId="000000FF" w14:textId="77777777" w:rsidR="0088299C" w:rsidRPr="0065774E" w:rsidRDefault="00492867">
      <w:pPr>
        <w:shd w:val="clear" w:color="auto" w:fill="FFFFFF"/>
        <w:spacing w:before="0" w:after="0" w:line="360" w:lineRule="auto"/>
        <w:ind w:firstLine="0"/>
        <w:rPr>
          <w:color w:val="1D1C1D"/>
        </w:rPr>
      </w:pPr>
      <w:r w:rsidRPr="0065774E">
        <w:rPr>
          <w:color w:val="1D1C1D"/>
        </w:rPr>
        <w:t>PCR DUPLICATE</w:t>
      </w:r>
    </w:p>
    <w:p w14:paraId="00000100" w14:textId="77777777" w:rsidR="0088299C" w:rsidRPr="0065774E" w:rsidRDefault="00492867">
      <w:pPr>
        <w:shd w:val="clear" w:color="auto" w:fill="FFFFFF"/>
        <w:spacing w:before="0" w:after="0" w:line="360" w:lineRule="auto"/>
        <w:ind w:firstLine="0"/>
        <w:rPr>
          <w:color w:val="1D1C1D"/>
        </w:rPr>
      </w:pPr>
      <w:r w:rsidRPr="0065774E">
        <w:rPr>
          <w:color w:val="1D1C1D"/>
        </w:rPr>
        <w:t>A technical duplicate resulting in spurious, usually identical read copies caused by repeatedly sequencing the same piece of template DNA multiple times.</w:t>
      </w:r>
    </w:p>
    <w:p w14:paraId="00000101" w14:textId="77777777" w:rsidR="0088299C" w:rsidRPr="0065774E" w:rsidRDefault="0088299C">
      <w:pPr>
        <w:shd w:val="clear" w:color="auto" w:fill="FFFFFF"/>
        <w:spacing w:before="0" w:after="0" w:line="360" w:lineRule="auto"/>
        <w:ind w:firstLine="0"/>
        <w:rPr>
          <w:color w:val="1D1C1D"/>
        </w:rPr>
      </w:pPr>
    </w:p>
    <w:p w14:paraId="00000102" w14:textId="77777777" w:rsidR="0088299C" w:rsidRPr="0065774E" w:rsidRDefault="00492867">
      <w:pPr>
        <w:shd w:val="clear" w:color="auto" w:fill="FFFFFF"/>
        <w:spacing w:before="0" w:after="0" w:line="360" w:lineRule="auto"/>
        <w:ind w:firstLine="0"/>
        <w:rPr>
          <w:color w:val="0000FF"/>
        </w:rPr>
      </w:pPr>
      <w:r w:rsidRPr="0065774E">
        <w:rPr>
          <w:color w:val="0000FF"/>
        </w:rPr>
        <w:t>PHASING</w:t>
      </w:r>
    </w:p>
    <w:p w14:paraId="00000104" w14:textId="26A9A5CA" w:rsidR="0088299C" w:rsidRDefault="00AD6642">
      <w:pPr>
        <w:shd w:val="clear" w:color="auto" w:fill="FFFFFF"/>
        <w:spacing w:before="0" w:after="0" w:line="360" w:lineRule="auto"/>
        <w:ind w:firstLine="0"/>
        <w:rPr>
          <w:color w:val="0000FF"/>
        </w:rPr>
      </w:pPr>
      <w:r>
        <w:rPr>
          <w:color w:val="0000FF"/>
        </w:rPr>
        <w:t xml:space="preserve">The reconstruction </w:t>
      </w:r>
      <w:r w:rsidR="00F12B54">
        <w:rPr>
          <w:color w:val="0000FF"/>
        </w:rPr>
        <w:t xml:space="preserve">or inference </w:t>
      </w:r>
      <w:r>
        <w:rPr>
          <w:color w:val="0000FF"/>
        </w:rPr>
        <w:t xml:space="preserve">of two distinct sequences of variants </w:t>
      </w:r>
      <w:r w:rsidR="00F12B54">
        <w:rPr>
          <w:color w:val="0000FF"/>
        </w:rPr>
        <w:t>which co-occur on the same chromosome or DNA strand</w:t>
      </w:r>
      <w:r>
        <w:rPr>
          <w:color w:val="0000FF"/>
        </w:rPr>
        <w:t>.</w:t>
      </w:r>
    </w:p>
    <w:p w14:paraId="12C3BFA8" w14:textId="77777777" w:rsidR="00AD6642" w:rsidRPr="0065774E" w:rsidRDefault="00AD6642">
      <w:pPr>
        <w:shd w:val="clear" w:color="auto" w:fill="FFFFFF"/>
        <w:spacing w:before="0" w:after="0" w:line="360" w:lineRule="auto"/>
        <w:ind w:firstLine="0"/>
        <w:rPr>
          <w:color w:val="1D1C1D"/>
        </w:rPr>
      </w:pPr>
    </w:p>
    <w:p w14:paraId="00000105" w14:textId="77777777" w:rsidR="0088299C" w:rsidRPr="0065774E" w:rsidRDefault="00492867">
      <w:pPr>
        <w:shd w:val="clear" w:color="auto" w:fill="FFFFFF"/>
        <w:spacing w:before="0" w:after="0" w:line="360" w:lineRule="auto"/>
        <w:ind w:firstLine="0"/>
        <w:rPr>
          <w:color w:val="1D1C1D"/>
        </w:rPr>
      </w:pPr>
      <w:r w:rsidRPr="0065774E">
        <w:rPr>
          <w:color w:val="1D1C1D"/>
        </w:rPr>
        <w:t>POPULATION STRUCTURE</w:t>
      </w:r>
    </w:p>
    <w:p w14:paraId="00000106" w14:textId="68959849" w:rsidR="0088299C" w:rsidRDefault="00492867">
      <w:pPr>
        <w:shd w:val="clear" w:color="auto" w:fill="FFFFFF"/>
        <w:spacing w:before="0" w:after="0" w:line="360" w:lineRule="auto"/>
        <w:ind w:firstLine="0"/>
        <w:rPr>
          <w:color w:val="1D1C1D"/>
        </w:rPr>
      </w:pPr>
      <w:r w:rsidRPr="0065774E">
        <w:rPr>
          <w:color w:val="1D1C1D"/>
        </w:rPr>
        <w:t xml:space="preserve">Also known as population subdivision. Non-independence among individuals in a study area/region caused by within-group biases in reproduction, usually created by </w:t>
      </w:r>
      <w:r w:rsidR="00705F75">
        <w:rPr>
          <w:color w:val="1D1C1D"/>
        </w:rPr>
        <w:t xml:space="preserve">limited migration and geneflow including </w:t>
      </w:r>
      <w:r w:rsidRPr="0065774E">
        <w:rPr>
          <w:color w:val="1D1C1D"/>
        </w:rPr>
        <w:t xml:space="preserve">spatial, temporal, or </w:t>
      </w:r>
      <w:proofErr w:type="spellStart"/>
      <w:r w:rsidRPr="0065774E">
        <w:rPr>
          <w:color w:val="1D1C1D"/>
        </w:rPr>
        <w:t>behavioral</w:t>
      </w:r>
      <w:proofErr w:type="spellEnd"/>
      <w:r w:rsidRPr="0065774E">
        <w:rPr>
          <w:color w:val="1D1C1D"/>
        </w:rPr>
        <w:t xml:space="preserve"> separation</w:t>
      </w:r>
      <w:r w:rsidR="00705F75">
        <w:rPr>
          <w:color w:val="1D1C1D"/>
        </w:rPr>
        <w:t>.</w:t>
      </w:r>
      <w:r w:rsidRPr="0065774E">
        <w:rPr>
          <w:color w:val="1D1C1D"/>
        </w:rPr>
        <w:t xml:space="preserve"> </w:t>
      </w:r>
      <w:r w:rsidR="00705F75">
        <w:rPr>
          <w:color w:val="1D1C1D"/>
        </w:rPr>
        <w:t>Population structure is characterized by divergent</w:t>
      </w:r>
      <w:r w:rsidRPr="0065774E">
        <w:rPr>
          <w:color w:val="1D1C1D"/>
        </w:rPr>
        <w:t xml:space="preserve"> allele frequenc</w:t>
      </w:r>
      <w:r w:rsidR="00705F75">
        <w:rPr>
          <w:color w:val="1D1C1D"/>
        </w:rPr>
        <w:t>ies</w:t>
      </w:r>
      <w:r w:rsidRPr="0065774E">
        <w:rPr>
          <w:color w:val="1D1C1D"/>
        </w:rPr>
        <w:t xml:space="preserve"> across loci.</w:t>
      </w:r>
    </w:p>
    <w:p w14:paraId="457744FC" w14:textId="77777777" w:rsidR="00C5435B" w:rsidRDefault="00C5435B">
      <w:pPr>
        <w:shd w:val="clear" w:color="auto" w:fill="FFFFFF"/>
        <w:spacing w:before="0" w:after="0" w:line="360" w:lineRule="auto"/>
        <w:ind w:firstLine="0"/>
        <w:rPr>
          <w:color w:val="1D1C1D"/>
        </w:rPr>
      </w:pPr>
    </w:p>
    <w:p w14:paraId="7450BDC3" w14:textId="2B7CC038" w:rsidR="00C5435B" w:rsidRDefault="00C5435B">
      <w:pPr>
        <w:shd w:val="clear" w:color="auto" w:fill="FFFFFF"/>
        <w:spacing w:before="0" w:after="0" w:line="360" w:lineRule="auto"/>
        <w:ind w:firstLine="0"/>
        <w:rPr>
          <w:color w:val="0000FF"/>
        </w:rPr>
      </w:pPr>
      <w:r>
        <w:rPr>
          <w:color w:val="0000FF"/>
        </w:rPr>
        <w:t>READ DEPTH</w:t>
      </w:r>
    </w:p>
    <w:p w14:paraId="1823B8E1" w14:textId="52C533DF" w:rsidR="00C5435B" w:rsidRPr="00C5435B" w:rsidRDefault="00C5435B">
      <w:pPr>
        <w:shd w:val="clear" w:color="auto" w:fill="FFFFFF"/>
        <w:spacing w:before="0" w:after="0" w:line="360" w:lineRule="auto"/>
        <w:ind w:firstLine="0"/>
        <w:rPr>
          <w:color w:val="0000FF"/>
        </w:rPr>
      </w:pPr>
      <w:r>
        <w:rPr>
          <w:color w:val="0000FF"/>
        </w:rPr>
        <w:t>The number of reads which cover a given</w:t>
      </w:r>
      <w:r w:rsidR="002D1EED">
        <w:rPr>
          <w:color w:val="0000FF"/>
        </w:rPr>
        <w:t xml:space="preserve"> or fixed</w:t>
      </w:r>
      <w:r>
        <w:rPr>
          <w:color w:val="0000FF"/>
        </w:rPr>
        <w:t xml:space="preserve"> genomic position. Also referred to as “coverage”.</w:t>
      </w:r>
    </w:p>
    <w:p w14:paraId="00000107" w14:textId="77777777" w:rsidR="0088299C" w:rsidRPr="0065774E" w:rsidRDefault="0088299C">
      <w:pPr>
        <w:shd w:val="clear" w:color="auto" w:fill="FFFFFF"/>
        <w:spacing w:before="0" w:after="0" w:line="360" w:lineRule="auto"/>
        <w:ind w:firstLine="0"/>
        <w:rPr>
          <w:color w:val="1D1C1D"/>
        </w:rPr>
      </w:pPr>
    </w:p>
    <w:p w14:paraId="00000108" w14:textId="77777777" w:rsidR="0088299C" w:rsidRPr="0065774E" w:rsidRDefault="00492867" w:rsidP="007E0F9B">
      <w:pPr>
        <w:keepNext/>
        <w:shd w:val="clear" w:color="auto" w:fill="FFFFFF"/>
        <w:spacing w:before="0" w:after="0" w:line="360" w:lineRule="auto"/>
        <w:ind w:firstLine="0"/>
        <w:rPr>
          <w:color w:val="1D1C1D"/>
        </w:rPr>
      </w:pPr>
      <w:r w:rsidRPr="0065774E">
        <w:rPr>
          <w:color w:val="1D1C1D"/>
        </w:rPr>
        <w:lastRenderedPageBreak/>
        <w:t>REDUCED-REPRESENTATION SEQUENCING</w:t>
      </w:r>
    </w:p>
    <w:p w14:paraId="00000109" w14:textId="77777777" w:rsidR="0088299C" w:rsidRPr="0065774E" w:rsidRDefault="00492867" w:rsidP="007E0F9B">
      <w:pPr>
        <w:keepNext/>
        <w:shd w:val="clear" w:color="auto" w:fill="FFFFFF"/>
        <w:spacing w:before="0" w:after="0" w:line="360" w:lineRule="auto"/>
        <w:ind w:firstLine="0"/>
        <w:rPr>
          <w:color w:val="1D1C1D"/>
        </w:rPr>
      </w:pPr>
      <w:r w:rsidRPr="0065774E">
        <w:rPr>
          <w:color w:val="1D1C1D"/>
        </w:rPr>
        <w:t>The sequencing of either random or targeted subsets of a genome. Common examples include Restriction-Associated Digest (RAD) sequencing, Genotyping-By-Sequencing, and targeted sequence/exon capture.</w:t>
      </w:r>
    </w:p>
    <w:p w14:paraId="0000010A" w14:textId="77777777" w:rsidR="0088299C" w:rsidRPr="0065774E" w:rsidRDefault="0088299C">
      <w:pPr>
        <w:shd w:val="clear" w:color="auto" w:fill="FFFFFF"/>
        <w:spacing w:before="0" w:after="0" w:line="360" w:lineRule="auto"/>
        <w:ind w:firstLine="0"/>
        <w:rPr>
          <w:color w:val="1D1C1D"/>
        </w:rPr>
      </w:pPr>
    </w:p>
    <w:p w14:paraId="0000010B" w14:textId="564AC7DC" w:rsidR="0088299C" w:rsidRPr="0065774E" w:rsidRDefault="00492867">
      <w:pPr>
        <w:shd w:val="clear" w:color="auto" w:fill="FFFFFF"/>
        <w:spacing w:before="0" w:after="0" w:line="360" w:lineRule="auto"/>
        <w:ind w:firstLine="0"/>
        <w:rPr>
          <w:color w:val="1D1C1D"/>
        </w:rPr>
      </w:pPr>
      <w:r w:rsidRPr="0065774E">
        <w:rPr>
          <w:color w:val="1D1C1D"/>
        </w:rPr>
        <w:t>REFERENCE</w:t>
      </w:r>
      <w:r w:rsidR="00B44246">
        <w:rPr>
          <w:color w:val="1D1C1D"/>
        </w:rPr>
        <w:t xml:space="preserve"> GENOME</w:t>
      </w:r>
    </w:p>
    <w:p w14:paraId="0000010C" w14:textId="77777777" w:rsidR="0088299C" w:rsidRDefault="00492867">
      <w:pPr>
        <w:shd w:val="clear" w:color="auto" w:fill="FFFFFF"/>
        <w:spacing w:before="0" w:after="0" w:line="360" w:lineRule="auto"/>
        <w:ind w:firstLine="0"/>
        <w:rPr>
          <w:color w:val="1D1C1D"/>
        </w:rPr>
      </w:pPr>
      <w:r w:rsidRPr="0065774E">
        <w:rPr>
          <w:color w:val="1D1C1D"/>
        </w:rPr>
        <w:t xml:space="preserve">A known, often well-annotated sequence to which reads can be aligned. Can be either a published reference genome or transcriptome for a species or a </w:t>
      </w:r>
      <w:r w:rsidRPr="007E0F9B">
        <w:rPr>
          <w:bCs/>
          <w:i/>
          <w:color w:val="1D1C1D"/>
        </w:rPr>
        <w:t xml:space="preserve">de novo </w:t>
      </w:r>
      <w:r w:rsidRPr="007E0F9B">
        <w:rPr>
          <w:bCs/>
          <w:color w:val="1D1C1D"/>
        </w:rPr>
        <w:t>reference</w:t>
      </w:r>
      <w:r w:rsidRPr="0065774E">
        <w:rPr>
          <w:color w:val="1D1C1D"/>
        </w:rPr>
        <w:t>.</w:t>
      </w:r>
    </w:p>
    <w:p w14:paraId="660543E6" w14:textId="77777777" w:rsidR="002D1EED" w:rsidRDefault="002D1EED">
      <w:pPr>
        <w:shd w:val="clear" w:color="auto" w:fill="FFFFFF"/>
        <w:spacing w:before="0" w:after="0" w:line="360" w:lineRule="auto"/>
        <w:ind w:firstLine="0"/>
        <w:rPr>
          <w:color w:val="1D1C1D"/>
        </w:rPr>
      </w:pPr>
    </w:p>
    <w:p w14:paraId="01FB8247" w14:textId="57103735" w:rsidR="00215B2D" w:rsidRDefault="00215B2D">
      <w:pPr>
        <w:shd w:val="clear" w:color="auto" w:fill="FFFFFF"/>
        <w:spacing w:before="0" w:after="0" w:line="360" w:lineRule="auto"/>
        <w:ind w:firstLine="0"/>
        <w:rPr>
          <w:color w:val="0000FF"/>
        </w:rPr>
      </w:pPr>
      <w:r>
        <w:rPr>
          <w:color w:val="0000FF"/>
        </w:rPr>
        <w:t>REFERENCE BIAS</w:t>
      </w:r>
    </w:p>
    <w:p w14:paraId="73A6DEF8" w14:textId="5F1C6192" w:rsidR="00215B2D" w:rsidRPr="00215B2D" w:rsidRDefault="00215B2D">
      <w:pPr>
        <w:shd w:val="clear" w:color="auto" w:fill="FFFFFF"/>
        <w:spacing w:before="0" w:after="0" w:line="360" w:lineRule="auto"/>
        <w:ind w:firstLine="0"/>
        <w:rPr>
          <w:color w:val="0000FF"/>
        </w:rPr>
      </w:pPr>
      <w:r>
        <w:rPr>
          <w:color w:val="0000FF"/>
        </w:rPr>
        <w:t>The propensity for reads containing the non-reference allele (the allele not noted in the reference genome) to have lower mapping quality scores or map to the wrong location</w:t>
      </w:r>
      <w:r w:rsidR="00D8121E">
        <w:rPr>
          <w:color w:val="0000FF"/>
        </w:rPr>
        <w:t xml:space="preserve"> than those containing allele noted in the reference genome.</w:t>
      </w:r>
    </w:p>
    <w:p w14:paraId="0000010D" w14:textId="77777777" w:rsidR="0088299C" w:rsidRPr="0065774E" w:rsidRDefault="0088299C">
      <w:pPr>
        <w:shd w:val="clear" w:color="auto" w:fill="FFFFFF"/>
        <w:spacing w:before="0" w:after="0" w:line="360" w:lineRule="auto"/>
        <w:ind w:firstLine="0"/>
        <w:rPr>
          <w:color w:val="1D1C1D"/>
        </w:rPr>
      </w:pPr>
    </w:p>
    <w:p w14:paraId="0000010E" w14:textId="77777777" w:rsidR="0088299C" w:rsidRPr="0065774E" w:rsidRDefault="00492867">
      <w:pPr>
        <w:shd w:val="clear" w:color="auto" w:fill="FFFFFF"/>
        <w:spacing w:before="0" w:after="0" w:line="360" w:lineRule="auto"/>
        <w:ind w:firstLine="0"/>
        <w:rPr>
          <w:color w:val="1D1C1D"/>
        </w:rPr>
      </w:pPr>
      <w:r w:rsidRPr="0065774E">
        <w:rPr>
          <w:color w:val="1D1C1D"/>
        </w:rPr>
        <w:t>SAMPLE GROUPS</w:t>
      </w:r>
    </w:p>
    <w:p w14:paraId="0000010F" w14:textId="77777777" w:rsidR="0088299C" w:rsidRPr="0065774E" w:rsidRDefault="00492867">
      <w:pPr>
        <w:shd w:val="clear" w:color="auto" w:fill="FFFFFF"/>
        <w:spacing w:before="0" w:after="0" w:line="360" w:lineRule="auto"/>
        <w:ind w:firstLine="0"/>
        <w:rPr>
          <w:color w:val="1D1C1D"/>
        </w:rPr>
      </w:pPr>
      <w:r w:rsidRPr="0065774E">
        <w:rPr>
          <w:color w:val="1D1C1D"/>
        </w:rPr>
        <w:t>Groups of samples that are not independent of each other created by natural populations, geographic or temporal variation in sampling, and/or experimental treatments.</w:t>
      </w:r>
    </w:p>
    <w:p w14:paraId="00000110" w14:textId="77777777" w:rsidR="0088299C" w:rsidRPr="0065774E" w:rsidRDefault="0088299C">
      <w:pPr>
        <w:shd w:val="clear" w:color="auto" w:fill="FFFFFF"/>
        <w:spacing w:before="0" w:after="0" w:line="360" w:lineRule="auto"/>
        <w:ind w:firstLine="0"/>
        <w:rPr>
          <w:color w:val="1D1C1D"/>
        </w:rPr>
      </w:pPr>
    </w:p>
    <w:p w14:paraId="00000111" w14:textId="77777777" w:rsidR="0088299C" w:rsidRPr="0065774E" w:rsidRDefault="00492867">
      <w:pPr>
        <w:shd w:val="clear" w:color="auto" w:fill="FFFFFF"/>
        <w:spacing w:before="0" w:after="0" w:line="360" w:lineRule="auto"/>
        <w:ind w:firstLine="0"/>
        <w:rPr>
          <w:color w:val="1D1C1D"/>
        </w:rPr>
      </w:pPr>
      <w:r w:rsidRPr="0065774E">
        <w:rPr>
          <w:color w:val="1D1C1D"/>
        </w:rPr>
        <w:t>SINGLE-NUCLEOTIDE POLYMORPHISM (SNP):</w:t>
      </w:r>
    </w:p>
    <w:p w14:paraId="00000112" w14:textId="77777777" w:rsidR="0088299C" w:rsidRPr="0065774E" w:rsidRDefault="00492867">
      <w:pPr>
        <w:shd w:val="clear" w:color="auto" w:fill="FFFFFF"/>
        <w:spacing w:before="0" w:after="0" w:line="360" w:lineRule="auto"/>
        <w:ind w:firstLine="0"/>
        <w:rPr>
          <w:color w:val="1D1C1D"/>
        </w:rPr>
      </w:pPr>
      <w:r w:rsidRPr="0065774E">
        <w:rPr>
          <w:color w:val="1D1C1D"/>
        </w:rPr>
        <w:t>A genetic variant where the allelic state of the population varies at a single base-pair.</w:t>
      </w:r>
    </w:p>
    <w:p w14:paraId="00000113" w14:textId="77777777" w:rsidR="0088299C" w:rsidRPr="0065774E" w:rsidRDefault="0088299C">
      <w:pPr>
        <w:shd w:val="clear" w:color="auto" w:fill="FFFFFF"/>
        <w:spacing w:before="0" w:after="0" w:line="360" w:lineRule="auto"/>
        <w:ind w:firstLine="0"/>
        <w:rPr>
          <w:color w:val="1D1C1D"/>
        </w:rPr>
      </w:pPr>
    </w:p>
    <w:p w14:paraId="00000114" w14:textId="77777777" w:rsidR="0088299C" w:rsidRPr="0065774E" w:rsidRDefault="00492867">
      <w:pPr>
        <w:shd w:val="clear" w:color="auto" w:fill="FFFFFF"/>
        <w:spacing w:before="0" w:after="0" w:line="360" w:lineRule="auto"/>
        <w:ind w:firstLine="0"/>
        <w:rPr>
          <w:color w:val="1D1C1D"/>
        </w:rPr>
      </w:pPr>
      <w:r w:rsidRPr="0065774E">
        <w:rPr>
          <w:color w:val="1D1C1D"/>
        </w:rPr>
        <w:t>SEQUENCING DEPTH/COVERAGE</w:t>
      </w:r>
    </w:p>
    <w:p w14:paraId="00000115" w14:textId="54AC95BE" w:rsidR="0088299C" w:rsidRPr="0065774E" w:rsidRDefault="00492867">
      <w:pPr>
        <w:shd w:val="clear" w:color="auto" w:fill="FFFFFF"/>
        <w:spacing w:before="0" w:after="0" w:line="360" w:lineRule="auto"/>
        <w:ind w:firstLine="0"/>
        <w:rPr>
          <w:color w:val="1D1C1D"/>
        </w:rPr>
      </w:pPr>
      <w:r w:rsidRPr="0065774E">
        <w:rPr>
          <w:color w:val="1D1C1D"/>
        </w:rPr>
        <w:t>The number of reads that were aligned to and overlap a particular genomic locus. More simply, the number of times a locus was sequenced.</w:t>
      </w:r>
      <w:r w:rsidR="002D1EED">
        <w:rPr>
          <w:color w:val="1D1C1D"/>
        </w:rPr>
        <w:t xml:space="preserve"> Often presented as a genome-wide average.</w:t>
      </w:r>
    </w:p>
    <w:p w14:paraId="00000116" w14:textId="77777777" w:rsidR="0088299C" w:rsidRPr="0065774E" w:rsidRDefault="0088299C">
      <w:pPr>
        <w:shd w:val="clear" w:color="auto" w:fill="FFFFFF"/>
        <w:spacing w:before="0" w:after="0" w:line="360" w:lineRule="auto"/>
        <w:ind w:firstLine="0"/>
        <w:rPr>
          <w:color w:val="1D1C1D"/>
        </w:rPr>
      </w:pPr>
    </w:p>
    <w:p w14:paraId="00000117" w14:textId="77777777" w:rsidR="0088299C" w:rsidRPr="0065774E" w:rsidRDefault="00492867">
      <w:pPr>
        <w:shd w:val="clear" w:color="auto" w:fill="FFFFFF"/>
        <w:spacing w:before="0" w:after="0" w:line="360" w:lineRule="auto"/>
        <w:ind w:firstLine="0"/>
        <w:rPr>
          <w:color w:val="1D1C1D"/>
        </w:rPr>
      </w:pPr>
      <w:r w:rsidRPr="0065774E">
        <w:rPr>
          <w:color w:val="1D1C1D"/>
        </w:rPr>
        <w:t>SINGLETON</w:t>
      </w:r>
    </w:p>
    <w:p w14:paraId="00000118" w14:textId="77777777" w:rsidR="0088299C" w:rsidRPr="0065774E" w:rsidRDefault="00492867">
      <w:pPr>
        <w:shd w:val="clear" w:color="auto" w:fill="FFFFFF"/>
        <w:spacing w:before="0" w:after="0" w:line="360" w:lineRule="auto"/>
        <w:ind w:firstLine="0"/>
        <w:rPr>
          <w:color w:val="1D1C1D"/>
        </w:rPr>
      </w:pPr>
      <w:r w:rsidRPr="0065774E">
        <w:rPr>
          <w:color w:val="1D1C1D"/>
        </w:rPr>
        <w:t>An allele sequenced only one time across all individuals. Sometimes alternatively defined as an allele sequenced in only one individual (which may be homozygous for that allele).</w:t>
      </w:r>
    </w:p>
    <w:p w14:paraId="00000119" w14:textId="77777777" w:rsidR="0088299C" w:rsidRPr="0065774E" w:rsidRDefault="0088299C">
      <w:pPr>
        <w:shd w:val="clear" w:color="auto" w:fill="FFFFFF"/>
        <w:spacing w:before="0" w:after="0" w:line="360" w:lineRule="auto"/>
        <w:ind w:firstLine="0"/>
        <w:rPr>
          <w:color w:val="1D1C1D"/>
        </w:rPr>
      </w:pPr>
    </w:p>
    <w:p w14:paraId="0000011A" w14:textId="77777777" w:rsidR="0088299C" w:rsidRPr="0065774E" w:rsidRDefault="00492867" w:rsidP="007E0F9B">
      <w:pPr>
        <w:keepNext/>
        <w:shd w:val="clear" w:color="auto" w:fill="FFFFFF"/>
        <w:spacing w:before="0" w:after="0" w:line="360" w:lineRule="auto"/>
        <w:ind w:firstLine="0"/>
        <w:rPr>
          <w:color w:val="1D1C1D"/>
        </w:rPr>
      </w:pPr>
      <w:r w:rsidRPr="0065774E">
        <w:rPr>
          <w:color w:val="1D1C1D"/>
        </w:rPr>
        <w:lastRenderedPageBreak/>
        <w:t xml:space="preserve">SITE-FREQUENCY SPECTRUM (SFS) </w:t>
      </w:r>
    </w:p>
    <w:p w14:paraId="0000011B" w14:textId="47F8E41D" w:rsidR="0088299C" w:rsidRPr="00DE4250" w:rsidRDefault="00492867" w:rsidP="007E0F9B">
      <w:pPr>
        <w:keepNext/>
        <w:shd w:val="clear" w:color="auto" w:fill="FFFFFF"/>
        <w:spacing w:before="0" w:after="0" w:line="360" w:lineRule="auto"/>
        <w:ind w:firstLine="0"/>
        <w:rPr>
          <w:color w:val="0000FF"/>
        </w:rPr>
      </w:pPr>
      <w:r w:rsidRPr="0065774E">
        <w:rPr>
          <w:color w:val="1D1C1D"/>
        </w:rPr>
        <w:t>The distribution of allele frequencies across loci within a study or sample group. Can be either an “unfolded” or “polarized” derived allele frequency spectr</w:t>
      </w:r>
      <w:r w:rsidR="00AD6642">
        <w:rPr>
          <w:color w:val="1D1C1D"/>
        </w:rPr>
        <w:t>um</w:t>
      </w:r>
      <w:r w:rsidRPr="0065774E">
        <w:rPr>
          <w:color w:val="1D1C1D"/>
        </w:rPr>
        <w:t xml:space="preserve"> which describe the frequency distribution of derived alleles or a “folded” or “unpolarized” minor</w:t>
      </w:r>
      <w:r w:rsidRPr="0065774E">
        <w:rPr>
          <w:b/>
          <w:color w:val="1D1C1D"/>
        </w:rPr>
        <w:t xml:space="preserve"> </w:t>
      </w:r>
      <w:r w:rsidRPr="0065774E">
        <w:rPr>
          <w:color w:val="1D1C1D"/>
        </w:rPr>
        <w:t>allele frequency spectr</w:t>
      </w:r>
      <w:r w:rsidR="00AD6642">
        <w:rPr>
          <w:color w:val="1D1C1D"/>
        </w:rPr>
        <w:t>um</w:t>
      </w:r>
      <w:r w:rsidRPr="0065774E">
        <w:rPr>
          <w:color w:val="1D1C1D"/>
        </w:rPr>
        <w:t xml:space="preserve"> which describes the frequency distribution of the minor alleles. Also known as the allele frequency distribution.</w:t>
      </w:r>
      <w:r w:rsidR="00DE4250">
        <w:rPr>
          <w:color w:val="1D1C1D"/>
        </w:rPr>
        <w:t xml:space="preserve"> </w:t>
      </w:r>
      <w:r w:rsidR="00DE4250">
        <w:rPr>
          <w:color w:val="0000FF"/>
        </w:rPr>
        <w:t>Can provide evidence for different population demographic histories.</w:t>
      </w:r>
    </w:p>
    <w:p w14:paraId="0000011C" w14:textId="77777777" w:rsidR="0088299C" w:rsidRPr="0065774E" w:rsidRDefault="0088299C">
      <w:pPr>
        <w:shd w:val="clear" w:color="auto" w:fill="FFFFFF"/>
        <w:spacing w:before="0" w:after="0" w:line="360" w:lineRule="auto"/>
        <w:ind w:firstLine="0"/>
        <w:rPr>
          <w:color w:val="1D1C1D"/>
        </w:rPr>
      </w:pPr>
    </w:p>
    <w:p w14:paraId="0000011D" w14:textId="77777777" w:rsidR="0088299C" w:rsidRPr="0065774E" w:rsidRDefault="00492867">
      <w:pPr>
        <w:shd w:val="clear" w:color="auto" w:fill="FFFFFF"/>
        <w:spacing w:before="0" w:after="0" w:line="360" w:lineRule="auto"/>
        <w:ind w:firstLine="0"/>
        <w:rPr>
          <w:color w:val="1D1C1D"/>
        </w:rPr>
      </w:pPr>
      <w:r w:rsidRPr="0065774E">
        <w:rPr>
          <w:color w:val="1D1C1D"/>
        </w:rPr>
        <w:t>STRUCTURAL VARIANTS</w:t>
      </w:r>
    </w:p>
    <w:p w14:paraId="0000011E" w14:textId="65845472" w:rsidR="0088299C" w:rsidRPr="0065774E" w:rsidRDefault="00492867">
      <w:pPr>
        <w:shd w:val="clear" w:color="auto" w:fill="FFFFFF"/>
        <w:spacing w:before="0" w:after="0" w:line="360" w:lineRule="auto"/>
        <w:ind w:firstLine="0"/>
        <w:rPr>
          <w:color w:val="1D1C1D"/>
        </w:rPr>
      </w:pPr>
      <w:r w:rsidRPr="0065774E">
        <w:rPr>
          <w:color w:val="1D1C1D"/>
        </w:rPr>
        <w:t>Genetic variants which are caused by underlying variation in the order, number, and/or arrangement of loci.</w:t>
      </w:r>
    </w:p>
    <w:p w14:paraId="0000011F" w14:textId="77777777" w:rsidR="0088299C" w:rsidRPr="0065774E" w:rsidRDefault="0088299C">
      <w:pPr>
        <w:shd w:val="clear" w:color="auto" w:fill="FFFFFF"/>
        <w:spacing w:before="0" w:after="0" w:line="360" w:lineRule="auto"/>
        <w:ind w:firstLine="0"/>
        <w:rPr>
          <w:color w:val="1D1C1D"/>
        </w:rPr>
      </w:pPr>
    </w:p>
    <w:p w14:paraId="00000120" w14:textId="77777777" w:rsidR="0088299C" w:rsidRPr="0065774E" w:rsidRDefault="00492867">
      <w:pPr>
        <w:shd w:val="clear" w:color="auto" w:fill="FFFFFF"/>
        <w:spacing w:before="0" w:after="0" w:line="360" w:lineRule="auto"/>
        <w:ind w:firstLine="0"/>
        <w:rPr>
          <w:color w:val="1D1C1D"/>
        </w:rPr>
      </w:pPr>
      <w:r w:rsidRPr="0065774E">
        <w:rPr>
          <w:color w:val="1D1C1D"/>
        </w:rPr>
        <w:t>STUDY-WIDE FILTERING</w:t>
      </w:r>
    </w:p>
    <w:p w14:paraId="00000121" w14:textId="4F718FC1" w:rsidR="0088299C" w:rsidRDefault="00492867">
      <w:pPr>
        <w:shd w:val="clear" w:color="auto" w:fill="FFFFFF"/>
        <w:spacing w:before="0" w:after="0" w:line="360" w:lineRule="auto"/>
        <w:ind w:firstLine="0"/>
        <w:rPr>
          <w:color w:val="1D1C1D"/>
        </w:rPr>
      </w:pPr>
      <w:r w:rsidRPr="0065774E">
        <w:rPr>
          <w:color w:val="1D1C1D"/>
        </w:rPr>
        <w:t>Applying a filtering threshold globally (</w:t>
      </w:r>
      <w:r w:rsidR="00AF6284">
        <w:rPr>
          <w:color w:val="1D1C1D"/>
        </w:rPr>
        <w:t xml:space="preserve">simultaneously </w:t>
      </w:r>
      <w:r w:rsidRPr="0065774E">
        <w:rPr>
          <w:color w:val="1D1C1D"/>
        </w:rPr>
        <w:t>across</w:t>
      </w:r>
      <w:r w:rsidR="00AF6284">
        <w:rPr>
          <w:color w:val="1D1C1D"/>
        </w:rPr>
        <w:t xml:space="preserve"> all samples in</w:t>
      </w:r>
      <w:r w:rsidRPr="0065774E">
        <w:rPr>
          <w:color w:val="1D1C1D"/>
        </w:rPr>
        <w:t xml:space="preserve"> the entire dataset</w:t>
      </w:r>
      <w:r w:rsidR="00AF6284">
        <w:rPr>
          <w:color w:val="1D1C1D"/>
        </w:rPr>
        <w:t xml:space="preserve"> without respect to their provenance or treatment</w:t>
      </w:r>
      <w:r w:rsidRPr="0065774E">
        <w:rPr>
          <w:color w:val="1D1C1D"/>
        </w:rPr>
        <w:t xml:space="preserve">) rather than separately within each sample group. </w:t>
      </w:r>
    </w:p>
    <w:p w14:paraId="2F97639E" w14:textId="77777777" w:rsidR="002F1326" w:rsidRDefault="002F1326">
      <w:pPr>
        <w:shd w:val="clear" w:color="auto" w:fill="FFFFFF"/>
        <w:spacing w:before="0" w:after="0" w:line="360" w:lineRule="auto"/>
        <w:ind w:firstLine="0"/>
        <w:rPr>
          <w:color w:val="1D1C1D"/>
        </w:rPr>
      </w:pPr>
    </w:p>
    <w:p w14:paraId="209376B1" w14:textId="333D9D05" w:rsidR="002F1326" w:rsidRDefault="002F1326">
      <w:pPr>
        <w:shd w:val="clear" w:color="auto" w:fill="FFFFFF"/>
        <w:spacing w:before="0" w:after="0" w:line="360" w:lineRule="auto"/>
        <w:ind w:firstLine="0"/>
        <w:rPr>
          <w:color w:val="0000FF"/>
        </w:rPr>
      </w:pPr>
      <w:r>
        <w:rPr>
          <w:color w:val="0000FF"/>
        </w:rPr>
        <w:t>VCF FILE</w:t>
      </w:r>
    </w:p>
    <w:p w14:paraId="6566F668" w14:textId="48721D9D" w:rsidR="002F1326" w:rsidRPr="002F1326" w:rsidRDefault="002F1326">
      <w:pPr>
        <w:shd w:val="clear" w:color="auto" w:fill="FFFFFF"/>
        <w:spacing w:before="0" w:after="0" w:line="360" w:lineRule="auto"/>
        <w:ind w:firstLine="0"/>
        <w:rPr>
          <w:color w:val="0000FF"/>
        </w:rPr>
      </w:pPr>
      <w:r>
        <w:rPr>
          <w:color w:val="0000FF"/>
        </w:rPr>
        <w:t>A file in the Variant Call Format</w:t>
      </w:r>
      <w:r w:rsidR="00C43FAB">
        <w:rPr>
          <w:color w:val="0000FF"/>
        </w:rPr>
        <w:t>, which contains genotype calls (or likelihoods, posteriors, etc) alongside a flexible suite of metadata such as filtering and processing history and quality information.</w:t>
      </w:r>
    </w:p>
    <w:p w14:paraId="00000122" w14:textId="77777777" w:rsidR="0088299C" w:rsidRPr="0065774E" w:rsidRDefault="0088299C">
      <w:pPr>
        <w:shd w:val="clear" w:color="auto" w:fill="FFFFFF"/>
        <w:spacing w:before="0" w:after="0" w:line="360" w:lineRule="auto"/>
        <w:ind w:firstLine="0"/>
        <w:rPr>
          <w:color w:val="1D1C1D"/>
        </w:rPr>
      </w:pPr>
    </w:p>
    <w:p w14:paraId="00000123" w14:textId="77777777" w:rsidR="0088299C" w:rsidRPr="0065774E" w:rsidRDefault="00492867">
      <w:pPr>
        <w:keepNext/>
        <w:shd w:val="clear" w:color="auto" w:fill="FFFFFF"/>
        <w:spacing w:before="0" w:after="0" w:line="360" w:lineRule="auto"/>
        <w:ind w:firstLine="0"/>
        <w:rPr>
          <w:color w:val="1D1C1D"/>
        </w:rPr>
      </w:pPr>
      <w:r w:rsidRPr="0065774E">
        <w:rPr>
          <w:color w:val="1D1C1D"/>
        </w:rPr>
        <w:t>WAHLUND EFFECT</w:t>
      </w:r>
    </w:p>
    <w:p w14:paraId="00000124" w14:textId="2156A86E" w:rsidR="0088299C" w:rsidRPr="0065774E" w:rsidRDefault="00492867">
      <w:pPr>
        <w:keepNext/>
        <w:shd w:val="clear" w:color="auto" w:fill="FFFFFF"/>
        <w:spacing w:before="0" w:after="0" w:line="360" w:lineRule="auto"/>
        <w:ind w:firstLine="0"/>
        <w:rPr>
          <w:color w:val="1D1C1D"/>
        </w:rPr>
      </w:pPr>
      <w:r w:rsidRPr="0065774E">
        <w:rPr>
          <w:color w:val="1D1C1D"/>
        </w:rPr>
        <w:t>A reduction in observed homozygosity (</w:t>
      </w:r>
      <m:oMath>
        <m:r>
          <w:rPr>
            <w:rFonts w:ascii="Cambria Math" w:hAnsi="Cambria Math"/>
            <w:color w:val="1D1C1D"/>
          </w:rPr>
          <m:t>Ho&gt;He</m:t>
        </m:r>
      </m:oMath>
      <w:r w:rsidRPr="0065774E">
        <w:rPr>
          <w:color w:val="1D1C1D"/>
        </w:rPr>
        <w:t xml:space="preserve">) at many/most loci caused by underlying population structure. When multiple (sub)populations are included in a sample, any differences in allele frequency between (sub)populations will cause there to be considerably more </w:t>
      </w:r>
      <w:r w:rsidRPr="0065774E">
        <w:rPr>
          <w:color w:val="0000FF"/>
        </w:rPr>
        <w:t>homozygous</w:t>
      </w:r>
      <w:r w:rsidRPr="0065774E">
        <w:rPr>
          <w:color w:val="1D1C1D"/>
        </w:rPr>
        <w:t xml:space="preserve"> individuals at those loci than would be expected under HWP (causing an elevated </w:t>
      </w:r>
      <w:r w:rsidRPr="0065774E">
        <w:rPr>
          <w:i/>
          <w:color w:val="1D1C1D"/>
        </w:rPr>
        <w:t>F</w:t>
      </w:r>
      <w:r w:rsidRPr="0065774E">
        <w:rPr>
          <w:color w:val="1D1C1D"/>
          <w:vertAlign w:val="subscript"/>
        </w:rPr>
        <w:t>IS</w:t>
      </w:r>
      <w:r w:rsidRPr="0065774E">
        <w:rPr>
          <w:color w:val="1D1C1D"/>
        </w:rPr>
        <w:t xml:space="preserve">). </w:t>
      </w:r>
    </w:p>
    <w:p w14:paraId="00000125" w14:textId="77777777" w:rsidR="0088299C" w:rsidRPr="0065774E" w:rsidRDefault="0088299C">
      <w:pPr>
        <w:shd w:val="clear" w:color="auto" w:fill="FFFFFF"/>
        <w:spacing w:before="0" w:after="0" w:line="360" w:lineRule="auto"/>
        <w:ind w:firstLine="0"/>
        <w:rPr>
          <w:color w:val="1D1C1D"/>
        </w:rPr>
      </w:pPr>
    </w:p>
    <w:p w14:paraId="00000126" w14:textId="77777777" w:rsidR="0088299C" w:rsidRPr="0065774E" w:rsidRDefault="00492867">
      <w:pPr>
        <w:shd w:val="clear" w:color="auto" w:fill="FFFFFF"/>
        <w:spacing w:before="0" w:after="0" w:line="360" w:lineRule="auto"/>
        <w:ind w:firstLine="0"/>
        <w:rPr>
          <w:color w:val="1D1C1D"/>
        </w:rPr>
      </w:pPr>
      <w:r w:rsidRPr="0065774E">
        <w:rPr>
          <w:color w:val="1D1C1D"/>
        </w:rPr>
        <w:t>WITHIN-GROUP FILTERING</w:t>
      </w:r>
    </w:p>
    <w:p w14:paraId="00000127" w14:textId="65545543" w:rsidR="0088299C" w:rsidRPr="0065774E" w:rsidRDefault="00492867">
      <w:pPr>
        <w:widowControl w:val="0"/>
        <w:spacing w:before="0" w:after="0" w:line="360" w:lineRule="auto"/>
        <w:ind w:firstLine="0"/>
        <w:rPr>
          <w:color w:val="1D1C1D"/>
        </w:rPr>
      </w:pPr>
      <w:r w:rsidRPr="0065774E">
        <w:rPr>
          <w:color w:val="1D1C1D"/>
        </w:rPr>
        <w:t xml:space="preserve">Applying a filtering threshold within </w:t>
      </w:r>
      <w:r w:rsidR="00AF6284">
        <w:rPr>
          <w:color w:val="1D1C1D"/>
        </w:rPr>
        <w:t xml:space="preserve">each sample </w:t>
      </w:r>
      <w:r w:rsidRPr="0065774E">
        <w:rPr>
          <w:color w:val="1D1C1D"/>
        </w:rPr>
        <w:t>group separately rather than</w:t>
      </w:r>
      <w:r w:rsidR="00AF6284">
        <w:rPr>
          <w:color w:val="1D1C1D"/>
        </w:rPr>
        <w:t xml:space="preserve"> across all </w:t>
      </w:r>
      <w:r w:rsidR="00AF6284">
        <w:rPr>
          <w:color w:val="1D1C1D"/>
        </w:rPr>
        <w:lastRenderedPageBreak/>
        <w:t>individuals simultaneously (</w:t>
      </w:r>
      <w:r w:rsidR="00AF6284" w:rsidRPr="007E0F9B">
        <w:rPr>
          <w:i/>
          <w:iCs/>
          <w:color w:val="1D1C1D"/>
        </w:rPr>
        <w:t>e.g.,</w:t>
      </w:r>
      <w:r w:rsidR="00AF6284">
        <w:rPr>
          <w:color w:val="1D1C1D"/>
        </w:rPr>
        <w:t xml:space="preserve"> study-</w:t>
      </w:r>
      <w:proofErr w:type="gramStart"/>
      <w:r w:rsidR="00AF6284">
        <w:rPr>
          <w:color w:val="1D1C1D"/>
        </w:rPr>
        <w:t>wide</w:t>
      </w:r>
      <w:proofErr w:type="gramEnd"/>
      <w:r w:rsidR="00AF6284">
        <w:rPr>
          <w:color w:val="1D1C1D"/>
        </w:rPr>
        <w:t xml:space="preserve"> or</w:t>
      </w:r>
      <w:r w:rsidRPr="0065774E">
        <w:rPr>
          <w:color w:val="1D1C1D"/>
        </w:rPr>
        <w:t xml:space="preserve"> globally</w:t>
      </w:r>
      <w:r w:rsidR="00AF6284">
        <w:rPr>
          <w:color w:val="1D1C1D"/>
        </w:rPr>
        <w:t>)</w:t>
      </w:r>
      <w:r w:rsidRPr="0065774E">
        <w:rPr>
          <w:color w:val="1D1C1D"/>
        </w:rPr>
        <w:t xml:space="preserve">. </w:t>
      </w:r>
    </w:p>
    <w:p w14:paraId="00000128" w14:textId="77777777" w:rsidR="0088299C" w:rsidRPr="0065774E" w:rsidRDefault="0088299C">
      <w:pPr>
        <w:widowControl w:val="0"/>
        <w:spacing w:before="0" w:after="0" w:line="360" w:lineRule="auto"/>
        <w:ind w:firstLine="0"/>
        <w:rPr>
          <w:color w:val="1D1C1D"/>
        </w:rPr>
      </w:pPr>
    </w:p>
    <w:p w14:paraId="00000129" w14:textId="77777777" w:rsidR="0088299C" w:rsidRPr="0065774E" w:rsidRDefault="00492867">
      <w:pPr>
        <w:keepNext/>
        <w:widowControl w:val="0"/>
        <w:spacing w:before="0" w:after="0" w:line="360" w:lineRule="auto"/>
        <w:ind w:firstLine="0"/>
        <w:rPr>
          <w:color w:val="1D1C1D"/>
        </w:rPr>
      </w:pPr>
      <w:r w:rsidRPr="0065774E">
        <w:rPr>
          <w:color w:val="1D1C1D"/>
        </w:rPr>
        <w:t>WHOLE-GENOME SEQUENCING</w:t>
      </w:r>
    </w:p>
    <w:p w14:paraId="0000012A" w14:textId="77777777" w:rsidR="0088299C" w:rsidRPr="0065774E" w:rsidRDefault="00492867">
      <w:pPr>
        <w:keepNext/>
        <w:spacing w:before="0" w:after="0" w:line="360" w:lineRule="auto"/>
        <w:ind w:firstLine="0"/>
      </w:pPr>
      <w:r w:rsidRPr="0065774E">
        <w:rPr>
          <w:color w:val="1D1C1D"/>
        </w:rPr>
        <w:t>Sequencing the entire genome without any attempt to target specific regions (in contrast to reduced-representation sequencing). Usually entails “shotgun” sequencing and results in many more sequenced loci than reduced representation sequencing.</w:t>
      </w:r>
    </w:p>
    <w:p w14:paraId="0000012B" w14:textId="77777777" w:rsidR="0088299C" w:rsidRPr="0065774E" w:rsidRDefault="00492867" w:rsidP="0065774E">
      <w:pPr>
        <w:suppressLineNumbers/>
        <w:spacing w:before="0" w:after="0"/>
        <w:rPr>
          <w:color w:val="2F5496"/>
        </w:rPr>
      </w:pPr>
      <w:r w:rsidRPr="0065774E">
        <w:br w:type="page"/>
      </w:r>
    </w:p>
    <w:p w14:paraId="0000012C" w14:textId="77777777" w:rsidR="0088299C" w:rsidRPr="0065774E" w:rsidRDefault="00492867">
      <w:pPr>
        <w:spacing w:before="0" w:after="0" w:line="240" w:lineRule="auto"/>
        <w:ind w:firstLine="0"/>
        <w:rPr>
          <w:b/>
          <w:color w:val="0000FF"/>
        </w:rPr>
      </w:pPr>
      <w:r w:rsidRPr="0065774E">
        <w:rPr>
          <w:b/>
          <w:color w:val="0000FF"/>
        </w:rPr>
        <w:lastRenderedPageBreak/>
        <w:t>Box 1: Effects of Filtering</w:t>
      </w:r>
    </w:p>
    <w:p w14:paraId="0000012D" w14:textId="7FA49038" w:rsidR="0088299C" w:rsidRPr="0065774E" w:rsidRDefault="00492867" w:rsidP="0065774E">
      <w:pPr>
        <w:spacing w:after="0"/>
        <w:ind w:firstLine="0"/>
        <w:rPr>
          <w:color w:val="0000FF"/>
        </w:rPr>
      </w:pPr>
      <w:r w:rsidRPr="0065774E">
        <w:rPr>
          <w:color w:val="0000FF"/>
        </w:rPr>
        <w:t>Genomic filtering choices can have substantial effects on downstream analyses that are not necessarily consistent across sample</w:t>
      </w:r>
      <w:r w:rsidR="00F12B54">
        <w:rPr>
          <w:color w:val="0000FF"/>
        </w:rPr>
        <w:t xml:space="preserve"> collections</w:t>
      </w:r>
      <w:r w:rsidRPr="0065774E">
        <w:rPr>
          <w:color w:val="0000FF"/>
        </w:rPr>
        <w:t>, populations, or statistical methods. We used ten empirical datasets (</w:t>
      </w:r>
      <w:r w:rsidRPr="0065774E">
        <w:rPr>
          <w:i/>
          <w:color w:val="0000FF"/>
        </w:rPr>
        <w:t>Arabidopsis</w:t>
      </w:r>
      <w:r w:rsidR="00135CD1" w:rsidRPr="0065774E">
        <w:rPr>
          <w:i/>
          <w:color w:val="0000FF"/>
        </w:rPr>
        <w:fldChar w:fldCharType="begin"/>
      </w:r>
      <w:r w:rsidR="00477F8C">
        <w:rPr>
          <w:i/>
          <w:color w:val="0000FF"/>
        </w:rPr>
        <w:instrText xml:space="preserve"> ADDIN ZOTERO_ITEM CSL_CITATION {"citationID":"FdEw7wXz","properties":{"formattedCitation":"\\super 129\\nosupersub{}","plainCitation":"129","noteIndex":0},"citationItems":[{"id":5648,"uris":["http://zotero.org/users/10196124/items/J8F8GCTZ"],"itemData":{"id":5648,"type":"article-journal","abstract":"Summary\nArabidopsis thaliana serves as a model organism for the study of fundamental physiological, cellular, and molecular processes. It has also greatly advanced our understanding of intraspecific genome variation. We present a detailed map of variation in 1,135 high-quality re-sequenced natural inbred lines representing the native Eurasian and North African range and recently colonized North America. We identify relict populations that continue to inhabit ancestral habitats, primarily in the Iberian Peninsula. They have mixed with a lineage that has spread to northern latitudes from an unknown glacial refugium and is now found in a much broader spectrum of habitats. Insights into the history of the species and the fine-scale distribution of genetic diversity provide the basis for full exploitation of A. thaliana natural variation through integration of genomes and epigenomes with molecular and non-molecular phenotypes.","container-title":"Cell","DOI":"10.1016/j.cell.2016.05.063","ISSN":"0092-8674","issue":"2","journalAbbreviation":"Cell","page":"481-491","title":"1,135 Genomes Reveal the Global Pattern of Polymorphism in Arabidopsis thaliana","volume":"166","author":[{"family":"Alonso-Blanco","given":"Carlos"},{"family":"Andrade","given":"Jorge"},{"family":"Becker","given":"Claude"},{"family":"Bemm","given":"Felix"},{"family":"Bergelson","given":"Joy"},{"family":"Borgwardt","given":"Karsten M."},{"family":"Cao","given":"Jun"},{"family":"Chae","given":"Eunyoung"},{"family":"Dezwaan","given":"Todd M."},{"family":"Ding","given":"Wei"},{"family":"Ecker","given":"Joseph R."},{"family":"Exposito-Alonso","given":"Moises"},{"family":"Farlow","given":"Ashley"},{"family":"Fitz","given":"Joffrey"},{"family":"Gan","given":"Xiangchao"},{"family":"Grimm","given":"Dominik G."},{"family":"Hancock","given":"Angela M."},{"family":"Henz","given":"Stefan R."},{"family":"Holm","given":"Svante"},{"family":"Horton","given":"Matthew"},{"family":"Jarsulic","given":"Mike"},{"family":"Kerstetter","given":"Randall A."},{"family":"Korte","given":"Arthur"},{"family":"Korte","given":"Pamela"},{"family":"Lanz","given":"Christa"},{"family":"Lee","given":"Cheng-Ruei"},{"family":"Meng","given":"Dazhe"},{"family":"Michael","given":"Todd P."},{"family":"Mott","given":"Richard"},{"family":"Muliyati","given":"Ni Wayan"},{"family":"Nägele","given":"Thomas"},{"family":"Nagler","given":"Matthias"},{"family":"Nizhynska","given":"Viktoria"},{"family":"Nordborg","given":"Magnus"},{"family":"Novikova","given":"Polina Yu."},{"family":"Picó","given":"F. Xavier"},{"family":"Platzer","given":"Alexander"},{"family":"Rabanal","given":"Fernando A."},{"family":"Rodriguez","given":"Alex"},{"family":"Rowan","given":"Beth A."},{"family":"Salomé","given":"Patrice A."},{"family":"Schmid","given":"Karl J."},{"family":"Schmitz","given":"Robert J."},{"family":"Seren","given":"Ümit"},{"family":"Sperone","given":"Felice Gianluca"},{"family":"Sudkamp","given":"Mitchell"},{"family":"Svardal","given":"Hannes"},{"family":"Tanzer","given":"Matt M."},{"family":"Todd","given":"Donald"},{"family":"Volchenboum","given":"Samuel L."},{"family":"Wang","given":"Congmao"},{"family":"Wang","given":"George"},{"family":"Wang","given":"Xi"},{"family":"Weckwerth","given":"Wolfram"},{"family":"Weigel","given":"Detlef"},{"family":"Zhou","given":"Xuefeng"}],"issued":{"date-parts":[["2016",7,14]]},"citation-key":"alonso-blanco135GenomesReveal2016"}}],"schema":"https://github.com/citation-style-language/schema/raw/master/csl-citation.json"} </w:instrText>
      </w:r>
      <w:r w:rsidR="00135CD1" w:rsidRPr="0065774E">
        <w:rPr>
          <w:i/>
          <w:color w:val="0000FF"/>
        </w:rPr>
        <w:fldChar w:fldCharType="separate"/>
      </w:r>
      <w:r w:rsidR="00477F8C" w:rsidRPr="00477F8C">
        <w:rPr>
          <w:vertAlign w:val="superscript"/>
        </w:rPr>
        <w:t>129</w:t>
      </w:r>
      <w:r w:rsidR="00135CD1" w:rsidRPr="0065774E">
        <w:rPr>
          <w:i/>
          <w:color w:val="0000FF"/>
        </w:rPr>
        <w:fldChar w:fldCharType="end"/>
      </w:r>
      <w:r w:rsidRPr="0065774E">
        <w:rPr>
          <w:color w:val="0000FF"/>
        </w:rPr>
        <w:t xml:space="preserve">, </w:t>
      </w:r>
      <w:r w:rsidRPr="0065774E">
        <w:rPr>
          <w:i/>
          <w:color w:val="0000FF"/>
        </w:rPr>
        <w:t>Daphnia</w:t>
      </w:r>
      <w:r w:rsidR="00135CD1" w:rsidRPr="0065774E">
        <w:rPr>
          <w:i/>
          <w:color w:val="0000FF"/>
        </w:rPr>
        <w:fldChar w:fldCharType="begin"/>
      </w:r>
      <w:r w:rsidR="00477F8C">
        <w:rPr>
          <w:i/>
          <w:color w:val="0000FF"/>
        </w:rPr>
        <w:instrText xml:space="preserve"> ADDIN ZOTERO_ITEM CSL_CITATION {"citationID":"k3T1HD3D","properties":{"formattedCitation":"\\super 130\\nosupersub{}","plainCitation":"130","noteIndex":0},"citationItems":[{"id":5524,"uris":["http://zotero.org/users/10196124/items/AKQKA52L"],"itemData":{"id":5524,"type":"article-journal","abstract":"The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00477F8C">
        <w:rPr>
          <w:rFonts w:ascii="Cambria Math" w:hAnsi="Cambria Math" w:cs="Cambria Math"/>
          <w:i/>
          <w:color w:val="0000FF"/>
        </w:rPr>
        <w:instrText>∼</w:instrText>
      </w:r>
      <w:r w:rsidR="00477F8C">
        <w:rPr>
          <w:i/>
          <w:color w:val="0000FF"/>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00135CD1" w:rsidRPr="0065774E">
        <w:rPr>
          <w:i/>
          <w:color w:val="0000FF"/>
        </w:rPr>
        <w:fldChar w:fldCharType="separate"/>
      </w:r>
      <w:r w:rsidR="00477F8C" w:rsidRPr="00477F8C">
        <w:rPr>
          <w:vertAlign w:val="superscript"/>
        </w:rPr>
        <w:t>130</w:t>
      </w:r>
      <w:r w:rsidR="00135CD1" w:rsidRPr="0065774E">
        <w:rPr>
          <w:i/>
          <w:color w:val="0000FF"/>
        </w:rPr>
        <w:fldChar w:fldCharType="end"/>
      </w:r>
      <w:r w:rsidRPr="0065774E">
        <w:rPr>
          <w:color w:val="0000FF"/>
        </w:rPr>
        <w:t xml:space="preserve">, </w:t>
      </w:r>
      <w:r w:rsidR="007F0BCB">
        <w:rPr>
          <w:color w:val="0000FF"/>
        </w:rPr>
        <w:t>W</w:t>
      </w:r>
      <w:r w:rsidRPr="0065774E">
        <w:rPr>
          <w:color w:val="0000FF"/>
        </w:rPr>
        <w:t>hite-tailed deer</w:t>
      </w:r>
      <w:r w:rsidR="0048765C" w:rsidRPr="0065774E">
        <w:rPr>
          <w:color w:val="0000FF"/>
        </w:rPr>
        <w:fldChar w:fldCharType="begin"/>
      </w:r>
      <w:r w:rsidR="00477F8C">
        <w:rPr>
          <w:color w:val="0000FF"/>
        </w:rPr>
        <w:instrText xml:space="preserve"> ADDIN ZOTERO_ITEM CSL_CITATION {"citationID":"lexXk3fv","properties":{"formattedCitation":"\\super 131\\nosupersub{}","plainCitation":"131","noteIndex":0},"citationItems":[{"id":5650,"uris":["http://zotero.org/users/10196124/items/NPM5QXDF"],"itemData":{"id":5650,"type":"article-journal","abstract":"Abstract Under the ecological speciation model, divergent selection acts on ecological differences between populations, gradually creating barriers to gene flow and ultimately leading to reproductive isolation. Hybridisation is part of this continuum and can both promote and inhibit the speciation process. Here, we used white-tailed (Odocoileus virginianus) and mule deer (O. hemionus) to investigate patterns of speciation in hybridizing sister species. We quantified genome-wide historical introgression and performed genome scans to look for signatures of four different selection scenarios. Despite ample modern evidence of hybridisation, we found negligible patterns of ancestral introgression and no signatures of divergence with gene flow, rather localized patterns of allopatric and balancing selection were detected across the genome. Genes under balancing selection were related to immunity, MHC and sensory perception of smell, the latter of which is consistent with deer biology. The deficiency of historical gene-flow suggests that white-tailed and mule deer were spatially separated during the glaciation cycles of the Pleistocene and genome wide differentiation accrued via genetic drift. Dobzhansky-Muller incompatibilities and selection against hybrids are hypothesised to be acting, and diversity correlations to recombination rates suggests these sister species are far along the speciation continuum.","container-title":"Molecular Ecology","DOI":"10.1111/mec.16824","ISSN":"0962-1083","issue":"5","journalAbbreviation":"Molecular Ecology","note":"publisher: John Wiley &amp; Sons, Ltd","page":"1117-1132","title":"Speciation without gene-flow in hybridizing deer","volume":"32","author":[{"family":"Kessler","given":"Camille"},{"family":"Wootton","given":"Eric"},{"family":"Shafer","given":"Aaron B. A."}],"issued":{"date-parts":[["2023",3,1]]},"citation-key":"kesslerSpeciationGeneflowHybridizing2023"}}],"schema":"https://github.com/citation-style-language/schema/raw/master/csl-citation.json"} </w:instrText>
      </w:r>
      <w:r w:rsidR="0048765C" w:rsidRPr="0065774E">
        <w:rPr>
          <w:color w:val="0000FF"/>
        </w:rPr>
        <w:fldChar w:fldCharType="separate"/>
      </w:r>
      <w:r w:rsidR="00477F8C" w:rsidRPr="00477F8C">
        <w:rPr>
          <w:vertAlign w:val="superscript"/>
        </w:rPr>
        <w:t>131</w:t>
      </w:r>
      <w:r w:rsidR="0048765C" w:rsidRPr="0065774E">
        <w:rPr>
          <w:color w:val="0000FF"/>
        </w:rPr>
        <w:fldChar w:fldCharType="end"/>
      </w:r>
      <w:r w:rsidRPr="0065774E">
        <w:rPr>
          <w:color w:val="0000FF"/>
        </w:rPr>
        <w:t xml:space="preserve">, </w:t>
      </w:r>
      <w:r w:rsidR="007F0BCB">
        <w:rPr>
          <w:color w:val="0000FF"/>
        </w:rPr>
        <w:t>M</w:t>
      </w:r>
      <w:r w:rsidRPr="0065774E">
        <w:rPr>
          <w:color w:val="0000FF"/>
        </w:rPr>
        <w:t>ountain goats</w:t>
      </w:r>
      <w:r w:rsidR="0048765C" w:rsidRPr="0065774E">
        <w:rPr>
          <w:color w:val="0000FF"/>
        </w:rPr>
        <w:fldChar w:fldCharType="begin"/>
      </w:r>
      <w:r w:rsidR="00477F8C">
        <w:rPr>
          <w:color w:val="0000FF"/>
        </w:rPr>
        <w:instrText xml:space="preserve"> ADDIN ZOTERO_ITEM CSL_CITATION {"citationID":"E1sprhtH","properties":{"formattedCitation":"\\super 132\\nosupersub{}","plainCitation":"132","noteIndex":0},"citationItems":[{"id":5651,"uris":["http://zotero.org/users/10196124/items/5F8GCFKI"],"itemData":{"id":5651,"type":"article-journal","abstract":"Genomes capture the adaptive and demographic history of a species, but the choice of sequencing strategy and sample size can impact such inferences. We compared whole genome and reduced representation sequencing approaches to study the population demographic and adaptive signals of the North American mountain goat (Oreamnos americanus). We applied the restriction site-associated DNA sequencing (RADseq) approach to 254 individuals and whole genome resequencing (WGS) approach to 35 individuals across the species range at mid-level coverage (9X) and to 5 individuals at high coverage (30X). We used ANGSD to estimate the genotype likelihoods and estimated the effective population size (Ne), population structure, and explicitly modelled the demographic history with δaδi and MSMC2. The data sets were overall concordant in supporting a glacial induced vicariance and extremely low Ne in mountain goats. We evaluated a set of climatic variables and geographic location as predictors of genetic diversity using redundancy analysis. A moderate proportion of total variance (36% for WGS and 21% for RADseq data sets) was explained by geography and climate variables; both data sets support a large impact of drift and some degree of local adaptation. The empirical similarities of WGS and RADseq presented herein reassuringly suggest that both approaches will recover large demographic and adaptive signals in a population; however, WGS offers several advantages over RADseq, such as inferring adaptive processes and calculating runs-of-homozygosity estimates. Considering the predicted climate-induced changes in alpine environments and the genetically depauperate mountain goat, the long-term adaptive capabilities of this enigmatic species are questionable.","container-title":"Heredity","DOI":"10.1038/s41437-023-00643-4","ISSN":"1365-2540","issue":"4","journalAbbreviation":"Heredity","page":"273-281","title":"Contrasting whole-genome and reduced representation sequencing for population demographic and adaptive inference: an alpine mammal case study","volume":"131","author":[{"family":"Martchenko","given":"Daria"},{"family":"Shafer","given":"Aaron B. A."}],"issued":{"date-parts":[["2023",10,1]]},"citation-key":"martchenkoContrastingWholegenomeReduced2023"}}],"schema":"https://github.com/citation-style-language/schema/raw/master/csl-citation.json"} </w:instrText>
      </w:r>
      <w:r w:rsidR="0048765C" w:rsidRPr="0065774E">
        <w:rPr>
          <w:color w:val="0000FF"/>
        </w:rPr>
        <w:fldChar w:fldCharType="separate"/>
      </w:r>
      <w:r w:rsidR="00477F8C" w:rsidRPr="00477F8C">
        <w:rPr>
          <w:vertAlign w:val="superscript"/>
        </w:rPr>
        <w:t>132</w:t>
      </w:r>
      <w:r w:rsidR="0048765C" w:rsidRPr="0065774E">
        <w:rPr>
          <w:color w:val="0000FF"/>
        </w:rPr>
        <w:fldChar w:fldCharType="end"/>
      </w:r>
      <w:r w:rsidRPr="0065774E">
        <w:rPr>
          <w:color w:val="0000FF"/>
        </w:rPr>
        <w:t xml:space="preserve">, </w:t>
      </w:r>
      <w:r w:rsidR="007F0BCB">
        <w:rPr>
          <w:color w:val="0000FF"/>
        </w:rPr>
        <w:t>H</w:t>
      </w:r>
      <w:r w:rsidRPr="0065774E">
        <w:rPr>
          <w:color w:val="0000FF"/>
        </w:rPr>
        <w:t xml:space="preserve">umans, </w:t>
      </w:r>
      <w:r w:rsidR="007F0BCB">
        <w:rPr>
          <w:color w:val="0000FF"/>
        </w:rPr>
        <w:t>D</w:t>
      </w:r>
      <w:r w:rsidRPr="0065774E">
        <w:rPr>
          <w:color w:val="0000FF"/>
        </w:rPr>
        <w:t>eer mice</w:t>
      </w:r>
      <w:r w:rsidR="0048765C" w:rsidRPr="0065774E">
        <w:rPr>
          <w:color w:val="0000FF"/>
        </w:rPr>
        <w:fldChar w:fldCharType="begin"/>
      </w:r>
      <w:r w:rsidR="00477F8C">
        <w:rPr>
          <w:color w:val="0000FF"/>
        </w:rPr>
        <w:instrText xml:space="preserve"> ADDIN ZOTERO_ITEM CSL_CITATION {"citationID":"TyWg1IMn","properties":{"formattedCitation":"\\super 133\\nosupersub{}","plainCitation":"133","noteIndex":0},"citationItems":[{"id":5649,"uris":["http://zotero.org/users/10196124/items/SSV88V7H"],"itemData":{"id":5649,"type":"article-journal","abstract":"When species are continuously distributed across environmental gradients, the relative strength of selection and gene flow shape spatial patterns of genetic variation, potentially leading to variable levels of differentiation across loci. Determining whether adaptive genetic variation tends to be structured differently than neutral variation along environmental gradients is an open and important question in evolutionary genetics. We performed exome-wide population genomic analysis on deer mice sampled along an elevational gradient of nearly 4,000 m of vertical relief. Using a combination of selection scans, genotype−environment associations, and geographic cline analyses, we found that a large proportion of the exome has experienced a history of altitude-related selection. Elevational clines for nearly 30% of these putatively adaptive loci were shifted significantly up- or downslope of clines for loci that did not bear similar signatures of selection. Many of these selection targets can be plausibly linked to known phenotypic differences between highland and lowland deer mice, although the vast majority of these candidates have not been reported in other studies of highland taxa. Together, these results suggest new hypotheses about the genetic basis of physiological adaptation to high altitude, and the spatial distribution of adaptive genetic variation along environmental gradients.","container-title":"Molecular Biology and Evolution","DOI":"10.1093/molbev/msab161","ISSN":"1537-1719","issue":"10","journalAbbreviation":"Molecular Biology and Evolution","page":"4286-4300","title":"Broad Concordance in the Spatial Distribution of Adaptive and Neutral Genetic Variation across an Elevational Gradient in Deer Mice","volume":"38","author":[{"family":"Schweizer","given":"Rena M"},{"family":"Jones","given":"Matthew R"},{"family":"Bradburd","given":"Gideon S"},{"family":"Storz","given":"Jay F"},{"family":"Senner","given":"Nathan R"},{"family":"Wolf","given":"Cole"},{"family":"Cheviron","given":"Zachary A"}],"issued":{"date-parts":[["2021",10,1]]},"citation-key":"schweizerBroadConcordanceSpatial2021"}}],"schema":"https://github.com/citation-style-language/schema/raw/master/csl-citation.json"} </w:instrText>
      </w:r>
      <w:r w:rsidR="0048765C" w:rsidRPr="0065774E">
        <w:rPr>
          <w:color w:val="0000FF"/>
        </w:rPr>
        <w:fldChar w:fldCharType="separate"/>
      </w:r>
      <w:r w:rsidR="00477F8C" w:rsidRPr="00477F8C">
        <w:rPr>
          <w:vertAlign w:val="superscript"/>
        </w:rPr>
        <w:t>133</w:t>
      </w:r>
      <w:r w:rsidR="0048765C" w:rsidRPr="0065774E">
        <w:rPr>
          <w:color w:val="0000FF"/>
        </w:rPr>
        <w:fldChar w:fldCharType="end"/>
      </w:r>
      <w:r w:rsidRPr="0065774E">
        <w:rPr>
          <w:color w:val="0000FF"/>
        </w:rPr>
        <w:t xml:space="preserve">, </w:t>
      </w:r>
      <w:r w:rsidR="007F0BCB">
        <w:rPr>
          <w:color w:val="0000FF"/>
        </w:rPr>
        <w:t>K</w:t>
      </w:r>
      <w:r w:rsidRPr="0065774E">
        <w:rPr>
          <w:color w:val="0000FF"/>
        </w:rPr>
        <w:t xml:space="preserve">iller whales, </w:t>
      </w:r>
      <w:r w:rsidR="007F0BCB">
        <w:rPr>
          <w:color w:val="0000FF"/>
        </w:rPr>
        <w:t>M</w:t>
      </w:r>
      <w:r w:rsidRPr="0065774E">
        <w:rPr>
          <w:color w:val="0000FF"/>
        </w:rPr>
        <w:t>onarch butterflies</w:t>
      </w:r>
      <w:r w:rsidR="0048765C" w:rsidRPr="0065774E">
        <w:rPr>
          <w:color w:val="0000FF"/>
        </w:rPr>
        <w:fldChar w:fldCharType="begin"/>
      </w:r>
      <w:r w:rsidR="00477F8C">
        <w:rPr>
          <w:color w:val="0000FF"/>
        </w:rPr>
        <w:instrText xml:space="preserve"> ADDIN ZOTERO_ITEM CSL_CITATION {"citationID":"vzZSFxTK","properties":{"formattedCitation":"\\super 92\\nosupersub{}","plainCitation":"92","noteIndex":0},"citationItems":[{"id":2536,"uris":["http://zotero.org/users/10196124/items/L2KYM4TL"],"itemData":{"id":2536,"type":"article-journal","abstract":"Abstract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48765C" w:rsidRPr="0065774E">
        <w:rPr>
          <w:color w:val="0000FF"/>
        </w:rPr>
        <w:fldChar w:fldCharType="separate"/>
      </w:r>
      <w:r w:rsidR="00477F8C" w:rsidRPr="00477F8C">
        <w:rPr>
          <w:vertAlign w:val="superscript"/>
        </w:rPr>
        <w:t>92</w:t>
      </w:r>
      <w:r w:rsidR="0048765C" w:rsidRPr="0065774E">
        <w:rPr>
          <w:color w:val="0000FF"/>
        </w:rPr>
        <w:fldChar w:fldCharType="end"/>
      </w:r>
      <w:r w:rsidRPr="0065774E">
        <w:rPr>
          <w:color w:val="0000FF"/>
        </w:rPr>
        <w:t xml:space="preserve">, </w:t>
      </w:r>
      <w:r w:rsidR="007F0BCB">
        <w:rPr>
          <w:color w:val="0000FF"/>
        </w:rPr>
        <w:t>S</w:t>
      </w:r>
      <w:r w:rsidRPr="0065774E">
        <w:rPr>
          <w:color w:val="0000FF"/>
        </w:rPr>
        <w:t>toneflies</w:t>
      </w:r>
      <w:r w:rsidR="0048765C" w:rsidRPr="0065774E">
        <w:rPr>
          <w:color w:val="0000FF"/>
        </w:rPr>
        <w:fldChar w:fldCharType="begin"/>
      </w:r>
      <w:r w:rsidR="00477F8C">
        <w:rPr>
          <w:color w:val="0000FF"/>
        </w:rPr>
        <w:instrText xml:space="preserve"> ADDIN ZOTERO_ITEM CSL_CITATION {"citationID":"sSFcjbrL","properties":{"formattedCitation":"\\super 134\\nosupersub{}","plainCitation":"134","noteIndex":0},"citationItems":[{"id":5652,"uris":["http://zotero.org/users/10196124/items/PRDJUTTB"],"itemData":{"id":5652,"type":"article-journal","abstract":"Understanding how environmental variation influences population genetic structure can help predict how environmental change influences population connectivity, genetic diversity, and evolutionary potential. We used riverscape genomics modeling to investigate how climatic and habitat variables relate to patterns of genetic variation in 2 stonefly species, one from mainstem river habitats (Sweltsa coloradensis) and one from tributaries (Sweltsa fidelis) in 40 sites in northwest Montana, USA. We produced a draft genome assembly for S. coloradensis (N50 = 0.251 Mbp, BUSCO &amp;gt; 95% using “insecta_ob9” reference genes). We genotyped 1930 SNPs in 372 individuals for S. coloradensis and 520 SNPs in 153 individuals for S. fidelis. We found higher genetic diversity for S. coloradensis compared to S. fidelis, but nearly identical genetic differentiation among sites within each species (both had global loci median FST = 0.000), despite differences in stream network location. For landscape genomics and testing for selection, we produced a less stringently filtered data set (3454 and 1070 SNPs for S. coloradensis and S. fidelis, respectively). Environmental variables (mean summer precipitation, slope, aspect, mean June stream temperature, land cover type) were correlated with 19 putative adaptive loci for S. coloradensis, but there was only one putative adaptive locus for S. fidelis (correlated with aspect). Interestingly, we also detected potential hybridization between multiple Sweltsa species which has never been previously detected. Studies like ours, that test for adaptive variation in multiple related species are needed to help assess landscape connectivity and the vulnerability of populations and communities to environmental change.","container-title":"Journal of Heredity","DOI":"10.1093/jhered/esac025","ISSN":"1465-7333","issue":"4","journalAbbreviation":"Journal of Heredity","page":"453-471","title":"Landscape Connectivity and Genetic Structure in a Mainstem and a Tributary Stonefly (Plecoptera) Species Using a Novel Reference Genome","volume":"113","author":[{"family":"Malison","given":"Rachel L"},{"family":"Hand","given":"Brian K"},{"family":"Winter","given":"Emily"},{"family":"Giersch","given":"J Joseph"},{"family":"Amish","given":"Stephen J"},{"family":"Whited","given":"Diane"},{"family":"Stanford","given":"Jack A"},{"family":"Luikart","given":"Gordon"}],"issued":{"date-parts":[["2022",7,1]]},"citation-key":"malisonLandscapeConnectivityGenetic2022"}}],"schema":"https://github.com/citation-style-language/schema/raw/master/csl-citation.json"} </w:instrText>
      </w:r>
      <w:r w:rsidR="0048765C" w:rsidRPr="0065774E">
        <w:rPr>
          <w:color w:val="0000FF"/>
        </w:rPr>
        <w:fldChar w:fldCharType="separate"/>
      </w:r>
      <w:r w:rsidR="00477F8C" w:rsidRPr="00477F8C">
        <w:rPr>
          <w:vertAlign w:val="superscript"/>
        </w:rPr>
        <w:t>134</w:t>
      </w:r>
      <w:r w:rsidR="0048765C" w:rsidRPr="0065774E">
        <w:rPr>
          <w:color w:val="0000FF"/>
        </w:rPr>
        <w:fldChar w:fldCharType="end"/>
      </w:r>
      <w:r w:rsidRPr="0065774E">
        <w:rPr>
          <w:color w:val="0000FF"/>
        </w:rPr>
        <w:t xml:space="preserve">, and </w:t>
      </w:r>
      <w:r w:rsidR="007F0BCB">
        <w:rPr>
          <w:color w:val="0000FF"/>
        </w:rPr>
        <w:t>Y</w:t>
      </w:r>
      <w:r w:rsidRPr="0065774E">
        <w:rPr>
          <w:color w:val="0000FF"/>
        </w:rPr>
        <w:t>ellow perch</w:t>
      </w:r>
      <w:r w:rsidR="0048765C" w:rsidRPr="0065774E">
        <w:rPr>
          <w:color w:val="0000FF"/>
        </w:rPr>
        <w:fldChar w:fldCharType="begin"/>
      </w:r>
      <w:r w:rsidR="009F24C2">
        <w:rPr>
          <w:color w:val="0000FF"/>
        </w:rPr>
        <w:instrText xml:space="preserve"> ADDIN ZOTERO_ITEM CSL_CITATION {"citationID":"e1eVtNUM","properties":{"formattedCitation":"\\super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8765C" w:rsidRPr="0065774E">
        <w:rPr>
          <w:color w:val="0000FF"/>
        </w:rPr>
        <w:fldChar w:fldCharType="separate"/>
      </w:r>
      <w:r w:rsidR="009F24C2" w:rsidRPr="009F24C2">
        <w:rPr>
          <w:vertAlign w:val="superscript"/>
        </w:rPr>
        <w:t>78</w:t>
      </w:r>
      <w:r w:rsidR="0048765C" w:rsidRPr="0065774E">
        <w:rPr>
          <w:color w:val="0000FF"/>
        </w:rPr>
        <w:fldChar w:fldCharType="end"/>
      </w:r>
      <w:r w:rsidRPr="0065774E">
        <w:rPr>
          <w:color w:val="0000FF"/>
        </w:rPr>
        <w:t xml:space="preserve"> </w:t>
      </w:r>
      <w:r w:rsidR="00CE56BA">
        <w:rPr>
          <w:color w:val="0000FF"/>
        </w:rPr>
        <w:t>–</w:t>
      </w:r>
      <w:r w:rsidRPr="0065774E">
        <w:rPr>
          <w:color w:val="0000FF"/>
        </w:rPr>
        <w:t xml:space="preserve"> see Supplementary</w:t>
      </w:r>
      <w:r w:rsidR="00203F67">
        <w:rPr>
          <w:color w:val="0000FF"/>
        </w:rPr>
        <w:t xml:space="preserve"> Methods and </w:t>
      </w:r>
      <w:r w:rsidR="004028A1">
        <w:rPr>
          <w:color w:val="0000FF"/>
        </w:rPr>
        <w:t>Supplementary Table 2</w:t>
      </w:r>
      <w:r w:rsidRPr="0065774E">
        <w:rPr>
          <w:color w:val="0000FF"/>
        </w:rPr>
        <w:t>) along with three simulated datasets</w:t>
      </w:r>
      <w:r w:rsidR="004028A1">
        <w:rPr>
          <w:color w:val="0000FF"/>
        </w:rPr>
        <w:t xml:space="preserve"> (see Supplementary Methods and Supplementary Table 3)</w:t>
      </w:r>
      <w:r w:rsidR="004028A1" w:rsidRPr="0065774E">
        <w:rPr>
          <w:color w:val="0000FF"/>
        </w:rPr>
        <w:t xml:space="preserve"> </w:t>
      </w:r>
      <w:r w:rsidRPr="0065774E">
        <w:rPr>
          <w:color w:val="0000FF"/>
        </w:rPr>
        <w:t>to demonstrate</w:t>
      </w:r>
      <w:r w:rsidR="004028A1">
        <w:rPr>
          <w:color w:val="0000FF"/>
        </w:rPr>
        <w:t xml:space="preserve"> </w:t>
      </w:r>
      <w:r w:rsidRPr="0065774E">
        <w:rPr>
          <w:color w:val="0000FF"/>
        </w:rPr>
        <w:t>how filter</w:t>
      </w:r>
      <w:r w:rsidR="00046362">
        <w:rPr>
          <w:color w:val="0000FF"/>
        </w:rPr>
        <w:t>s</w:t>
      </w:r>
      <w:r w:rsidRPr="0065774E">
        <w:rPr>
          <w:color w:val="0000FF"/>
        </w:rPr>
        <w:t xml:space="preserve"> can impact a wide range of commonly calculated population-genetic parameters</w:t>
      </w:r>
      <w:r w:rsidR="00046362">
        <w:rPr>
          <w:color w:val="0000FF"/>
        </w:rPr>
        <w:t xml:space="preserve">. We first illustrate the effects of varying a single filter; </w:t>
      </w:r>
      <w:r w:rsidR="00046362" w:rsidRPr="0065774E">
        <w:rPr>
          <w:color w:val="0000FF"/>
        </w:rPr>
        <w:t>minor allele frequency</w:t>
      </w:r>
      <w:r w:rsidR="00046362">
        <w:rPr>
          <w:color w:val="0000FF"/>
        </w:rPr>
        <w:t xml:space="preserve"> (M</w:t>
      </w:r>
      <w:r w:rsidR="00046362" w:rsidRPr="0065774E">
        <w:rPr>
          <w:color w:val="0000FF"/>
        </w:rPr>
        <w:t>AF)</w:t>
      </w:r>
      <w:r w:rsidRPr="0065774E">
        <w:rPr>
          <w:color w:val="0000FF"/>
        </w:rPr>
        <w:t xml:space="preserve"> </w:t>
      </w:r>
      <w:r w:rsidR="00774F32">
        <w:rPr>
          <w:color w:val="0000FF"/>
        </w:rPr>
        <w:t xml:space="preserve">on four commonly used parameters </w:t>
      </w:r>
      <w:r w:rsidRPr="0065774E">
        <w:rPr>
          <w:color w:val="0000FF"/>
        </w:rPr>
        <w:t>(panel A).</w:t>
      </w:r>
      <w:r w:rsidR="00774F32">
        <w:rPr>
          <w:color w:val="0000FF"/>
        </w:rPr>
        <w:t xml:space="preserve"> Given the differences in scales across studies, parameter estimates were standardized </w:t>
      </w:r>
      <w:r w:rsidR="002C3116">
        <w:rPr>
          <w:color w:val="0000FF"/>
        </w:rPr>
        <w:t xml:space="preserve">such that the values shown represent the change in a statistic as filtering thresholds increase in stringency </w:t>
      </w:r>
      <w:r w:rsidR="003377D6">
        <w:rPr>
          <w:color w:val="0000FF"/>
        </w:rPr>
        <w:t>(See Figures S</w:t>
      </w:r>
      <w:r w:rsidR="004028A1">
        <w:rPr>
          <w:color w:val="0000FF"/>
        </w:rPr>
        <w:t>4</w:t>
      </w:r>
      <w:r w:rsidR="002C3116">
        <w:rPr>
          <w:color w:val="0000FF"/>
        </w:rPr>
        <w:t>, S</w:t>
      </w:r>
      <w:r w:rsidR="004028A1">
        <w:rPr>
          <w:color w:val="0000FF"/>
        </w:rPr>
        <w:t>6</w:t>
      </w:r>
      <w:r w:rsidR="002C3116">
        <w:rPr>
          <w:color w:val="0000FF"/>
        </w:rPr>
        <w:t>, S</w:t>
      </w:r>
      <w:r w:rsidR="004028A1">
        <w:rPr>
          <w:color w:val="0000FF"/>
        </w:rPr>
        <w:t>8</w:t>
      </w:r>
      <w:r w:rsidR="002C3116">
        <w:rPr>
          <w:color w:val="0000FF"/>
        </w:rPr>
        <w:t>, S</w:t>
      </w:r>
      <w:r w:rsidR="004028A1">
        <w:rPr>
          <w:color w:val="0000FF"/>
        </w:rPr>
        <w:t>10</w:t>
      </w:r>
      <w:r w:rsidR="002C3116">
        <w:rPr>
          <w:color w:val="0000FF"/>
        </w:rPr>
        <w:t>, and S1</w:t>
      </w:r>
      <w:r w:rsidR="004028A1">
        <w:rPr>
          <w:color w:val="0000FF"/>
        </w:rPr>
        <w:t>2</w:t>
      </w:r>
      <w:r w:rsidR="002C3116">
        <w:rPr>
          <w:color w:val="0000FF"/>
        </w:rPr>
        <w:t xml:space="preserve"> </w:t>
      </w:r>
      <w:r w:rsidR="003377D6">
        <w:rPr>
          <w:color w:val="0000FF"/>
        </w:rPr>
        <w:t>for absolute values).</w:t>
      </w:r>
      <w:r w:rsidR="004028A1">
        <w:rPr>
          <w:color w:val="0000FF"/>
        </w:rPr>
        <w:t xml:space="preserve"> </w:t>
      </w:r>
      <w:r w:rsidRPr="0065774E">
        <w:rPr>
          <w:color w:val="0000FF"/>
        </w:rPr>
        <w:t xml:space="preserve">We also show how multiple filters (MAF, HWP, and missing data) </w:t>
      </w:r>
      <w:r w:rsidR="00F12B54">
        <w:rPr>
          <w:color w:val="0000FF"/>
        </w:rPr>
        <w:t xml:space="preserve">and the </w:t>
      </w:r>
      <w:r w:rsidR="00833ADC">
        <w:rPr>
          <w:color w:val="0000FF"/>
        </w:rPr>
        <w:t xml:space="preserve">higher-order </w:t>
      </w:r>
      <w:r w:rsidR="00F12B54">
        <w:rPr>
          <w:color w:val="0000FF"/>
        </w:rPr>
        <w:t xml:space="preserve">interaction of MAF and HWP </w:t>
      </w:r>
      <w:r w:rsidRPr="0065774E">
        <w:rPr>
          <w:color w:val="0000FF"/>
        </w:rPr>
        <w:t>influence a single parameter (</w:t>
      </w:r>
      <w:r w:rsidR="00F12B54">
        <w:rPr>
          <w:color w:val="0000FF"/>
        </w:rPr>
        <w:t xml:space="preserve">the number of segregating sites, </w:t>
      </w:r>
      <w:r w:rsidRPr="0065774E">
        <w:rPr>
          <w:color w:val="0000FF"/>
        </w:rPr>
        <w:t>panel B). A wide range of additional filtering effects are also presented in the Supplementary Information (Figures S1-</w:t>
      </w:r>
      <w:r w:rsidR="00833ADC">
        <w:rPr>
          <w:color w:val="0000FF"/>
        </w:rPr>
        <w:t>S</w:t>
      </w:r>
      <w:r w:rsidRPr="0065774E">
        <w:rPr>
          <w:color w:val="0000FF"/>
        </w:rPr>
        <w:t>1</w:t>
      </w:r>
      <w:r w:rsidR="004028A1">
        <w:rPr>
          <w:color w:val="0000FF"/>
        </w:rPr>
        <w:t>7</w:t>
      </w:r>
      <w:r w:rsidRPr="0065774E">
        <w:rPr>
          <w:color w:val="0000FF"/>
        </w:rPr>
        <w:t>).</w:t>
      </w:r>
    </w:p>
    <w:p w14:paraId="0000012E" w14:textId="47CAE51D" w:rsidR="0088299C" w:rsidRPr="0065774E" w:rsidRDefault="00492867">
      <w:pPr>
        <w:spacing w:before="200" w:after="0"/>
        <w:rPr>
          <w:color w:val="0000FF"/>
        </w:rPr>
      </w:pPr>
      <w:r w:rsidRPr="0065774E">
        <w:rPr>
          <w:color w:val="0000FF"/>
        </w:rPr>
        <w:t xml:space="preserve">Changing </w:t>
      </w:r>
      <w:r w:rsidR="00F12B54">
        <w:rPr>
          <w:color w:val="0000FF"/>
        </w:rPr>
        <w:t xml:space="preserve">the </w:t>
      </w:r>
      <w:r w:rsidRPr="0065774E">
        <w:rPr>
          <w:color w:val="0000FF"/>
        </w:rPr>
        <w:t xml:space="preserve">filtering threshold for a single filter can result in </w:t>
      </w:r>
      <w:r w:rsidR="00F12B54">
        <w:rPr>
          <w:color w:val="0000FF"/>
        </w:rPr>
        <w:t xml:space="preserve">a </w:t>
      </w:r>
      <w:r w:rsidRPr="0065774E">
        <w:rPr>
          <w:color w:val="0000FF"/>
        </w:rPr>
        <w:t xml:space="preserve">large change in </w:t>
      </w:r>
      <w:r w:rsidR="00F12B54" w:rsidRPr="0065774E">
        <w:rPr>
          <w:i/>
          <w:color w:val="0000FF"/>
        </w:rPr>
        <w:t>F</w:t>
      </w:r>
      <w:r w:rsidR="00F12B54" w:rsidRPr="0065774E">
        <w:rPr>
          <w:color w:val="0000FF"/>
          <w:vertAlign w:val="subscript"/>
        </w:rPr>
        <w:t>ST</w:t>
      </w:r>
      <w:r w:rsidR="00F12B54" w:rsidRPr="0065774E">
        <w:rPr>
          <w:color w:val="0000FF"/>
        </w:rPr>
        <w:t xml:space="preserve">, </w:t>
      </w:r>
      <w:r w:rsidR="00F12B54" w:rsidRPr="0065774E">
        <w:rPr>
          <w:i/>
          <w:color w:val="0000FF"/>
        </w:rPr>
        <w:t>F</w:t>
      </w:r>
      <w:r w:rsidR="00F12B54" w:rsidRPr="0065774E">
        <w:rPr>
          <w:color w:val="0000FF"/>
          <w:vertAlign w:val="subscript"/>
        </w:rPr>
        <w:t>IS</w:t>
      </w:r>
      <w:r w:rsidR="00F12B54" w:rsidRPr="0065774E">
        <w:rPr>
          <w:color w:val="0000FF"/>
        </w:rPr>
        <w:t>, H</w:t>
      </w:r>
      <w:r w:rsidR="00F12B54" w:rsidRPr="0065774E">
        <w:rPr>
          <w:color w:val="0000FF"/>
          <w:vertAlign w:val="subscript"/>
        </w:rPr>
        <w:t>O</w:t>
      </w:r>
      <w:r w:rsidR="00F12B54">
        <w:rPr>
          <w:color w:val="0000FF"/>
        </w:rPr>
        <w:t>/H</w:t>
      </w:r>
      <w:r w:rsidR="00F12B54">
        <w:rPr>
          <w:color w:val="0000FF"/>
        </w:rPr>
        <w:softHyphen/>
      </w:r>
      <w:r w:rsidR="00F12B54">
        <w:rPr>
          <w:color w:val="0000FF"/>
          <w:vertAlign w:val="subscript"/>
        </w:rPr>
        <w:t>e</w:t>
      </w:r>
      <w:r w:rsidR="00F12B54" w:rsidRPr="0065774E">
        <w:rPr>
          <w:color w:val="0000FF"/>
        </w:rPr>
        <w:t xml:space="preserve">, and Tajima’s D </w:t>
      </w:r>
      <w:r w:rsidRPr="0065774E">
        <w:rPr>
          <w:color w:val="0000FF"/>
        </w:rPr>
        <w:t xml:space="preserve">estimates. Increasing MAF thresholds reliably increases average </w:t>
      </w:r>
      <w:r w:rsidRPr="0065774E">
        <w:rPr>
          <w:i/>
          <w:color w:val="0000FF"/>
        </w:rPr>
        <w:t>F</w:t>
      </w:r>
      <w:r w:rsidRPr="0065774E">
        <w:rPr>
          <w:color w:val="0000FF"/>
          <w:vertAlign w:val="subscript"/>
        </w:rPr>
        <w:t>ST</w:t>
      </w:r>
      <w:r w:rsidRPr="0065774E">
        <w:rPr>
          <w:color w:val="0000FF"/>
        </w:rPr>
        <w:t>, H</w:t>
      </w:r>
      <w:r w:rsidRPr="0065774E">
        <w:rPr>
          <w:color w:val="0000FF"/>
          <w:vertAlign w:val="subscript"/>
        </w:rPr>
        <w:t>O</w:t>
      </w:r>
      <w:r w:rsidR="00F12B54">
        <w:rPr>
          <w:color w:val="0000FF"/>
        </w:rPr>
        <w:t xml:space="preserve"> (per segregating site)</w:t>
      </w:r>
      <w:r w:rsidRPr="0065774E">
        <w:rPr>
          <w:color w:val="0000FF"/>
        </w:rPr>
        <w:t>, and Tajima’s D</w:t>
      </w:r>
      <w:r w:rsidR="00F12B54">
        <w:rPr>
          <w:color w:val="0000FF"/>
        </w:rPr>
        <w:t xml:space="preserve"> (see also</w:t>
      </w:r>
      <w:r w:rsidR="00F12B54">
        <w:rPr>
          <w:color w:val="0000FF"/>
        </w:rPr>
        <w:fldChar w:fldCharType="begin"/>
      </w:r>
      <w:r w:rsidR="00477F8C">
        <w:rPr>
          <w:color w:val="0000FF"/>
        </w:rPr>
        <w:instrText xml:space="preserve"> ADDIN ZOTERO_ITEM CSL_CITATION {"citationID":"KQczEYSs","properties":{"formattedCitation":"\\super 60,71\\nosupersub{}","plainCitation":"60,71","noteIndex":0},"citationItems":[{"id":5341,"uris":["http://zotero.org/users/10196124/items/2RY74CP6"],"itemData":{"id":5341,"type":"article-journal","abstract":"Abstract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F12B54">
        <w:rPr>
          <w:color w:val="0000FF"/>
        </w:rPr>
        <w:fldChar w:fldCharType="separate"/>
      </w:r>
      <w:r w:rsidR="00477F8C" w:rsidRPr="00477F8C">
        <w:rPr>
          <w:vertAlign w:val="superscript"/>
        </w:rPr>
        <w:t>60,71</w:t>
      </w:r>
      <w:r w:rsidR="00F12B54">
        <w:rPr>
          <w:color w:val="0000FF"/>
        </w:rPr>
        <w:fldChar w:fldCharType="end"/>
      </w:r>
      <w:r w:rsidR="00F12B54">
        <w:rPr>
          <w:color w:val="0000FF"/>
        </w:rPr>
        <w:t>)</w:t>
      </w:r>
      <w:r w:rsidRPr="0065774E">
        <w:rPr>
          <w:color w:val="0000FF"/>
        </w:rPr>
        <w:t xml:space="preserve">. </w:t>
      </w:r>
      <w:r w:rsidRPr="0065774E">
        <w:rPr>
          <w:i/>
          <w:color w:val="0000FF"/>
        </w:rPr>
        <w:t>F</w:t>
      </w:r>
      <w:r w:rsidRPr="0065774E">
        <w:rPr>
          <w:color w:val="0000FF"/>
          <w:vertAlign w:val="subscript"/>
        </w:rPr>
        <w:t>IS</w:t>
      </w:r>
      <w:r w:rsidRPr="0065774E">
        <w:rPr>
          <w:color w:val="0000FF"/>
        </w:rPr>
        <w:t xml:space="preserve">, however, is impacted differently and unpredictably </w:t>
      </w:r>
      <w:r w:rsidR="00833ADC">
        <w:rPr>
          <w:color w:val="0000FF"/>
        </w:rPr>
        <w:t>among</w:t>
      </w:r>
      <w:r w:rsidRPr="0065774E">
        <w:rPr>
          <w:color w:val="0000FF"/>
        </w:rPr>
        <w:t xml:space="preserve"> datasets (panel A). Filtering with the “standard”</w:t>
      </w:r>
      <w:r w:rsidR="00F12B54">
        <w:rPr>
          <w:color w:val="0000FF"/>
        </w:rPr>
        <w:t xml:space="preserve"> (</w:t>
      </w:r>
      <w:proofErr w:type="gramStart"/>
      <w:r w:rsidR="00F12B54">
        <w:rPr>
          <w:color w:val="0000FF"/>
        </w:rPr>
        <w:t>most commonly used</w:t>
      </w:r>
      <w:proofErr w:type="gramEnd"/>
      <w:r w:rsidR="00F12B54">
        <w:rPr>
          <w:color w:val="0000FF"/>
        </w:rPr>
        <w:t>)</w:t>
      </w:r>
      <w:r w:rsidRPr="0065774E">
        <w:rPr>
          <w:color w:val="0000FF"/>
        </w:rPr>
        <w:t xml:space="preserve"> MAF threshold of 0.05 can often flip the sign of Tajima’s D</w:t>
      </w:r>
      <w:r w:rsidR="001E5ADE">
        <w:rPr>
          <w:color w:val="0000FF"/>
        </w:rPr>
        <w:t xml:space="preserve"> </w:t>
      </w:r>
      <w:r w:rsidRPr="0065774E">
        <w:rPr>
          <w:color w:val="0000FF"/>
        </w:rPr>
        <w:t>from negative to positive, thus completely changing its interpretation from a population expansion to a bottleneck (Panel A, top-right, diamonds indicate change in sign; see also Figure S</w:t>
      </w:r>
      <w:r w:rsidR="00B10B79">
        <w:rPr>
          <w:color w:val="0000FF"/>
        </w:rPr>
        <w:t>4</w:t>
      </w:r>
      <w:r w:rsidRPr="0065774E">
        <w:rPr>
          <w:color w:val="0000FF"/>
        </w:rPr>
        <w:t xml:space="preserve">). MAF filtering is also of </w:t>
      </w:r>
      <w:proofErr w:type="gramStart"/>
      <w:r w:rsidRPr="0065774E">
        <w:rPr>
          <w:color w:val="0000FF"/>
        </w:rPr>
        <w:t xml:space="preserve">particular </w:t>
      </w:r>
      <w:r w:rsidRPr="0065774E">
        <w:rPr>
          <w:color w:val="0000FF"/>
        </w:rPr>
        <w:lastRenderedPageBreak/>
        <w:t>note</w:t>
      </w:r>
      <w:proofErr w:type="gramEnd"/>
      <w:r w:rsidRPr="0065774E">
        <w:rPr>
          <w:color w:val="0000FF"/>
        </w:rPr>
        <w:t xml:space="preserve"> in that it can dramatically change effective population size (</w:t>
      </w:r>
      <w:r w:rsidRPr="0065774E">
        <w:rPr>
          <w:i/>
          <w:color w:val="0000FF"/>
        </w:rPr>
        <w:t>N</w:t>
      </w:r>
      <w:r w:rsidRPr="0065774E">
        <w:rPr>
          <w:i/>
          <w:color w:val="0000FF"/>
          <w:vertAlign w:val="subscript"/>
        </w:rPr>
        <w:t>e</w:t>
      </w:r>
      <w:r w:rsidRPr="0065774E">
        <w:rPr>
          <w:color w:val="0000FF"/>
        </w:rPr>
        <w:t>) estimates derived from LD-based approaches</w:t>
      </w:r>
      <w:r w:rsidRPr="0065774E">
        <w:rPr>
          <w:color w:val="0000FF"/>
          <w:vertAlign w:val="superscript"/>
        </w:rPr>
        <w:t>113</w:t>
      </w:r>
      <w:r w:rsidR="0016642B" w:rsidRPr="0065774E">
        <w:rPr>
          <w:color w:val="0000FF"/>
          <w:vertAlign w:val="superscript"/>
        </w:rPr>
        <w:t xml:space="preserve"> </w:t>
      </w:r>
      <w:r w:rsidR="0016642B" w:rsidRPr="0065774E">
        <w:rPr>
          <w:color w:val="0000FF"/>
          <w:vertAlign w:val="superscript"/>
        </w:rPr>
        <w:softHyphen/>
      </w:r>
      <w:r w:rsidR="0016642B" w:rsidRPr="0065774E">
        <w:rPr>
          <w:color w:val="0000FF"/>
        </w:rPr>
        <w:t>(see Figure S</w:t>
      </w:r>
      <w:r w:rsidR="00B10B79">
        <w:rPr>
          <w:color w:val="0000FF"/>
        </w:rPr>
        <w:t>3</w:t>
      </w:r>
      <w:r w:rsidR="0016642B" w:rsidRPr="0065774E">
        <w:rPr>
          <w:color w:val="0000FF"/>
        </w:rPr>
        <w:t>)</w:t>
      </w:r>
      <w:r w:rsidRPr="0065774E">
        <w:rPr>
          <w:color w:val="0000FF"/>
        </w:rPr>
        <w:t>.</w:t>
      </w:r>
    </w:p>
    <w:p w14:paraId="0000012F" w14:textId="08780AA2" w:rsidR="0088299C" w:rsidRDefault="00492867">
      <w:pPr>
        <w:spacing w:before="200" w:after="0"/>
        <w:rPr>
          <w:color w:val="0000FF"/>
        </w:rPr>
      </w:pPr>
      <w:r w:rsidRPr="0065774E">
        <w:rPr>
          <w:color w:val="0000FF"/>
        </w:rPr>
        <w:t xml:space="preserve"> Varying filtering thresholds across multiple filters also results in substantial changes to a single parameter (panel B). The number of segregating sites is, predictably, always reduced by stringent filtering, although the degree to which that occurs varies across datasets and populations. MAF filters, which are perhaps the most widely used, can have a particularly strong effect that, while constant in direction, can widely vary in magnitude depending, primarily, upon the shape of the underlying site frequency spectra across populations. HWP and missing data filtering </w:t>
      </w:r>
      <w:r w:rsidR="00B10B79">
        <w:rPr>
          <w:color w:val="0000FF"/>
        </w:rPr>
        <w:t xml:space="preserve">(here “Required % Genotyped” such that any loci or individuals with less than the noted percentage of called genotypes are removed) </w:t>
      </w:r>
      <w:r w:rsidRPr="0065774E">
        <w:rPr>
          <w:color w:val="0000FF"/>
        </w:rPr>
        <w:t xml:space="preserve">also impact different datasets in different ways–datasets where more loci are out of HWP lose more segregating sites with higher HWP filters, as do those with more missing data. </w:t>
      </w:r>
      <w:r w:rsidR="00600666">
        <w:rPr>
          <w:color w:val="0000FF"/>
        </w:rPr>
        <w:t>Higher-order interactions between filters may also be important—substantial change in the average impact of HWP filtering on the proportion of retained segregating depending on the MAF filter used (panel B, right). Beyond this, h</w:t>
      </w:r>
      <w:r w:rsidR="00083276">
        <w:rPr>
          <w:color w:val="0000FF"/>
        </w:rPr>
        <w:t xml:space="preserve">igher-order </w:t>
      </w:r>
      <w:r w:rsidRPr="0065774E">
        <w:rPr>
          <w:color w:val="0000FF"/>
        </w:rPr>
        <w:t xml:space="preserve">interactions </w:t>
      </w:r>
      <w:r w:rsidR="00083276">
        <w:rPr>
          <w:color w:val="0000FF"/>
        </w:rPr>
        <w:t>among</w:t>
      </w:r>
      <w:r w:rsidR="00083276" w:rsidRPr="0065774E">
        <w:rPr>
          <w:color w:val="0000FF"/>
        </w:rPr>
        <w:t xml:space="preserve"> </w:t>
      </w:r>
      <w:r w:rsidRPr="0065774E">
        <w:rPr>
          <w:color w:val="0000FF"/>
        </w:rPr>
        <w:t>filters have still not been explored to any substantial degree and are worthy of more study.</w:t>
      </w:r>
    </w:p>
    <w:p w14:paraId="00000131" w14:textId="6C47D506" w:rsidR="0088299C" w:rsidRPr="009E0A4A" w:rsidRDefault="00600666" w:rsidP="009E0A4A">
      <w:pPr>
        <w:spacing w:before="200" w:after="0"/>
        <w:rPr>
          <w:color w:val="0000FF"/>
        </w:rPr>
      </w:pPr>
      <w:r w:rsidRPr="00600666">
        <w:rPr>
          <w:color w:val="0000FF"/>
        </w:rPr>
        <w:t>The demographic context of the study system (including model species) and their underlying genomic architectures can also affect filtering</w:t>
      </w:r>
      <w:r>
        <w:rPr>
          <w:color w:val="0000FF"/>
        </w:rPr>
        <w:t>. Populations which have undergone recent population expansions, for example, will lose far more rare alleles during MAF filtering than will those which have undergone population bottlenecks</w:t>
      </w:r>
      <w:r w:rsidR="00B10B79">
        <w:rPr>
          <w:color w:val="0000FF"/>
        </w:rPr>
        <w:t xml:space="preserve"> (Figure S1). The </w:t>
      </w:r>
      <w:r w:rsidR="009E0A4A">
        <w:rPr>
          <w:color w:val="0000FF"/>
        </w:rPr>
        <w:t>removal of regions of elevated F</w:t>
      </w:r>
      <w:r w:rsidR="009E0A4A">
        <w:rPr>
          <w:color w:val="0000FF"/>
        </w:rPr>
        <w:softHyphen/>
      </w:r>
      <w:r w:rsidR="009E0A4A">
        <w:rPr>
          <w:color w:val="0000FF"/>
          <w:vertAlign w:val="subscript"/>
        </w:rPr>
        <w:t>ST</w:t>
      </w:r>
      <w:r w:rsidR="009E0A4A">
        <w:rPr>
          <w:color w:val="0000FF"/>
        </w:rPr>
        <w:t xml:space="preserve"> caused by selection occurring in areas with reduced recombination rates will have </w:t>
      </w:r>
      <w:proofErr w:type="gramStart"/>
      <w:r w:rsidR="009E0A4A">
        <w:rPr>
          <w:color w:val="0000FF"/>
        </w:rPr>
        <w:t>an</w:t>
      </w:r>
      <w:proofErr w:type="gramEnd"/>
      <w:r w:rsidR="009E0A4A">
        <w:rPr>
          <w:color w:val="0000FF"/>
        </w:rPr>
        <w:t xml:space="preserve"> larger estimate on genome-wide PCA results than if those regions were in areas with </w:t>
      </w:r>
      <w:r w:rsidR="009E0A4A">
        <w:rPr>
          <w:color w:val="0000FF"/>
        </w:rPr>
        <w:lastRenderedPageBreak/>
        <w:t>larger recombination rates (Figure S2). M</w:t>
      </w:r>
      <w:r w:rsidR="00492867" w:rsidRPr="0065774E">
        <w:rPr>
          <w:color w:val="0000FF"/>
        </w:rPr>
        <w:t xml:space="preserve">any parameters such as </w:t>
      </w:r>
      <w:r w:rsidR="00492867" w:rsidRPr="0065774E">
        <w:rPr>
          <w:i/>
          <w:color w:val="0000FF"/>
        </w:rPr>
        <w:t>F</w:t>
      </w:r>
      <w:r w:rsidR="00492867" w:rsidRPr="0065774E">
        <w:rPr>
          <w:color w:val="0000FF"/>
          <w:vertAlign w:val="subscript"/>
        </w:rPr>
        <w:t>ST</w:t>
      </w:r>
      <w:r w:rsidR="00492867" w:rsidRPr="0065774E">
        <w:rPr>
          <w:color w:val="0000FF"/>
        </w:rPr>
        <w:t xml:space="preserve">, </w:t>
      </w:r>
      <w:r w:rsidR="00492867" w:rsidRPr="0065774E">
        <w:rPr>
          <w:i/>
          <w:color w:val="0000FF"/>
        </w:rPr>
        <w:t>F</w:t>
      </w:r>
      <w:r w:rsidR="00492867" w:rsidRPr="0065774E">
        <w:rPr>
          <w:color w:val="0000FF"/>
          <w:vertAlign w:val="subscript"/>
        </w:rPr>
        <w:t>IS</w:t>
      </w:r>
      <w:r w:rsidR="00492867" w:rsidRPr="0065774E">
        <w:rPr>
          <w:color w:val="0000FF"/>
        </w:rPr>
        <w:t xml:space="preserve">, and LD </w:t>
      </w:r>
      <w:r w:rsidR="009E0A4A">
        <w:rPr>
          <w:color w:val="0000FF"/>
        </w:rPr>
        <w:t>will also be influenced by positional factors such as the presence of</w:t>
      </w:r>
      <w:r w:rsidR="00492867" w:rsidRPr="0065774E">
        <w:rPr>
          <w:color w:val="0000FF"/>
        </w:rPr>
        <w:t xml:space="preserve"> </w:t>
      </w:r>
      <w:r w:rsidR="009E0A4A">
        <w:rPr>
          <w:color w:val="0000FF"/>
        </w:rPr>
        <w:t xml:space="preserve">conserved </w:t>
      </w:r>
      <w:r w:rsidR="00492867" w:rsidRPr="0065774E">
        <w:rPr>
          <w:color w:val="0000FF"/>
        </w:rPr>
        <w:t>exons, introns, centromeres</w:t>
      </w:r>
      <w:r w:rsidR="005C7A42">
        <w:rPr>
          <w:color w:val="0000FF"/>
        </w:rPr>
        <w:t xml:space="preserve">, </w:t>
      </w:r>
      <w:r w:rsidR="00492867" w:rsidRPr="0065774E">
        <w:rPr>
          <w:color w:val="0000FF"/>
        </w:rPr>
        <w:t>telomeres</w:t>
      </w:r>
      <w:r w:rsidR="009E0A4A">
        <w:rPr>
          <w:color w:val="0000FF"/>
        </w:rPr>
        <w:t xml:space="preserve">, </w:t>
      </w:r>
      <w:r w:rsidR="005C7A42">
        <w:rPr>
          <w:color w:val="0000FF"/>
        </w:rPr>
        <w:t>or</w:t>
      </w:r>
      <w:r w:rsidR="009E0A4A">
        <w:rPr>
          <w:color w:val="0000FF"/>
        </w:rPr>
        <w:t xml:space="preserve"> sex-link</w:t>
      </w:r>
      <w:r w:rsidR="005C7A42">
        <w:rPr>
          <w:color w:val="0000FF"/>
        </w:rPr>
        <w:t>ed loci</w:t>
      </w:r>
      <w:r w:rsidR="00492867" w:rsidRPr="0065774E">
        <w:rPr>
          <w:color w:val="0000FF"/>
        </w:rPr>
        <w:t xml:space="preserve">. </w:t>
      </w:r>
    </w:p>
    <w:p w14:paraId="00000132" w14:textId="38B51E52" w:rsidR="0088299C" w:rsidRPr="00330D6B" w:rsidRDefault="00B10B79">
      <w:pPr>
        <w:spacing w:before="0" w:after="0" w:line="276" w:lineRule="auto"/>
        <w:ind w:firstLine="0"/>
        <w:rPr>
          <w:rFonts w:ascii="Arial" w:hAnsi="Arial" w:cs="Arial"/>
        </w:rPr>
      </w:pPr>
      <w:r>
        <w:rPr>
          <w:rFonts w:ascii="Arial" w:hAnsi="Arial" w:cs="Arial"/>
          <w:noProof/>
        </w:rPr>
        <w:drawing>
          <wp:inline distT="0" distB="0" distL="0" distR="0" wp14:anchorId="1758F03B" wp14:editId="4D7E271D">
            <wp:extent cx="5943600" cy="2971800"/>
            <wp:effectExtent l="0" t="0" r="0" b="0"/>
            <wp:docPr id="898574544" name="Picture 5"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4544" name="Picture 5" descr="A group of graphs showing different colo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000133" w14:textId="77777777" w:rsidR="0088299C" w:rsidRPr="00330D6B" w:rsidRDefault="00492867">
      <w:pPr>
        <w:spacing w:before="0" w:after="0" w:line="276" w:lineRule="auto"/>
        <w:rPr>
          <w:rFonts w:ascii="Arial" w:hAnsi="Arial" w:cs="Arial"/>
          <w:b/>
          <w:u w:val="single"/>
        </w:rPr>
      </w:pPr>
      <w:r w:rsidRPr="00330D6B">
        <w:rPr>
          <w:rFonts w:ascii="Arial" w:hAnsi="Arial" w:cs="Arial"/>
        </w:rPr>
        <w:br w:type="page"/>
      </w:r>
    </w:p>
    <w:p w14:paraId="00000134" w14:textId="77777777" w:rsidR="0088299C" w:rsidRPr="0065774E" w:rsidRDefault="00492867">
      <w:pPr>
        <w:spacing w:before="0" w:after="0" w:line="240" w:lineRule="auto"/>
        <w:ind w:firstLine="0"/>
      </w:pPr>
      <w:bookmarkStart w:id="15" w:name="_heading=h.1fob9te" w:colFirst="0" w:colLast="0"/>
      <w:bookmarkEnd w:id="15"/>
      <w:r w:rsidRPr="0065774E">
        <w:rPr>
          <w:b/>
        </w:rPr>
        <w:lastRenderedPageBreak/>
        <w:t>Box 2: Filtering Trade-</w:t>
      </w:r>
      <w:sdt>
        <w:sdtPr>
          <w:tag w:val="goog_rdk_35"/>
          <w:id w:val="215097274"/>
        </w:sdtPr>
        <w:sdtContent/>
      </w:sdt>
      <w:r w:rsidRPr="0065774E">
        <w:rPr>
          <w:b/>
        </w:rPr>
        <w:t>offs</w:t>
      </w:r>
    </w:p>
    <w:p w14:paraId="00000135" w14:textId="5BE2FF13" w:rsidR="0088299C" w:rsidRPr="0065774E" w:rsidRDefault="00492867" w:rsidP="0065774E">
      <w:pPr>
        <w:spacing w:after="0"/>
        <w:ind w:firstLine="0"/>
      </w:pPr>
      <w:r w:rsidRPr="0065774E">
        <w:t>Different filtering choices result in trade-offs described here as false-positives and false-negatives (Type-I, α, and Type-II, β, errors, respectively; see diagram below). In the case of variant calling (</w:t>
      </w:r>
      <w:r w:rsidRPr="0065774E">
        <w:rPr>
          <w:i/>
        </w:rPr>
        <w:t>i.e.</w:t>
      </w:r>
      <w:r w:rsidRPr="0065774E">
        <w:t xml:space="preserve">, genotyping) we here hold that an incorrectly called genotype is the null hypothesis. While this is not the only reasonable interpretation, it simultaneously allows for a more conservative philosophical approach towards genotyping and allows for power </w:t>
      </w:r>
      <m:oMath>
        <m:r>
          <w:rPr>
            <w:rFonts w:ascii="Cambria Math" w:hAnsi="Cambria Math"/>
          </w:rPr>
          <m:t>(1-β)</m:t>
        </m:r>
      </m:oMath>
      <w:r w:rsidRPr="0065774E">
        <w:t xml:space="preserve"> to equal the proportion (or percentage) of correctly called genotypes that are retained in a dataset. Within this framework, a false-positive occurs when an incorrectly called genotype (at a single locus) is retained within a dataset and a false-negative occurs when a correctly called genotype is incorrectly filtered out of the dataset (see diagram below)</w:t>
      </w:r>
      <w:r w:rsidR="0016642B" w:rsidRPr="0065774E">
        <w:fldChar w:fldCharType="begin"/>
      </w:r>
      <w:r w:rsidR="00477F8C">
        <w:instrText xml:space="preserve"> ADDIN ZOTERO_ITEM CSL_CITATION {"citationID":"RWckxRxR","properties":{"formattedCitation":"\\super 135\\nosupersub{}","plainCitation":"135","noteIndex":0},"citationItems":[{"id":5339,"uris":["http://zotero.org/users/10196124/items/XS6V6435"],"itemData":{"id":5339,"type":"article-journal","abstract":"Abstract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16642B" w:rsidRPr="0065774E">
        <w:fldChar w:fldCharType="separate"/>
      </w:r>
      <w:r w:rsidR="00477F8C" w:rsidRPr="00477F8C">
        <w:rPr>
          <w:vertAlign w:val="superscript"/>
        </w:rPr>
        <w:t>135</w:t>
      </w:r>
      <w:r w:rsidR="0016642B" w:rsidRPr="0065774E">
        <w:fldChar w:fldCharType="end"/>
      </w:r>
      <w:r w:rsidRPr="0065774E">
        <w:t xml:space="preserve">. </w:t>
      </w:r>
      <w:proofErr w:type="gramStart"/>
      <w:r w:rsidRPr="0065774E">
        <w:t>False-positives</w:t>
      </w:r>
      <w:proofErr w:type="gramEnd"/>
      <w:r w:rsidRPr="0065774E">
        <w:t xml:space="preserve"> occur most frequently when filters are not stringent (for example, no MAF filtering is performed) and/or when the read depth at a locus is low and thus incorrectly genotyped loci are allowed to proceed into downstream analyses. By contrast, </w:t>
      </w:r>
      <w:proofErr w:type="gramStart"/>
      <w:r w:rsidRPr="0065774E">
        <w:t>false-negatives</w:t>
      </w:r>
      <w:proofErr w:type="gramEnd"/>
      <w:r w:rsidRPr="0065774E">
        <w:t xml:space="preserve"> will be more likely when stringent filters are used (such as a high MAF filter), because more loci are assumed to be errors (and thus removed) even though many of those sites may represent real, correctly called genotypes. </w:t>
      </w:r>
    </w:p>
    <w:p w14:paraId="00000136" w14:textId="1BF51960" w:rsidR="0088299C" w:rsidRPr="0065774E" w:rsidRDefault="00492867">
      <w:pPr>
        <w:spacing w:before="200" w:after="0"/>
      </w:pPr>
      <w:r w:rsidRPr="0065774E">
        <w:t xml:space="preserve">To answer specific questions, certain trade-offs will invariably arise. For example, when calculating Tajima’s D, many or most low-frequency sites must be retained (see Box 1). This procedure, </w:t>
      </w:r>
      <w:r w:rsidRPr="0065774E">
        <w:rPr>
          <w:color w:val="0000FF"/>
        </w:rPr>
        <w:t xml:space="preserve">however, </w:t>
      </w:r>
      <w:r w:rsidRPr="0065774E">
        <w:t xml:space="preserve">will invariably allow more </w:t>
      </w:r>
      <w:proofErr w:type="gramStart"/>
      <w:r w:rsidRPr="0065774E">
        <w:t>false-positives</w:t>
      </w:r>
      <w:proofErr w:type="gramEnd"/>
      <w:r w:rsidRPr="0065774E">
        <w:t xml:space="preserve"> (false variants) into the dataset affecting the precision of the estimator. Alternatively, </w:t>
      </w:r>
      <w:r w:rsidRPr="0065774E">
        <w:rPr>
          <w:color w:val="0000FF"/>
        </w:rPr>
        <w:t xml:space="preserve">low-frequency sites are often removed </w:t>
      </w:r>
      <w:r w:rsidRPr="0065774E">
        <w:t xml:space="preserve">when performing GWAS or outlier </w:t>
      </w:r>
      <w:r w:rsidRPr="0065774E">
        <w:rPr>
          <w:i/>
        </w:rPr>
        <w:t>F</w:t>
      </w:r>
      <w:r w:rsidRPr="0065774E">
        <w:rPr>
          <w:i/>
          <w:vertAlign w:val="subscript"/>
        </w:rPr>
        <w:t>ST</w:t>
      </w:r>
      <w:r w:rsidRPr="0065774E">
        <w:t xml:space="preserve"> detection</w:t>
      </w:r>
      <w:r w:rsidR="0016642B" w:rsidRPr="0065774E">
        <w:fldChar w:fldCharType="begin"/>
      </w:r>
      <w:r w:rsidR="00477F8C">
        <w:instrText xml:space="preserve"> ADDIN ZOTERO_ITEM CSL_CITATION {"citationID":"VGZExBEk","properties":{"formattedCitation":"\\super 79,136\\nosupersub{}","plainCitation":"79,136","noteIndex":0},"citationItems":[{"id":2871,"uris":["http://zotero.org/users/10196124/items/7KWUQU6B"],"itemData":{"id":2871,"type":"article-journal","abstract":"Application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Press\nCitation Key: whitlockReliableDetectionLoci2015","page":"S24-S36","title":"Reliable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16642B" w:rsidRPr="0065774E">
        <w:fldChar w:fldCharType="separate"/>
      </w:r>
      <w:r w:rsidR="00477F8C" w:rsidRPr="00477F8C">
        <w:rPr>
          <w:vertAlign w:val="superscript"/>
        </w:rPr>
        <w:t>79,136</w:t>
      </w:r>
      <w:r w:rsidR="0016642B" w:rsidRPr="0065774E">
        <w:fldChar w:fldCharType="end"/>
      </w:r>
      <w:r w:rsidRPr="0065774E">
        <w:t xml:space="preserve">, which creates datasets with few genotyping errors but that may exclude real, causal variants that segregate at a low frequency. Investigators should be cognizant of the very real trade-offs associated with certain filtering choices and should consider practical solutions such as creating two or more datasets with </w:t>
      </w:r>
      <w:r w:rsidRPr="0065774E">
        <w:lastRenderedPageBreak/>
        <w:t>different filtering thresholds, sequencing loci of interest to higher depth/confidence, and re-sequencing select samples.</w:t>
      </w:r>
    </w:p>
    <w:p w14:paraId="00000137" w14:textId="77777777" w:rsidR="0088299C" w:rsidRPr="00330D6B" w:rsidRDefault="00000000">
      <w:pPr>
        <w:spacing w:before="0" w:after="0"/>
        <w:rPr>
          <w:rFonts w:ascii="Arial" w:hAnsi="Arial" w:cs="Arial"/>
        </w:rPr>
      </w:pPr>
      <w:sdt>
        <w:sdtPr>
          <w:rPr>
            <w:rFonts w:ascii="Arial" w:hAnsi="Arial" w:cs="Arial"/>
          </w:rPr>
          <w:tag w:val="goog_rdk_36"/>
          <w:id w:val="1328324799"/>
        </w:sdtPr>
        <w:sdtContent/>
      </w:sdt>
      <w:r w:rsidR="00492867" w:rsidRPr="00330D6B">
        <w:rPr>
          <w:rFonts w:ascii="Arial" w:hAnsi="Arial" w:cs="Arial"/>
          <w:noProof/>
        </w:rPr>
        <w:drawing>
          <wp:inline distT="0" distB="0" distL="0" distR="0" wp14:anchorId="1DBB8ACB" wp14:editId="3EC84A10">
            <wp:extent cx="4904597" cy="4545136"/>
            <wp:effectExtent l="0" t="0" r="0" b="0"/>
            <wp:docPr id="30" name="image10.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scientific experiment&#10;&#10;Description automatically generated"/>
                    <pic:cNvPicPr preferRelativeResize="0"/>
                  </pic:nvPicPr>
                  <pic:blipFill>
                    <a:blip r:embed="rId15"/>
                    <a:srcRect/>
                    <a:stretch>
                      <a:fillRect/>
                    </a:stretch>
                  </pic:blipFill>
                  <pic:spPr>
                    <a:xfrm>
                      <a:off x="0" y="0"/>
                      <a:ext cx="4904597" cy="4545136"/>
                    </a:xfrm>
                    <a:prstGeom prst="rect">
                      <a:avLst/>
                    </a:prstGeom>
                    <a:ln/>
                  </pic:spPr>
                </pic:pic>
              </a:graphicData>
            </a:graphic>
          </wp:inline>
        </w:drawing>
      </w:r>
    </w:p>
    <w:p w14:paraId="00000138" w14:textId="77777777" w:rsidR="0088299C" w:rsidRPr="00330D6B" w:rsidRDefault="00492867" w:rsidP="00E7397F">
      <w:pPr>
        <w:suppressLineNumbers/>
        <w:spacing w:before="0" w:after="0"/>
        <w:rPr>
          <w:rFonts w:ascii="Arial" w:hAnsi="Arial" w:cs="Arial"/>
        </w:rPr>
      </w:pPr>
      <w:bookmarkStart w:id="16" w:name="_heading=h.3znysh7" w:colFirst="0" w:colLast="0"/>
      <w:bookmarkEnd w:id="16"/>
      <w:r w:rsidRPr="00330D6B">
        <w:rPr>
          <w:rFonts w:ascii="Arial" w:hAnsi="Arial" w:cs="Arial"/>
        </w:rPr>
        <w:br w:type="page"/>
      </w:r>
    </w:p>
    <w:p w14:paraId="00000139" w14:textId="77777777" w:rsidR="0088299C" w:rsidRPr="0065774E" w:rsidRDefault="00492867">
      <w:pPr>
        <w:spacing w:before="0" w:after="0"/>
        <w:ind w:firstLine="0"/>
        <w:rPr>
          <w:b/>
        </w:rPr>
      </w:pPr>
      <w:r w:rsidRPr="0065774E">
        <w:rPr>
          <w:b/>
        </w:rPr>
        <w:lastRenderedPageBreak/>
        <w:t>Box 3: Filtering checklist</w:t>
      </w:r>
    </w:p>
    <w:p w14:paraId="0000013A" w14:textId="77777777" w:rsidR="0088299C" w:rsidRPr="0065774E" w:rsidRDefault="00492867" w:rsidP="00E7397F">
      <w:pPr>
        <w:spacing w:before="0" w:after="0" w:line="240" w:lineRule="auto"/>
        <w:ind w:firstLine="0"/>
      </w:pPr>
      <w:r w:rsidRPr="0065774E">
        <w:t>Throughout dataset assembly (</w:t>
      </w:r>
      <w:r w:rsidRPr="0065774E">
        <w:rPr>
          <w:i/>
        </w:rPr>
        <w:t>e.g.</w:t>
      </w:r>
      <w:r w:rsidRPr="0065774E">
        <w:t>, from raw sequencing reads to genotypes), researchers should perform various steps to explore the effects of alternative filtering strategies on downstream analyses and aid in reproducibility. To ensure a robust examination of filtering effects and study reproducibility, the example checklist below should be consulted before and during a research project and checked-off before submitting a manuscript for peer-review.</w:t>
      </w:r>
    </w:p>
    <w:p w14:paraId="0A12D6C5" w14:textId="77777777" w:rsidR="0016642B" w:rsidRDefault="0016642B">
      <w:pPr>
        <w:spacing w:before="0" w:after="0" w:line="240" w:lineRule="auto"/>
        <w:ind w:firstLine="0"/>
        <w:rPr>
          <w:rFonts w:ascii="Arial" w:hAnsi="Arial" w:cs="Arial"/>
          <w:b/>
        </w:rPr>
      </w:pPr>
    </w:p>
    <w:tbl>
      <w:tblPr>
        <w:tblStyle w:val="TableGrid"/>
        <w:tblW w:w="9535" w:type="dxa"/>
        <w:tblBorders>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5D5273" w:rsidRPr="00C0114A" w14:paraId="5C3F02D8" w14:textId="77777777" w:rsidTr="00E7397F">
        <w:trPr>
          <w:trHeight w:val="576"/>
        </w:trPr>
        <w:tc>
          <w:tcPr>
            <w:tcW w:w="1345" w:type="dxa"/>
            <w:shd w:val="clear" w:color="auto" w:fill="EEECE1" w:themeFill="background2"/>
            <w:vAlign w:val="center"/>
          </w:tcPr>
          <w:p w14:paraId="7642A404"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59264" behindDoc="1" locked="0" layoutInCell="1" allowOverlap="1" wp14:anchorId="70A27FB4" wp14:editId="250A10D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381D"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59B2749"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archival</w:t>
            </w:r>
          </w:p>
        </w:tc>
      </w:tr>
      <w:tr w:rsidR="005D5273" w:rsidRPr="00C0114A" w14:paraId="1DDAB4F0" w14:textId="77777777" w:rsidTr="00E7397F">
        <w:trPr>
          <w:trHeight w:val="576"/>
        </w:trPr>
        <w:tc>
          <w:tcPr>
            <w:tcW w:w="1345" w:type="dxa"/>
            <w:shd w:val="clear" w:color="auto" w:fill="EEECE1" w:themeFill="background2"/>
            <w:vAlign w:val="center"/>
          </w:tcPr>
          <w:p w14:paraId="785D04E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0288" behindDoc="1" locked="0" layoutInCell="1" allowOverlap="1" wp14:anchorId="0E347959" wp14:editId="0E20072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0FB6"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2391724D" w14:textId="66B17493"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Decide on filtered data sets given </w:t>
            </w:r>
            <w:r w:rsidRPr="00C0114A">
              <w:rPr>
                <w:rFonts w:ascii="Times New Roman" w:hAnsi="Times New Roman" w:cs="Times New Roman"/>
                <w:i/>
                <w:iCs/>
                <w:sz w:val="24"/>
                <w:szCs w:val="24"/>
                <w:lang w:val="en-GB"/>
              </w:rPr>
              <w:t>a priori</w:t>
            </w:r>
            <w:r w:rsidRPr="00C0114A">
              <w:rPr>
                <w:rFonts w:ascii="Times New Roman" w:hAnsi="Times New Roman" w:cs="Times New Roman"/>
                <w:sz w:val="24"/>
                <w:szCs w:val="24"/>
                <w:lang w:val="en-GB"/>
              </w:rPr>
              <w:t xml:space="preserve"> study questions</w:t>
            </w:r>
            <w:r>
              <w:rPr>
                <w:rFonts w:ascii="Times New Roman" w:hAnsi="Times New Roman" w:cs="Times New Roman"/>
                <w:sz w:val="24"/>
                <w:szCs w:val="24"/>
                <w:lang w:val="en-GB"/>
              </w:rPr>
              <w:t xml:space="preserve">, </w:t>
            </w:r>
            <w:r w:rsidRPr="00C6480C">
              <w:rPr>
                <w:rFonts w:ascii="Times New Roman" w:hAnsi="Times New Roman" w:cs="Times New Roman"/>
                <w:color w:val="0000FF"/>
                <w:sz w:val="24"/>
                <w:szCs w:val="24"/>
                <w:lang w:val="en-GB"/>
              </w:rPr>
              <w:t>knowledge of the system</w:t>
            </w:r>
            <w:ins w:id="17" w:author="Christie, Mark R" w:date="2024-01-18T13:21:00Z">
              <w:r w:rsidR="00492867">
                <w:rPr>
                  <w:rFonts w:ascii="Times New Roman" w:hAnsi="Times New Roman" w:cs="Times New Roman"/>
                  <w:color w:val="0000FF"/>
                  <w:sz w:val="24"/>
                  <w:szCs w:val="24"/>
                  <w:lang w:val="en-GB"/>
                </w:rPr>
                <w:t>,</w:t>
              </w:r>
            </w:ins>
            <w:r w:rsidRPr="00C6480C">
              <w:rPr>
                <w:rFonts w:ascii="Times New Roman" w:hAnsi="Times New Roman" w:cs="Times New Roman"/>
                <w:color w:val="0000FF"/>
                <w:sz w:val="24"/>
                <w:szCs w:val="24"/>
                <w:lang w:val="en-GB"/>
              </w:rPr>
              <w:t xml:space="preserve"> and population genetics theory</w:t>
            </w:r>
            <w:r>
              <w:rPr>
                <w:rFonts w:ascii="Times New Roman" w:hAnsi="Times New Roman" w:cs="Times New Roman"/>
                <w:sz w:val="24"/>
                <w:szCs w:val="24"/>
                <w:lang w:val="en-GB"/>
              </w:rPr>
              <w:t xml:space="preserve"> (see Figure 3)</w:t>
            </w:r>
          </w:p>
        </w:tc>
      </w:tr>
      <w:tr w:rsidR="005D5273" w:rsidRPr="00C0114A" w14:paraId="77B5BD57" w14:textId="77777777" w:rsidTr="00E7397F">
        <w:trPr>
          <w:trHeight w:val="576"/>
        </w:trPr>
        <w:tc>
          <w:tcPr>
            <w:tcW w:w="1345" w:type="dxa"/>
            <w:shd w:val="clear" w:color="auto" w:fill="F2F2F2" w:themeFill="background1" w:themeFillShade="F2"/>
            <w:vAlign w:val="center"/>
          </w:tcPr>
          <w:p w14:paraId="6A5C212B"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6B7161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0528" behindDoc="1" locked="0" layoutInCell="1" allowOverlap="1" wp14:anchorId="7DBE2E83" wp14:editId="040B5A45">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8A6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Create filter recording/reporting table</w:t>
            </w:r>
            <w:r>
              <w:rPr>
                <w:rFonts w:ascii="Times New Roman" w:hAnsi="Times New Roman" w:cs="Times New Roman"/>
                <w:sz w:val="24"/>
                <w:szCs w:val="24"/>
                <w:lang w:val="en-GB"/>
              </w:rPr>
              <w:t>s</w:t>
            </w:r>
            <w:r w:rsidRPr="00C0114A">
              <w:rPr>
                <w:rFonts w:ascii="Times New Roman" w:hAnsi="Times New Roman" w:cs="Times New Roman"/>
                <w:sz w:val="24"/>
                <w:szCs w:val="24"/>
                <w:lang w:val="en-GB"/>
              </w:rPr>
              <w:t xml:space="preserve"> (see Table </w:t>
            </w:r>
            <w:r>
              <w:rPr>
                <w:rFonts w:ascii="Times New Roman" w:hAnsi="Times New Roman" w:cs="Times New Roman"/>
                <w:sz w:val="24"/>
                <w:szCs w:val="24"/>
                <w:lang w:val="en-GB"/>
              </w:rPr>
              <w:t>1 and Table 2</w:t>
            </w:r>
            <w:r w:rsidRPr="00C0114A">
              <w:rPr>
                <w:rFonts w:ascii="Times New Roman" w:hAnsi="Times New Roman" w:cs="Times New Roman"/>
                <w:sz w:val="24"/>
                <w:szCs w:val="24"/>
                <w:lang w:val="en-GB"/>
              </w:rPr>
              <w:t>)</w:t>
            </w:r>
          </w:p>
        </w:tc>
      </w:tr>
      <w:tr w:rsidR="005D5273" w:rsidRPr="00C0114A" w14:paraId="6B93CE26" w14:textId="77777777" w:rsidTr="00E7397F">
        <w:trPr>
          <w:trHeight w:val="576"/>
        </w:trPr>
        <w:tc>
          <w:tcPr>
            <w:tcW w:w="1345" w:type="dxa"/>
            <w:shd w:val="clear" w:color="auto" w:fill="EEECE1" w:themeFill="background2"/>
            <w:vAlign w:val="center"/>
          </w:tcPr>
          <w:p w14:paraId="122DB702"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1312" behindDoc="1" locked="0" layoutInCell="1" allowOverlap="1" wp14:anchorId="4292B426" wp14:editId="111600A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FB50"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ED279B3"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Filter on raw sequences (</w:t>
            </w:r>
            <w:r w:rsidRPr="00C0114A">
              <w:rPr>
                <w:rFonts w:ascii="Times New Roman" w:hAnsi="Times New Roman" w:cs="Times New Roman"/>
                <w:iCs/>
                <w:sz w:val="24"/>
                <w:szCs w:val="24"/>
                <w:lang w:val="en-GB"/>
              </w:rPr>
              <w:t>for example</w:t>
            </w:r>
            <w:r w:rsidRPr="00C0114A">
              <w:rPr>
                <w:rFonts w:ascii="Times New Roman" w:hAnsi="Times New Roman" w:cs="Times New Roman"/>
                <w:sz w:val="24"/>
                <w:szCs w:val="24"/>
                <w:lang w:val="en-GB"/>
              </w:rPr>
              <w:t xml:space="preserve">, read quality, poly-G tails; see Table 1) </w:t>
            </w:r>
          </w:p>
        </w:tc>
      </w:tr>
      <w:tr w:rsidR="005D5273" w:rsidRPr="00C0114A" w14:paraId="123BB06D" w14:textId="77777777" w:rsidTr="00E7397F">
        <w:trPr>
          <w:trHeight w:val="576"/>
        </w:trPr>
        <w:tc>
          <w:tcPr>
            <w:tcW w:w="1345" w:type="dxa"/>
            <w:shd w:val="clear" w:color="auto" w:fill="F2F2F2" w:themeFill="background1" w:themeFillShade="F2"/>
            <w:vAlign w:val="center"/>
          </w:tcPr>
          <w:p w14:paraId="2058670A"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A75BF60"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9504" behindDoc="1" locked="0" layoutInCell="1" allowOverlap="1" wp14:anchorId="1423E142" wp14:editId="3F856B9B">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531D0"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exact filters used for filtering on raw sequences</w:t>
            </w:r>
          </w:p>
        </w:tc>
      </w:tr>
      <w:tr w:rsidR="005D5273" w:rsidRPr="00C0114A" w14:paraId="39FA032C" w14:textId="77777777" w:rsidTr="00E7397F">
        <w:trPr>
          <w:trHeight w:val="576"/>
        </w:trPr>
        <w:tc>
          <w:tcPr>
            <w:tcW w:w="1345" w:type="dxa"/>
            <w:shd w:val="clear" w:color="auto" w:fill="F2F2F2" w:themeFill="background1" w:themeFillShade="F2"/>
            <w:vAlign w:val="center"/>
          </w:tcPr>
          <w:p w14:paraId="16EC0477"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7740BEA"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2336" behindDoc="1" locked="0" layoutInCell="1" allowOverlap="1" wp14:anchorId="7C7DEFD9" wp14:editId="066750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6803"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in study</w:t>
            </w:r>
          </w:p>
        </w:tc>
      </w:tr>
      <w:tr w:rsidR="005D5273" w:rsidRPr="00C0114A" w14:paraId="69A3A343" w14:textId="77777777" w:rsidTr="00E7397F">
        <w:trPr>
          <w:trHeight w:val="576"/>
        </w:trPr>
        <w:tc>
          <w:tcPr>
            <w:tcW w:w="1345" w:type="dxa"/>
            <w:shd w:val="clear" w:color="auto" w:fill="F2F2F2" w:themeFill="background1" w:themeFillShade="F2"/>
            <w:vAlign w:val="center"/>
          </w:tcPr>
          <w:p w14:paraId="47588FD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2B940C2B"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8480" behindDoc="1" locked="0" layoutInCell="1" allowOverlap="1" wp14:anchorId="447B50AC" wp14:editId="49D2A22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EC1B8"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filtered out</w:t>
            </w:r>
            <w:r>
              <w:rPr>
                <w:rFonts w:ascii="Times New Roman" w:hAnsi="Times New Roman" w:cs="Times New Roman"/>
                <w:sz w:val="24"/>
                <w:szCs w:val="24"/>
                <w:lang w:val="en-GB"/>
              </w:rPr>
              <w:t xml:space="preserve"> by filter type</w:t>
            </w:r>
          </w:p>
        </w:tc>
      </w:tr>
      <w:tr w:rsidR="005D5273" w:rsidRPr="00C0114A" w14:paraId="16C4258E" w14:textId="77777777" w:rsidTr="00E7397F">
        <w:trPr>
          <w:trHeight w:val="576"/>
        </w:trPr>
        <w:tc>
          <w:tcPr>
            <w:tcW w:w="1345" w:type="dxa"/>
            <w:shd w:val="clear" w:color="auto" w:fill="EEECE1" w:themeFill="background2"/>
            <w:vAlign w:val="center"/>
          </w:tcPr>
          <w:p w14:paraId="45BB32C8"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3360" behindDoc="1" locked="0" layoutInCell="1" allowOverlap="1" wp14:anchorId="30A3EA45" wp14:editId="1B5F17B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BC7D"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3997FCA5"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sequence alignment; report alignment parameters</w:t>
            </w:r>
          </w:p>
        </w:tc>
      </w:tr>
      <w:tr w:rsidR="005D5273" w:rsidRPr="00C0114A" w14:paraId="10A23A46" w14:textId="77777777" w:rsidTr="00E7397F">
        <w:trPr>
          <w:trHeight w:val="576"/>
        </w:trPr>
        <w:tc>
          <w:tcPr>
            <w:tcW w:w="1345" w:type="dxa"/>
            <w:shd w:val="clear" w:color="auto" w:fill="F2F2F2" w:themeFill="background1" w:themeFillShade="F2"/>
            <w:vAlign w:val="center"/>
          </w:tcPr>
          <w:p w14:paraId="7DE1635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4AAE02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4384" behindDoc="1" locked="0" layoutInCell="1" allowOverlap="1" wp14:anchorId="2A1D4EE6" wp14:editId="4168A6B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AC0D"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aligned successfully</w:t>
            </w:r>
          </w:p>
        </w:tc>
      </w:tr>
      <w:tr w:rsidR="005D5273" w:rsidRPr="00C0114A" w14:paraId="2D8B0F14" w14:textId="77777777" w:rsidTr="00E7397F">
        <w:trPr>
          <w:trHeight w:val="576"/>
        </w:trPr>
        <w:tc>
          <w:tcPr>
            <w:tcW w:w="1345" w:type="dxa"/>
            <w:shd w:val="clear" w:color="auto" w:fill="F2F2F2" w:themeFill="background1" w:themeFillShade="F2"/>
            <w:vAlign w:val="center"/>
          </w:tcPr>
          <w:p w14:paraId="3AA24022"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D8334B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5408" behindDoc="1" locked="0" layoutInCell="1" allowOverlap="1" wp14:anchorId="66D0C086" wp14:editId="7176D32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4D155"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mapped uniquely</w:t>
            </w:r>
          </w:p>
        </w:tc>
      </w:tr>
      <w:tr w:rsidR="005D5273" w:rsidRPr="00C0114A" w14:paraId="399E9A40" w14:textId="77777777" w:rsidTr="00E7397F">
        <w:trPr>
          <w:trHeight w:val="576"/>
        </w:trPr>
        <w:tc>
          <w:tcPr>
            <w:tcW w:w="1345" w:type="dxa"/>
            <w:shd w:val="clear" w:color="auto" w:fill="F2F2F2" w:themeFill="background1" w:themeFillShade="F2"/>
            <w:vAlign w:val="center"/>
          </w:tcPr>
          <w:p w14:paraId="4ACE32A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6379257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7456" behindDoc="1" locked="0" layoutInCell="1" allowOverlap="1" wp14:anchorId="768F96BF" wp14:editId="7D9708E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06111"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were filtered out</w:t>
            </w:r>
          </w:p>
        </w:tc>
      </w:tr>
      <w:tr w:rsidR="005D5273" w:rsidRPr="00C0114A" w14:paraId="0BC561D0" w14:textId="77777777" w:rsidTr="00E7397F">
        <w:trPr>
          <w:trHeight w:val="576"/>
        </w:trPr>
        <w:tc>
          <w:tcPr>
            <w:tcW w:w="1345" w:type="dxa"/>
            <w:shd w:val="clear" w:color="auto" w:fill="EEECE1" w:themeFill="background2"/>
            <w:vAlign w:val="center"/>
          </w:tcPr>
          <w:p w14:paraId="14904B31"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6432" behindDoc="1" locked="0" layoutInCell="1" allowOverlap="1" wp14:anchorId="263D9F4C" wp14:editId="2514F98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83C2"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EA14447"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filtering on successfully mapped reads</w:t>
            </w:r>
          </w:p>
        </w:tc>
      </w:tr>
      <w:tr w:rsidR="005D5273" w:rsidRPr="00C0114A" w14:paraId="458E09ED" w14:textId="77777777" w:rsidTr="00E7397F">
        <w:trPr>
          <w:trHeight w:val="773"/>
        </w:trPr>
        <w:tc>
          <w:tcPr>
            <w:tcW w:w="1345" w:type="dxa"/>
            <w:shd w:val="clear" w:color="auto" w:fill="F2F2F2" w:themeFill="background1" w:themeFillShade="F2"/>
            <w:vAlign w:val="center"/>
          </w:tcPr>
          <w:p w14:paraId="2E46328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60CD682" w14:textId="6EE284BC" w:rsidR="005D5273" w:rsidRPr="00C0114A" w:rsidRDefault="005D5273" w:rsidP="00AD6642">
            <w:pPr>
              <w:spacing w:line="259" w:lineRule="auto"/>
              <w:ind w:left="793"/>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2576" behindDoc="1" locked="0" layoutInCell="1" allowOverlap="1" wp14:anchorId="30B69959" wp14:editId="6825C03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41284"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Filter on mapping quality, PCR duplicates, </w:t>
            </w:r>
            <w:proofErr w:type="gramStart"/>
            <w:r w:rsidRPr="00C0114A">
              <w:rPr>
                <w:rFonts w:ascii="Times New Roman" w:hAnsi="Times New Roman" w:cs="Times New Roman"/>
                <w:sz w:val="24"/>
                <w:szCs w:val="24"/>
                <w:lang w:val="en-GB"/>
              </w:rPr>
              <w:t>read</w:t>
            </w:r>
            <w:r>
              <w:rPr>
                <w:rFonts w:ascii="Times New Roman" w:hAnsi="Times New Roman" w:cs="Times New Roman"/>
                <w:sz w:val="24"/>
                <w:szCs w:val="24"/>
                <w:lang w:val="en-GB"/>
              </w:rPr>
              <w:t>-</w:t>
            </w:r>
            <w:r w:rsidRPr="00C0114A">
              <w:rPr>
                <w:rFonts w:ascii="Times New Roman" w:hAnsi="Times New Roman" w:cs="Times New Roman"/>
                <w:sz w:val="24"/>
                <w:szCs w:val="24"/>
                <w:lang w:val="en-GB"/>
              </w:rPr>
              <w:t>pairs</w:t>
            </w:r>
            <w:proofErr w:type="gramEnd"/>
            <w:r w:rsidR="00AD6642">
              <w:rPr>
                <w:rFonts w:ascii="Times New Roman" w:hAnsi="Times New Roman" w:cs="Times New Roman"/>
                <w:sz w:val="24"/>
                <w:szCs w:val="24"/>
                <w:lang w:val="en-GB"/>
              </w:rPr>
              <w:t xml:space="preserve"> </w:t>
            </w:r>
            <w:r w:rsidR="00AD6642" w:rsidRPr="00AD6642">
              <w:rPr>
                <w:rFonts w:ascii="Times New Roman" w:hAnsi="Times New Roman" w:cs="Times New Roman"/>
                <w:color w:val="0000FF"/>
                <w:sz w:val="24"/>
                <w:szCs w:val="24"/>
                <w:lang w:val="en-GB"/>
              </w:rPr>
              <w:t>(some variant callers</w:t>
            </w:r>
            <w:r w:rsidR="00AD6642">
              <w:rPr>
                <w:rFonts w:ascii="Times New Roman" w:hAnsi="Times New Roman" w:cs="Times New Roman"/>
                <w:color w:val="0000FF"/>
                <w:sz w:val="24"/>
                <w:szCs w:val="24"/>
                <w:lang w:val="en-GB"/>
              </w:rPr>
              <w:t xml:space="preserve"> </w:t>
            </w:r>
            <w:r w:rsidR="00AD6642" w:rsidRPr="00AD6642">
              <w:rPr>
                <w:rFonts w:ascii="Times New Roman" w:hAnsi="Times New Roman" w:cs="Times New Roman"/>
                <w:color w:val="0000FF"/>
                <w:sz w:val="24"/>
                <w:szCs w:val="24"/>
                <w:lang w:val="en-GB"/>
              </w:rPr>
              <w:t>will do so automatically if these are marked)</w:t>
            </w:r>
          </w:p>
        </w:tc>
      </w:tr>
      <w:tr w:rsidR="005D5273" w:rsidRPr="00C0114A" w14:paraId="217DAA46" w14:textId="77777777" w:rsidTr="00E7397F">
        <w:trPr>
          <w:trHeight w:val="576"/>
        </w:trPr>
        <w:tc>
          <w:tcPr>
            <w:tcW w:w="1345" w:type="dxa"/>
            <w:shd w:val="clear" w:color="auto" w:fill="F2F2F2" w:themeFill="background1" w:themeFillShade="F2"/>
            <w:vAlign w:val="center"/>
          </w:tcPr>
          <w:p w14:paraId="751F949F"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7959B8F"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1552" behindDoc="1" locked="0" layoutInCell="1" allowOverlap="1" wp14:anchorId="0B4C4332" wp14:editId="07BA8BA4">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96C5A"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number of reads retained/filtered at each step</w:t>
            </w:r>
          </w:p>
        </w:tc>
      </w:tr>
      <w:tr w:rsidR="005D5273" w:rsidRPr="00C0114A" w14:paraId="356E7257" w14:textId="77777777" w:rsidTr="00E7397F">
        <w:trPr>
          <w:trHeight w:val="576"/>
        </w:trPr>
        <w:tc>
          <w:tcPr>
            <w:tcW w:w="1345" w:type="dxa"/>
            <w:shd w:val="clear" w:color="auto" w:fill="EEECE1" w:themeFill="background2"/>
            <w:vAlign w:val="center"/>
          </w:tcPr>
          <w:p w14:paraId="6CF9F36D"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3600" behindDoc="1" locked="0" layoutInCell="1" allowOverlap="1" wp14:anchorId="1A8BC814" wp14:editId="7F87754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B33F"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BFC9F0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Variant discovery </w:t>
            </w:r>
          </w:p>
        </w:tc>
      </w:tr>
      <w:tr w:rsidR="005D5273" w:rsidRPr="00C0114A" w14:paraId="0C775113" w14:textId="77777777" w:rsidTr="00E7397F">
        <w:trPr>
          <w:trHeight w:val="576"/>
        </w:trPr>
        <w:tc>
          <w:tcPr>
            <w:tcW w:w="1345" w:type="dxa"/>
            <w:shd w:val="clear" w:color="auto" w:fill="EEECE1" w:themeFill="background2"/>
            <w:vAlign w:val="center"/>
          </w:tcPr>
          <w:p w14:paraId="5C52595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4624" behindDoc="1" locked="0" layoutInCell="1" allowOverlap="1" wp14:anchorId="0AAA8EEB" wp14:editId="4C397F59">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F7623"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5E3AAFCE"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Begin or continue creation of multiple data sets</w:t>
            </w:r>
          </w:p>
        </w:tc>
      </w:tr>
      <w:tr w:rsidR="005D5273" w:rsidRPr="00C0114A" w14:paraId="30AE6C94" w14:textId="77777777" w:rsidTr="00E7397F">
        <w:trPr>
          <w:trHeight w:val="576"/>
        </w:trPr>
        <w:tc>
          <w:tcPr>
            <w:tcW w:w="1345" w:type="dxa"/>
            <w:shd w:val="clear" w:color="auto" w:fill="F2F2F2" w:themeFill="background1" w:themeFillShade="F2"/>
            <w:vAlign w:val="center"/>
          </w:tcPr>
          <w:p w14:paraId="586DF43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0D3E78D6"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5648" behindDoc="1" locked="0" layoutInCell="1" allowOverlap="1" wp14:anchorId="54D75917" wp14:editId="6481A67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DF9E"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study-wide versus within-sample group filters</w:t>
            </w:r>
          </w:p>
        </w:tc>
      </w:tr>
      <w:tr w:rsidR="005D5273" w:rsidRPr="00C0114A" w14:paraId="1BAD0743" w14:textId="77777777" w:rsidTr="00E7397F">
        <w:trPr>
          <w:trHeight w:val="576"/>
        </w:trPr>
        <w:tc>
          <w:tcPr>
            <w:tcW w:w="1345" w:type="dxa"/>
            <w:shd w:val="clear" w:color="auto" w:fill="F2F2F2" w:themeFill="background1" w:themeFillShade="F2"/>
            <w:vAlign w:val="center"/>
          </w:tcPr>
          <w:p w14:paraId="2E88448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3CB8E16E"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0768" behindDoc="1" locked="0" layoutInCell="1" allowOverlap="1" wp14:anchorId="5CDB03C8" wp14:editId="592CFB7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57959"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filter values to employ and order of filters</w:t>
            </w:r>
          </w:p>
        </w:tc>
      </w:tr>
      <w:tr w:rsidR="005D5273" w:rsidRPr="00C0114A" w14:paraId="364D8261" w14:textId="77777777" w:rsidTr="00E7397F">
        <w:trPr>
          <w:trHeight w:val="576"/>
        </w:trPr>
        <w:tc>
          <w:tcPr>
            <w:tcW w:w="1345" w:type="dxa"/>
            <w:shd w:val="clear" w:color="auto" w:fill="EEECE1" w:themeFill="background2"/>
            <w:vAlign w:val="center"/>
          </w:tcPr>
          <w:p w14:paraId="57FC680F"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6672" behindDoc="1" locked="0" layoutInCell="1" allowOverlap="1" wp14:anchorId="2DB85FC6" wp14:editId="153EEA5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ED1C2"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0930F5A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Locus filtering (see text for when individual filtering should go first) </w:t>
            </w:r>
          </w:p>
        </w:tc>
      </w:tr>
      <w:tr w:rsidR="005D5273" w:rsidRPr="00C0114A" w14:paraId="1505D67B" w14:textId="77777777" w:rsidTr="00E7397F">
        <w:trPr>
          <w:trHeight w:val="576"/>
        </w:trPr>
        <w:tc>
          <w:tcPr>
            <w:tcW w:w="1345" w:type="dxa"/>
            <w:shd w:val="clear" w:color="auto" w:fill="F2F2F2" w:themeFill="background1" w:themeFillShade="F2"/>
            <w:vAlign w:val="center"/>
          </w:tcPr>
          <w:p w14:paraId="568F943C"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D36A932" w14:textId="0635F36C"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8720" behindDoc="1" locked="0" layoutInCell="1" allowOverlap="1" wp14:anchorId="29B133BF" wp14:editId="0E1AF0F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327E"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Filter for MAF, HWP, paralogs, coverage etc. </w:t>
            </w:r>
          </w:p>
        </w:tc>
      </w:tr>
      <w:tr w:rsidR="00E7397F" w:rsidRPr="00C0114A" w14:paraId="7020398F" w14:textId="77777777" w:rsidTr="00E7397F">
        <w:trPr>
          <w:trHeight w:val="576"/>
        </w:trPr>
        <w:tc>
          <w:tcPr>
            <w:tcW w:w="1345" w:type="dxa"/>
            <w:shd w:val="clear" w:color="auto" w:fill="F2F2F2" w:themeFill="background1" w:themeFillShade="F2"/>
            <w:vAlign w:val="center"/>
          </w:tcPr>
          <w:p w14:paraId="1C01F511" w14:textId="77777777" w:rsidR="00E7397F" w:rsidRPr="00C0114A" w:rsidRDefault="00E7397F" w:rsidP="00E7397F">
            <w:pPr>
              <w:spacing w:line="259" w:lineRule="auto"/>
              <w:jc w:val="both"/>
              <w:rPr>
                <w:noProof/>
                <w:lang w:val="en-GB"/>
              </w:rPr>
            </w:pPr>
          </w:p>
        </w:tc>
        <w:tc>
          <w:tcPr>
            <w:tcW w:w="8190" w:type="dxa"/>
            <w:shd w:val="clear" w:color="auto" w:fill="F2F2F2" w:themeFill="background1" w:themeFillShade="F2"/>
            <w:vAlign w:val="center"/>
          </w:tcPr>
          <w:p w14:paraId="1223527D" w14:textId="6A80A3D6" w:rsidR="00E7397F" w:rsidRPr="00E7397F" w:rsidRDefault="00E7397F" w:rsidP="00E7397F">
            <w:pPr>
              <w:spacing w:line="259" w:lineRule="auto"/>
              <w:ind w:left="786"/>
              <w:jc w:val="both"/>
              <w:rPr>
                <w:rFonts w:ascii="Times New Roman" w:hAnsi="Times New Roman" w:cs="Times New Roman"/>
                <w:sz w:val="24"/>
                <w:szCs w:val="24"/>
              </w:rPr>
            </w:pPr>
            <w:r w:rsidRPr="00E7397F">
              <w:rPr>
                <w:rFonts w:ascii="Times New Roman" w:hAnsi="Times New Roman" w:cs="Times New Roman"/>
                <w:sz w:val="24"/>
                <w:szCs w:val="24"/>
              </w:rPr>
              <mc:AlternateContent>
                <mc:Choice Requires="wps">
                  <w:drawing>
                    <wp:anchor distT="0" distB="0" distL="114300" distR="114300" simplePos="0" relativeHeight="251697152" behindDoc="1" locked="0" layoutInCell="1" allowOverlap="1" wp14:anchorId="50E496D8" wp14:editId="6C7BC1B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66599509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B1579" id="Rectangle 1" o:spid="_x0000_s1026" style="position:absolute;margin-left:-3.1pt;margin-top:-26.45pt;width:15.7pt;height:16.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E7397F">
              <w:rPr>
                <w:rFonts w:ascii="Times New Roman" w:hAnsi="Times New Roman" w:cs="Times New Roman"/>
                <w:sz w:val="24"/>
                <w:szCs w:val="24"/>
              </w:rPr>
              <w:t>Report the # SNPs remaining after these steps to understand which steps remove the most loci</w:t>
            </w:r>
          </w:p>
        </w:tc>
      </w:tr>
      <w:tr w:rsidR="00E7397F" w:rsidRPr="00C0114A" w14:paraId="580A61BA" w14:textId="77777777" w:rsidTr="00E7397F">
        <w:trPr>
          <w:trHeight w:val="576"/>
        </w:trPr>
        <w:tc>
          <w:tcPr>
            <w:tcW w:w="1345" w:type="dxa"/>
            <w:shd w:val="clear" w:color="auto" w:fill="EEECE1" w:themeFill="background2"/>
            <w:vAlign w:val="center"/>
          </w:tcPr>
          <w:p w14:paraId="1F4D0CFA"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8960" behindDoc="1" locked="0" layoutInCell="1" allowOverlap="1" wp14:anchorId="3A9A1D20" wp14:editId="455C2AB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A1B60" id="Rectangle 1" o:spid="_x0000_s1026" style="position:absolute;margin-left:11.15pt;margin-top:-28.5pt;width:15.7pt;height:16.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69F78731"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Individual filtering</w:t>
            </w:r>
          </w:p>
        </w:tc>
      </w:tr>
      <w:tr w:rsidR="00E7397F" w:rsidRPr="00C0114A" w14:paraId="197B9F2D" w14:textId="77777777" w:rsidTr="00E7397F">
        <w:trPr>
          <w:trHeight w:val="576"/>
        </w:trPr>
        <w:tc>
          <w:tcPr>
            <w:tcW w:w="1345" w:type="dxa"/>
            <w:shd w:val="clear" w:color="auto" w:fill="F2F2F2" w:themeFill="background1" w:themeFillShade="F2"/>
            <w:vAlign w:val="center"/>
          </w:tcPr>
          <w:p w14:paraId="2154113C" w14:textId="77777777" w:rsidR="00E7397F" w:rsidRPr="00C0114A" w:rsidRDefault="00E7397F" w:rsidP="00E7397F">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3125FD85"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89984" behindDoc="1" locked="0" layoutInCell="1" allowOverlap="1" wp14:anchorId="7BDFA35E" wp14:editId="4D8B34C6">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67566" id="Rectangle 1" o:spid="_x0000_s1026" style="position:absolute;margin-left:-3.1pt;margin-top:-26.45pt;width:15.7pt;height:16.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Missing data; </w:t>
            </w:r>
            <w:r>
              <w:rPr>
                <w:rFonts w:ascii="Times New Roman" w:hAnsi="Times New Roman" w:cs="Times New Roman"/>
                <w:sz w:val="24"/>
                <w:szCs w:val="24"/>
                <w:lang w:val="en-GB"/>
              </w:rPr>
              <w:t>m</w:t>
            </w:r>
            <w:r w:rsidRPr="00C0114A">
              <w:rPr>
                <w:rFonts w:ascii="Times New Roman" w:hAnsi="Times New Roman" w:cs="Times New Roman"/>
                <w:sz w:val="24"/>
                <w:szCs w:val="24"/>
                <w:lang w:val="en-GB"/>
              </w:rPr>
              <w:t>islabelling/contamination</w:t>
            </w:r>
          </w:p>
        </w:tc>
      </w:tr>
      <w:tr w:rsidR="00E7397F" w:rsidRPr="00C0114A" w14:paraId="446BC0B8" w14:textId="77777777" w:rsidTr="00E7397F">
        <w:trPr>
          <w:trHeight w:val="576"/>
        </w:trPr>
        <w:tc>
          <w:tcPr>
            <w:tcW w:w="1345" w:type="dxa"/>
            <w:shd w:val="clear" w:color="auto" w:fill="EEECE1" w:themeFill="background2"/>
            <w:vAlign w:val="center"/>
          </w:tcPr>
          <w:p w14:paraId="36963C3E"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1008" behindDoc="1" locked="0" layoutInCell="1" allowOverlap="1" wp14:anchorId="707471DC" wp14:editId="3E40EE4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DAD5A" id="Rectangle 1" o:spid="_x0000_s1026" style="position:absolute;margin-left:11.15pt;margin-top:-28.5pt;width:15.7pt;height:16.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3C91E785"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Dataset </w:t>
            </w:r>
            <w:proofErr w:type="gramStart"/>
            <w:r w:rsidRPr="00C0114A">
              <w:rPr>
                <w:rFonts w:ascii="Times New Roman" w:hAnsi="Times New Roman" w:cs="Times New Roman"/>
                <w:sz w:val="24"/>
                <w:szCs w:val="24"/>
                <w:lang w:val="en-GB"/>
              </w:rPr>
              <w:t>construction;</w:t>
            </w:r>
            <w:proofErr w:type="gramEnd"/>
            <w:r w:rsidRPr="00C0114A">
              <w:rPr>
                <w:rFonts w:ascii="Times New Roman" w:hAnsi="Times New Roman" w:cs="Times New Roman"/>
                <w:sz w:val="24"/>
                <w:szCs w:val="24"/>
                <w:lang w:val="en-GB"/>
              </w:rPr>
              <w:t xml:space="preserve"> continue reporting of all filters and reads filtered</w:t>
            </w:r>
          </w:p>
        </w:tc>
      </w:tr>
      <w:tr w:rsidR="00E7397F" w:rsidRPr="00C0114A" w14:paraId="2F2BB03C" w14:textId="77777777" w:rsidTr="00E7397F">
        <w:trPr>
          <w:trHeight w:val="576"/>
        </w:trPr>
        <w:tc>
          <w:tcPr>
            <w:tcW w:w="1345" w:type="dxa"/>
            <w:shd w:val="clear" w:color="auto" w:fill="EEECE1" w:themeFill="background2"/>
            <w:vAlign w:val="center"/>
          </w:tcPr>
          <w:p w14:paraId="74CD1FCB"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2032" behindDoc="1" locked="0" layoutInCell="1" allowOverlap="1" wp14:anchorId="5C01B5E4" wp14:editId="48ABCA1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DD48A" id="Rectangle 1" o:spid="_x0000_s1026" style="position:absolute;margin-left:11.15pt;margin-top:-28.5pt;width:15.7pt;height:1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C499D7D"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analysis and parameter estimation</w:t>
            </w:r>
          </w:p>
        </w:tc>
      </w:tr>
      <w:tr w:rsidR="00E7397F" w:rsidRPr="00C0114A" w14:paraId="4A3AED68" w14:textId="77777777" w:rsidTr="00E7397F">
        <w:trPr>
          <w:trHeight w:val="576"/>
        </w:trPr>
        <w:tc>
          <w:tcPr>
            <w:tcW w:w="1345" w:type="dxa"/>
            <w:shd w:val="clear" w:color="auto" w:fill="F2F2F2" w:themeFill="background1" w:themeFillShade="F2"/>
            <w:vAlign w:val="center"/>
          </w:tcPr>
          <w:p w14:paraId="3A14AFF6" w14:textId="77777777" w:rsidR="00E7397F" w:rsidRPr="00C0114A" w:rsidRDefault="00E7397F" w:rsidP="00E7397F">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46AF32C1" w14:textId="0F57C502" w:rsidR="00E7397F" w:rsidRPr="00C0114A" w:rsidRDefault="00E7397F" w:rsidP="00E7397F">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96128" behindDoc="1" locked="0" layoutInCell="1" allowOverlap="1" wp14:anchorId="01749B2B" wp14:editId="717166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0AF65" id="Rectangle 1" o:spid="_x0000_s1026" style="position:absolute;margin-left:-3.1pt;margin-top:-26.45pt;width:15.7pt;height:16.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effects of filters on parameters/questions of interest</w:t>
            </w:r>
            <w:r>
              <w:rPr>
                <w:rFonts w:ascii="Times New Roman" w:hAnsi="Times New Roman" w:cs="Times New Roman"/>
                <w:sz w:val="24"/>
                <w:szCs w:val="24"/>
                <w:lang w:val="en-GB"/>
              </w:rPr>
              <w:t xml:space="preserve"> (see Tables 12)</w:t>
            </w:r>
          </w:p>
        </w:tc>
      </w:tr>
      <w:tr w:rsidR="00E7397F" w:rsidRPr="00C0114A" w14:paraId="1AC3E479" w14:textId="77777777" w:rsidTr="00E7397F">
        <w:trPr>
          <w:trHeight w:val="576"/>
        </w:trPr>
        <w:tc>
          <w:tcPr>
            <w:tcW w:w="1345" w:type="dxa"/>
            <w:shd w:val="clear" w:color="auto" w:fill="EEECE1" w:themeFill="background2"/>
            <w:vAlign w:val="center"/>
          </w:tcPr>
          <w:p w14:paraId="51B279B5"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3056" behindDoc="1" locked="0" layoutInCell="1" allowOverlap="1" wp14:anchorId="267D2BE8" wp14:editId="2B0A2A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C82A3" id="Rectangle 1" o:spid="_x0000_s1026" style="position:absolute;margin-left:11.15pt;margin-top:-28.5pt;width:15.7pt;height:16.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6F4072B"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re-filtering and/or re-sequencing if necessary</w:t>
            </w:r>
          </w:p>
        </w:tc>
      </w:tr>
      <w:tr w:rsidR="00E7397F" w:rsidRPr="00C0114A" w14:paraId="0F8D31D3" w14:textId="77777777" w:rsidTr="00E7397F">
        <w:trPr>
          <w:trHeight w:val="576"/>
        </w:trPr>
        <w:tc>
          <w:tcPr>
            <w:tcW w:w="1345" w:type="dxa"/>
            <w:shd w:val="clear" w:color="auto" w:fill="EEECE1" w:themeFill="background2"/>
            <w:vAlign w:val="center"/>
          </w:tcPr>
          <w:p w14:paraId="6820C65A"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4080" behindDoc="1" locked="0" layoutInCell="1" allowOverlap="1" wp14:anchorId="40147FBF" wp14:editId="6D75AC1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B4584" id="Rectangle 1" o:spid="_x0000_s1026" style="position:absolute;margin-left:11.15pt;margin-top:-28.5pt;width:15.7pt;height:16.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C666713"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Final filter recording (report reads, loci, individuals lost at each step)</w:t>
            </w:r>
          </w:p>
        </w:tc>
      </w:tr>
      <w:tr w:rsidR="00E7397F" w:rsidRPr="00C0114A" w14:paraId="42A936A7" w14:textId="77777777" w:rsidTr="00E7397F">
        <w:trPr>
          <w:trHeight w:val="576"/>
        </w:trPr>
        <w:tc>
          <w:tcPr>
            <w:tcW w:w="1345" w:type="dxa"/>
            <w:shd w:val="clear" w:color="auto" w:fill="EEECE1" w:themeFill="background2"/>
            <w:vAlign w:val="center"/>
          </w:tcPr>
          <w:p w14:paraId="36BD3109"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5104" behindDoc="1" locked="0" layoutInCell="1" allowOverlap="1" wp14:anchorId="56589353" wp14:editId="1F18B96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32EB1" id="Rectangle 1" o:spid="_x0000_s1026" style="position:absolute;margin-left:11.15pt;margin-top:-28.5pt;width:15.7pt;height:16.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130F07C1"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Archive all filtered data sets as VCF files</w:t>
            </w:r>
          </w:p>
        </w:tc>
      </w:tr>
    </w:tbl>
    <w:p w14:paraId="08F412D5" w14:textId="77777777" w:rsidR="005D5273" w:rsidRPr="00330D6B" w:rsidRDefault="005D5273">
      <w:pPr>
        <w:spacing w:before="0" w:after="0" w:line="240" w:lineRule="auto"/>
        <w:ind w:firstLine="0"/>
        <w:rPr>
          <w:rFonts w:ascii="Arial" w:hAnsi="Arial" w:cs="Arial"/>
          <w:b/>
        </w:rPr>
        <w:sectPr w:rsidR="005D5273" w:rsidRPr="00330D6B" w:rsidSect="00485DEE">
          <w:footerReference w:type="default" r:id="rId16"/>
          <w:type w:val="continuous"/>
          <w:pgSz w:w="12240" w:h="15840"/>
          <w:pgMar w:top="1440" w:right="1440" w:bottom="1440" w:left="1440" w:header="720" w:footer="720" w:gutter="0"/>
          <w:lnNumType w:countBy="1" w:restart="continuous"/>
          <w:pgNumType w:start="0"/>
          <w:cols w:space="720"/>
          <w:titlePg/>
        </w:sectPr>
      </w:pPr>
    </w:p>
    <w:p w14:paraId="2833ABC2" w14:textId="29BB8132" w:rsidR="0015399A" w:rsidRPr="000F03F5" w:rsidRDefault="0015399A" w:rsidP="0015399A">
      <w:pPr>
        <w:spacing w:before="0" w:after="0"/>
        <w:ind w:firstLine="0"/>
        <w:contextualSpacing/>
      </w:pPr>
      <w:r w:rsidRPr="00ED13DD">
        <w:rPr>
          <w:b/>
          <w:bCs/>
          <w:color w:val="0000FF"/>
        </w:rPr>
        <w:lastRenderedPageBreak/>
        <w:t xml:space="preserve">Table </w:t>
      </w:r>
      <w:r>
        <w:rPr>
          <w:b/>
          <w:bCs/>
          <w:color w:val="0000FF"/>
        </w:rPr>
        <w:t>1</w:t>
      </w:r>
      <w:r w:rsidRPr="00ED13DD">
        <w:rPr>
          <w:color w:val="0000FF"/>
        </w:rPr>
        <w:t>: Threshold recommendations for low and high stringency datasets used to assess the impact of filtering decisions for different questions and objectives</w:t>
      </w:r>
      <w:r>
        <w:rPr>
          <w:color w:val="0000FF"/>
        </w:rPr>
        <w:t xml:space="preserve"> (see Figure 3, main text)</w:t>
      </w:r>
      <w:r w:rsidRPr="00ED13DD">
        <w:rPr>
          <w:color w:val="0000FF"/>
        </w:rPr>
        <w:t xml:space="preserve">. Please note that these values are </w:t>
      </w:r>
      <w:r w:rsidRPr="00ED13DD">
        <w:rPr>
          <w:i/>
          <w:color w:val="0000FF"/>
        </w:rPr>
        <w:t>suggestions</w:t>
      </w:r>
      <w:r w:rsidRPr="00ED13DD">
        <w:rPr>
          <w:color w:val="0000FF"/>
        </w:rPr>
        <w:t xml:space="preserve"> and should not necessarily supplant any existing knowledge of the study system or details of the base dataset. These values represent suggested extreme values to examine effects; moderate values may be preferable for final analysis. </w:t>
      </w:r>
      <w:r w:rsidR="00BA192E">
        <w:rPr>
          <w:color w:val="0000FF"/>
        </w:rPr>
        <w:t xml:space="preserve">The </w:t>
      </w:r>
      <w:r w:rsidRPr="00ED13DD">
        <w:rPr>
          <w:color w:val="0000FF"/>
        </w:rPr>
        <w:t xml:space="preserve">suggested MAC values may </w:t>
      </w:r>
      <w:proofErr w:type="gramStart"/>
      <w:r w:rsidRPr="00ED13DD">
        <w:rPr>
          <w:color w:val="0000FF"/>
        </w:rPr>
        <w:t>actually be</w:t>
      </w:r>
      <w:proofErr w:type="gramEnd"/>
      <w:r w:rsidRPr="00ED13DD">
        <w:rPr>
          <w:color w:val="0000FF"/>
        </w:rPr>
        <w:t xml:space="preserve"> </w:t>
      </w:r>
      <w:r>
        <w:rPr>
          <w:color w:val="0000FF"/>
        </w:rPr>
        <w:t>stricter</w:t>
      </w:r>
      <w:r w:rsidRPr="00ED13DD">
        <w:rPr>
          <w:color w:val="0000FF"/>
        </w:rPr>
        <w:t xml:space="preserve"> than the suggested MAF values for datasets with low sample sizes and should be adjusted accordingly. Furthermore, some methods for questions may require different filter values that differ from these suggestions. See Supplementary Table </w:t>
      </w:r>
      <w:r>
        <w:rPr>
          <w:color w:val="0000FF"/>
        </w:rPr>
        <w:t>4</w:t>
      </w:r>
      <w:r w:rsidRPr="00ED13DD">
        <w:rPr>
          <w:color w:val="0000FF"/>
        </w:rPr>
        <w:t xml:space="preserve"> for brief justifications for many of these suggestions.</w:t>
      </w:r>
      <w:r>
        <w:rPr>
          <w:color w:val="0000FF"/>
        </w:rPr>
        <w:t xml:space="preserve"> Columns: 1) Question/Objective: Objective of study or the question being asked; 2) MAF/MAC: Minor allele frequency or minor allele count filtering threshold below which loci are removed; 3) </w:t>
      </w:r>
      <w:r w:rsidR="00BA192E" w:rsidRPr="00BA192E">
        <w:rPr>
          <w:color w:val="0000FF"/>
        </w:rPr>
        <w:t>Individuals missing data: required % genotyped</w:t>
      </w:r>
      <w:r>
        <w:rPr>
          <w:color w:val="0000FF"/>
        </w:rPr>
        <w:t xml:space="preserve">: individuals called at less than the threshold percentage of loci are removed; 4) </w:t>
      </w:r>
      <w:r w:rsidR="00BA192E" w:rsidRPr="00BA192E">
        <w:rPr>
          <w:color w:val="0000FF"/>
        </w:rPr>
        <w:t>Loci missing data: required % genotyped</w:t>
      </w:r>
      <w:r>
        <w:rPr>
          <w:color w:val="0000FF"/>
        </w:rPr>
        <w:t>: loci called at less than the threshold percentage of individuals are removed; 5) HWP: loci with a p-value for Hardy-Weinberg proportions less than the threshold are removed; 6) LD: should loci be purged to reduce the degree of linkage disequilibrium between pairs of loci.</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41"/>
        <w:gridCol w:w="2143"/>
        <w:gridCol w:w="2627"/>
        <w:gridCol w:w="2342"/>
        <w:gridCol w:w="1322"/>
        <w:gridCol w:w="2265"/>
      </w:tblGrid>
      <w:tr w:rsidR="0015399A" w:rsidRPr="00ED13DD" w14:paraId="24B32600" w14:textId="77777777" w:rsidTr="00BA192E">
        <w:tc>
          <w:tcPr>
            <w:tcW w:w="866" w:type="pct"/>
            <w:shd w:val="clear" w:color="auto" w:fill="D9D9D9" w:themeFill="background1" w:themeFillShade="D9"/>
            <w:tcMar>
              <w:top w:w="100" w:type="dxa"/>
              <w:left w:w="100" w:type="dxa"/>
              <w:bottom w:w="100" w:type="dxa"/>
              <w:right w:w="100" w:type="dxa"/>
            </w:tcMar>
            <w:vAlign w:val="bottom"/>
          </w:tcPr>
          <w:p w14:paraId="6150F536"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BA192E">
              <w:rPr>
                <w:b/>
                <w:bCs/>
                <w:color w:val="0000FF"/>
                <w:sz w:val="22"/>
                <w:szCs w:val="22"/>
              </w:rPr>
              <w:t>Question/Objective</w:t>
            </w:r>
          </w:p>
        </w:tc>
        <w:tc>
          <w:tcPr>
            <w:tcW w:w="828" w:type="pct"/>
            <w:shd w:val="clear" w:color="auto" w:fill="D9D9D9" w:themeFill="background1" w:themeFillShade="D9"/>
            <w:tcMar>
              <w:top w:w="100" w:type="dxa"/>
              <w:left w:w="100" w:type="dxa"/>
              <w:bottom w:w="100" w:type="dxa"/>
              <w:right w:w="100" w:type="dxa"/>
            </w:tcMar>
            <w:vAlign w:val="bottom"/>
          </w:tcPr>
          <w:p w14:paraId="79DBFA3F"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BA192E">
              <w:rPr>
                <w:b/>
                <w:bCs/>
                <w:color w:val="0000FF"/>
                <w:sz w:val="22"/>
                <w:szCs w:val="22"/>
              </w:rPr>
              <w:t>MAF/MAC</w:t>
            </w:r>
          </w:p>
        </w:tc>
        <w:tc>
          <w:tcPr>
            <w:tcW w:w="1015" w:type="pct"/>
            <w:shd w:val="clear" w:color="auto" w:fill="D9D9D9" w:themeFill="background1" w:themeFillShade="D9"/>
            <w:tcMar>
              <w:top w:w="100" w:type="dxa"/>
              <w:left w:w="100" w:type="dxa"/>
              <w:bottom w:w="100" w:type="dxa"/>
              <w:right w:w="100" w:type="dxa"/>
            </w:tcMar>
            <w:vAlign w:val="bottom"/>
          </w:tcPr>
          <w:p w14:paraId="071C36BB" w14:textId="7A8A0538" w:rsidR="0015399A" w:rsidRPr="00BA192E" w:rsidRDefault="00000000" w:rsidP="006C1AA0">
            <w:pPr>
              <w:widowControl w:val="0"/>
              <w:pBdr>
                <w:top w:val="nil"/>
                <w:left w:val="nil"/>
                <w:bottom w:val="nil"/>
                <w:right w:val="nil"/>
                <w:between w:val="nil"/>
              </w:pBdr>
              <w:spacing w:before="0" w:after="0" w:line="240" w:lineRule="auto"/>
              <w:ind w:firstLine="0"/>
              <w:contextualSpacing/>
              <w:rPr>
                <w:b/>
                <w:bCs/>
                <w:color w:val="0000FF"/>
                <w:sz w:val="22"/>
                <w:szCs w:val="22"/>
              </w:rPr>
            </w:pPr>
            <w:sdt>
              <w:sdtPr>
                <w:rPr>
                  <w:b/>
                  <w:bCs/>
                  <w:sz w:val="22"/>
                  <w:szCs w:val="22"/>
                </w:rPr>
                <w:tag w:val="goog_rdk_19"/>
                <w:id w:val="240534499"/>
              </w:sdtPr>
              <w:sdtContent/>
            </w:sdt>
            <w:sdt>
              <w:sdtPr>
                <w:rPr>
                  <w:b/>
                  <w:bCs/>
                  <w:sz w:val="22"/>
                  <w:szCs w:val="22"/>
                </w:rPr>
                <w:tag w:val="goog_rdk_20"/>
                <w:id w:val="-1400669644"/>
              </w:sdtPr>
              <w:sdtContent/>
            </w:sdt>
            <w:r w:rsidR="0015399A" w:rsidRPr="00BA192E">
              <w:rPr>
                <w:b/>
                <w:bCs/>
                <w:color w:val="0000FF"/>
                <w:sz w:val="22"/>
                <w:szCs w:val="22"/>
              </w:rPr>
              <w:t xml:space="preserve">Individuals missing data: </w:t>
            </w:r>
            <w:r w:rsidR="00BA192E">
              <w:rPr>
                <w:b/>
                <w:bCs/>
                <w:color w:val="0000FF"/>
                <w:sz w:val="22"/>
                <w:szCs w:val="22"/>
              </w:rPr>
              <w:t>required % genotyped</w:t>
            </w:r>
          </w:p>
        </w:tc>
        <w:tc>
          <w:tcPr>
            <w:tcW w:w="905" w:type="pct"/>
            <w:shd w:val="clear" w:color="auto" w:fill="D9D9D9" w:themeFill="background1" w:themeFillShade="D9"/>
            <w:tcMar>
              <w:top w:w="100" w:type="dxa"/>
              <w:left w:w="100" w:type="dxa"/>
              <w:bottom w:w="100" w:type="dxa"/>
              <w:right w:w="100" w:type="dxa"/>
            </w:tcMar>
            <w:vAlign w:val="bottom"/>
          </w:tcPr>
          <w:p w14:paraId="606C5084" w14:textId="22E89340" w:rsidR="0015399A" w:rsidRPr="00BA192E" w:rsidRDefault="0015399A" w:rsidP="006C1AA0">
            <w:pPr>
              <w:widowControl w:val="0"/>
              <w:spacing w:before="0" w:after="0" w:line="240" w:lineRule="auto"/>
              <w:ind w:firstLine="0"/>
              <w:contextualSpacing/>
              <w:rPr>
                <w:b/>
                <w:bCs/>
                <w:color w:val="0000FF"/>
                <w:sz w:val="22"/>
                <w:szCs w:val="22"/>
              </w:rPr>
            </w:pPr>
            <w:r w:rsidRPr="00BA192E">
              <w:rPr>
                <w:b/>
                <w:bCs/>
                <w:color w:val="0000FF"/>
                <w:sz w:val="22"/>
                <w:szCs w:val="22"/>
              </w:rPr>
              <w:t xml:space="preserve">Loci missing data: </w:t>
            </w:r>
            <w:r w:rsidR="00BA192E">
              <w:rPr>
                <w:b/>
                <w:bCs/>
                <w:color w:val="0000FF"/>
                <w:sz w:val="22"/>
                <w:szCs w:val="22"/>
              </w:rPr>
              <w:t>required % genotyped</w:t>
            </w:r>
          </w:p>
        </w:tc>
        <w:tc>
          <w:tcPr>
            <w:tcW w:w="511" w:type="pct"/>
            <w:shd w:val="clear" w:color="auto" w:fill="D9D9D9" w:themeFill="background1" w:themeFillShade="D9"/>
            <w:tcMar>
              <w:top w:w="100" w:type="dxa"/>
              <w:left w:w="100" w:type="dxa"/>
              <w:bottom w:w="100" w:type="dxa"/>
              <w:right w:w="100" w:type="dxa"/>
            </w:tcMar>
            <w:vAlign w:val="bottom"/>
          </w:tcPr>
          <w:p w14:paraId="3659B4B7"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BA192E">
              <w:rPr>
                <w:b/>
                <w:bCs/>
                <w:color w:val="0000FF"/>
                <w:sz w:val="22"/>
                <w:szCs w:val="22"/>
              </w:rPr>
              <w:t>HWP</w:t>
            </w:r>
          </w:p>
        </w:tc>
        <w:tc>
          <w:tcPr>
            <w:tcW w:w="876" w:type="pct"/>
            <w:shd w:val="clear" w:color="auto" w:fill="D9D9D9" w:themeFill="background1" w:themeFillShade="D9"/>
            <w:tcMar>
              <w:top w:w="100" w:type="dxa"/>
              <w:left w:w="100" w:type="dxa"/>
              <w:bottom w:w="100" w:type="dxa"/>
              <w:right w:w="100" w:type="dxa"/>
            </w:tcMar>
            <w:vAlign w:val="bottom"/>
          </w:tcPr>
          <w:p w14:paraId="2A76A560"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BA192E">
              <w:rPr>
                <w:b/>
                <w:bCs/>
                <w:color w:val="0000FF"/>
                <w:sz w:val="22"/>
                <w:szCs w:val="22"/>
              </w:rPr>
              <w:t>LD</w:t>
            </w:r>
          </w:p>
        </w:tc>
      </w:tr>
      <w:tr w:rsidR="0015399A" w:rsidRPr="00ED13DD" w14:paraId="718B7756" w14:textId="77777777" w:rsidTr="00E7397F">
        <w:tc>
          <w:tcPr>
            <w:tcW w:w="866" w:type="pct"/>
            <w:shd w:val="clear" w:color="auto" w:fill="EEECE1" w:themeFill="background2"/>
            <w:tcMar>
              <w:top w:w="100" w:type="dxa"/>
              <w:left w:w="100" w:type="dxa"/>
              <w:bottom w:w="100" w:type="dxa"/>
              <w:right w:w="100" w:type="dxa"/>
            </w:tcMar>
          </w:tcPr>
          <w:p w14:paraId="07C5847A"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Population Structure</w:t>
            </w:r>
          </w:p>
        </w:tc>
        <w:tc>
          <w:tcPr>
            <w:tcW w:w="828" w:type="pct"/>
            <w:shd w:val="clear" w:color="auto" w:fill="EEECE1" w:themeFill="background2"/>
            <w:tcMar>
              <w:top w:w="100" w:type="dxa"/>
              <w:left w:w="100" w:type="dxa"/>
              <w:bottom w:w="100" w:type="dxa"/>
              <w:right w:w="100" w:type="dxa"/>
            </w:tcMar>
          </w:tcPr>
          <w:p w14:paraId="3F77F1D2"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 xml:space="preserve">MAC &gt; </w:t>
            </w:r>
            <w:proofErr w:type="gramStart"/>
            <w:r w:rsidRPr="00BA192E">
              <w:rPr>
                <w:color w:val="0000FF"/>
                <w:sz w:val="22"/>
                <w:szCs w:val="22"/>
              </w:rPr>
              <w:t>1;</w:t>
            </w:r>
            <w:proofErr w:type="gramEnd"/>
          </w:p>
          <w:p w14:paraId="7784D349"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MAF &gt; 0.05</w:t>
            </w:r>
          </w:p>
        </w:tc>
        <w:tc>
          <w:tcPr>
            <w:tcW w:w="1015" w:type="pct"/>
            <w:shd w:val="clear" w:color="auto" w:fill="EEECE1" w:themeFill="background2"/>
            <w:tcMar>
              <w:top w:w="100" w:type="dxa"/>
              <w:left w:w="100" w:type="dxa"/>
              <w:bottom w:w="100" w:type="dxa"/>
              <w:right w:w="100" w:type="dxa"/>
            </w:tcMar>
          </w:tcPr>
          <w:p w14:paraId="3DAA9B18"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50; 95%</w:t>
            </w:r>
          </w:p>
        </w:tc>
        <w:tc>
          <w:tcPr>
            <w:tcW w:w="905" w:type="pct"/>
            <w:shd w:val="clear" w:color="auto" w:fill="EEECE1" w:themeFill="background2"/>
            <w:tcMar>
              <w:top w:w="100" w:type="dxa"/>
              <w:left w:w="100" w:type="dxa"/>
              <w:bottom w:w="100" w:type="dxa"/>
              <w:right w:w="100" w:type="dxa"/>
            </w:tcMar>
          </w:tcPr>
          <w:p w14:paraId="550CC00F"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50; 95%</w:t>
            </w:r>
          </w:p>
        </w:tc>
        <w:tc>
          <w:tcPr>
            <w:tcW w:w="511" w:type="pct"/>
            <w:shd w:val="clear" w:color="auto" w:fill="EEECE1" w:themeFill="background2"/>
            <w:tcMar>
              <w:top w:w="100" w:type="dxa"/>
              <w:left w:w="100" w:type="dxa"/>
              <w:bottom w:w="100" w:type="dxa"/>
              <w:right w:w="100" w:type="dxa"/>
            </w:tcMar>
          </w:tcPr>
          <w:p w14:paraId="6530DF35"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1e-6; 0.01</w:t>
            </w:r>
          </w:p>
        </w:tc>
        <w:tc>
          <w:tcPr>
            <w:tcW w:w="876" w:type="pct"/>
            <w:shd w:val="clear" w:color="auto" w:fill="EEECE1" w:themeFill="background2"/>
            <w:tcMar>
              <w:top w:w="100" w:type="dxa"/>
              <w:left w:w="100" w:type="dxa"/>
              <w:bottom w:w="100" w:type="dxa"/>
              <w:right w:w="100" w:type="dxa"/>
            </w:tcMar>
          </w:tcPr>
          <w:p w14:paraId="1EEFD357"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No; Yes</w:t>
            </w:r>
          </w:p>
        </w:tc>
      </w:tr>
      <w:tr w:rsidR="0015399A" w:rsidRPr="00ED13DD" w14:paraId="3D3D5820" w14:textId="77777777" w:rsidTr="00E7397F">
        <w:tc>
          <w:tcPr>
            <w:tcW w:w="866" w:type="pct"/>
            <w:shd w:val="clear" w:color="auto" w:fill="EEECE1" w:themeFill="background2"/>
            <w:tcMar>
              <w:top w:w="100" w:type="dxa"/>
              <w:left w:w="100" w:type="dxa"/>
              <w:bottom w:w="100" w:type="dxa"/>
              <w:right w:w="100" w:type="dxa"/>
            </w:tcMar>
          </w:tcPr>
          <w:p w14:paraId="0E6E0A11"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Demography</w:t>
            </w:r>
          </w:p>
        </w:tc>
        <w:tc>
          <w:tcPr>
            <w:tcW w:w="828" w:type="pct"/>
            <w:shd w:val="clear" w:color="auto" w:fill="EEECE1" w:themeFill="background2"/>
            <w:tcMar>
              <w:top w:w="100" w:type="dxa"/>
              <w:left w:w="100" w:type="dxa"/>
              <w:bottom w:w="100" w:type="dxa"/>
              <w:right w:w="100" w:type="dxa"/>
            </w:tcMar>
          </w:tcPr>
          <w:p w14:paraId="2E84F057"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 xml:space="preserve">MAC &gt; </w:t>
            </w:r>
            <w:proofErr w:type="gramStart"/>
            <w:r w:rsidRPr="00BA192E">
              <w:rPr>
                <w:color w:val="0000FF"/>
                <w:sz w:val="22"/>
                <w:szCs w:val="22"/>
              </w:rPr>
              <w:t>0;</w:t>
            </w:r>
            <w:proofErr w:type="gramEnd"/>
          </w:p>
          <w:p w14:paraId="3D04FBFE"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MAC = 1</w:t>
            </w:r>
          </w:p>
        </w:tc>
        <w:tc>
          <w:tcPr>
            <w:tcW w:w="1015" w:type="pct"/>
            <w:shd w:val="clear" w:color="auto" w:fill="EEECE1" w:themeFill="background2"/>
            <w:tcMar>
              <w:top w:w="100" w:type="dxa"/>
              <w:left w:w="100" w:type="dxa"/>
              <w:bottom w:w="100" w:type="dxa"/>
              <w:right w:w="100" w:type="dxa"/>
            </w:tcMar>
          </w:tcPr>
          <w:p w14:paraId="03441692"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75; 95%</w:t>
            </w:r>
          </w:p>
        </w:tc>
        <w:tc>
          <w:tcPr>
            <w:tcW w:w="905" w:type="pct"/>
            <w:shd w:val="clear" w:color="auto" w:fill="EEECE1" w:themeFill="background2"/>
            <w:tcMar>
              <w:top w:w="100" w:type="dxa"/>
              <w:left w:w="100" w:type="dxa"/>
              <w:bottom w:w="100" w:type="dxa"/>
              <w:right w:w="100" w:type="dxa"/>
            </w:tcMar>
          </w:tcPr>
          <w:p w14:paraId="6622839A"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50; 95%</w:t>
            </w:r>
          </w:p>
        </w:tc>
        <w:tc>
          <w:tcPr>
            <w:tcW w:w="511" w:type="pct"/>
            <w:shd w:val="clear" w:color="auto" w:fill="EEECE1" w:themeFill="background2"/>
            <w:tcMar>
              <w:top w:w="100" w:type="dxa"/>
              <w:left w:w="100" w:type="dxa"/>
              <w:bottom w:w="100" w:type="dxa"/>
              <w:right w:w="100" w:type="dxa"/>
            </w:tcMar>
          </w:tcPr>
          <w:p w14:paraId="551F9D5D"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1e-6; 0.01</w:t>
            </w:r>
          </w:p>
        </w:tc>
        <w:tc>
          <w:tcPr>
            <w:tcW w:w="876" w:type="pct"/>
            <w:shd w:val="clear" w:color="auto" w:fill="EEECE1" w:themeFill="background2"/>
            <w:tcMar>
              <w:top w:w="100" w:type="dxa"/>
              <w:left w:w="100" w:type="dxa"/>
              <w:bottom w:w="100" w:type="dxa"/>
              <w:right w:w="100" w:type="dxa"/>
            </w:tcMar>
          </w:tcPr>
          <w:p w14:paraId="38E4D147"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Yes</w:t>
            </w:r>
          </w:p>
        </w:tc>
      </w:tr>
      <w:tr w:rsidR="0015399A" w:rsidRPr="00ED13DD" w14:paraId="09F8CCAA" w14:textId="77777777" w:rsidTr="00E7397F">
        <w:tc>
          <w:tcPr>
            <w:tcW w:w="866" w:type="pct"/>
            <w:shd w:val="clear" w:color="auto" w:fill="EEECE1" w:themeFill="background2"/>
            <w:tcMar>
              <w:top w:w="100" w:type="dxa"/>
              <w:left w:w="100" w:type="dxa"/>
              <w:bottom w:w="100" w:type="dxa"/>
              <w:right w:w="100" w:type="dxa"/>
            </w:tcMar>
          </w:tcPr>
          <w:p w14:paraId="756A9A77"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Relatedness/</w:t>
            </w:r>
          </w:p>
          <w:p w14:paraId="15B4B514"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Pedigree Construction</w:t>
            </w:r>
          </w:p>
        </w:tc>
        <w:tc>
          <w:tcPr>
            <w:tcW w:w="828" w:type="pct"/>
            <w:shd w:val="clear" w:color="auto" w:fill="EEECE1" w:themeFill="background2"/>
            <w:tcMar>
              <w:top w:w="100" w:type="dxa"/>
              <w:left w:w="100" w:type="dxa"/>
              <w:bottom w:w="100" w:type="dxa"/>
              <w:right w:w="100" w:type="dxa"/>
            </w:tcMar>
          </w:tcPr>
          <w:p w14:paraId="50937ED4"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 xml:space="preserve">MAC &gt; </w:t>
            </w:r>
            <w:proofErr w:type="gramStart"/>
            <w:r w:rsidRPr="00BA192E">
              <w:rPr>
                <w:color w:val="0000FF"/>
                <w:sz w:val="22"/>
                <w:szCs w:val="22"/>
              </w:rPr>
              <w:t>2;</w:t>
            </w:r>
            <w:proofErr w:type="gramEnd"/>
          </w:p>
          <w:p w14:paraId="45757E8E"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MAF &gt; 0.05</w:t>
            </w:r>
          </w:p>
        </w:tc>
        <w:tc>
          <w:tcPr>
            <w:tcW w:w="1015" w:type="pct"/>
            <w:shd w:val="clear" w:color="auto" w:fill="EEECE1" w:themeFill="background2"/>
            <w:tcMar>
              <w:top w:w="100" w:type="dxa"/>
              <w:left w:w="100" w:type="dxa"/>
              <w:bottom w:w="100" w:type="dxa"/>
              <w:right w:w="100" w:type="dxa"/>
            </w:tcMar>
          </w:tcPr>
          <w:p w14:paraId="4784EADF" w14:textId="78E3BFED"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&gt;5%, provided sufficient</w:t>
            </w:r>
            <w:r w:rsidR="00BA192E">
              <w:rPr>
                <w:color w:val="0000FF"/>
                <w:sz w:val="22"/>
                <w:szCs w:val="22"/>
              </w:rPr>
              <w:t xml:space="preserve"> </w:t>
            </w:r>
            <w:r w:rsidRPr="00BA192E">
              <w:rPr>
                <w:color w:val="0000FF"/>
                <w:sz w:val="22"/>
                <w:szCs w:val="22"/>
              </w:rPr>
              <w:t>remaining loci for power</w:t>
            </w:r>
          </w:p>
        </w:tc>
        <w:tc>
          <w:tcPr>
            <w:tcW w:w="905" w:type="pct"/>
            <w:shd w:val="clear" w:color="auto" w:fill="EEECE1" w:themeFill="background2"/>
            <w:tcMar>
              <w:top w:w="100" w:type="dxa"/>
              <w:left w:w="100" w:type="dxa"/>
              <w:bottom w:w="100" w:type="dxa"/>
              <w:right w:w="100" w:type="dxa"/>
            </w:tcMar>
          </w:tcPr>
          <w:p w14:paraId="51334C52"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80%; 95%</w:t>
            </w:r>
          </w:p>
        </w:tc>
        <w:tc>
          <w:tcPr>
            <w:tcW w:w="511" w:type="pct"/>
            <w:shd w:val="clear" w:color="auto" w:fill="EEECE1" w:themeFill="background2"/>
            <w:tcMar>
              <w:top w:w="100" w:type="dxa"/>
              <w:left w:w="100" w:type="dxa"/>
              <w:bottom w:w="100" w:type="dxa"/>
              <w:right w:w="100" w:type="dxa"/>
            </w:tcMar>
          </w:tcPr>
          <w:p w14:paraId="3803C16D"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0.001; 0.01</w:t>
            </w:r>
          </w:p>
        </w:tc>
        <w:tc>
          <w:tcPr>
            <w:tcW w:w="876" w:type="pct"/>
            <w:shd w:val="clear" w:color="auto" w:fill="EEECE1" w:themeFill="background2"/>
            <w:tcMar>
              <w:top w:w="100" w:type="dxa"/>
              <w:left w:w="100" w:type="dxa"/>
              <w:bottom w:w="100" w:type="dxa"/>
              <w:right w:w="100" w:type="dxa"/>
            </w:tcMar>
          </w:tcPr>
          <w:p w14:paraId="0320520F"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No, although CI’s can be affected</w:t>
            </w:r>
          </w:p>
        </w:tc>
      </w:tr>
      <w:tr w:rsidR="0015399A" w:rsidRPr="00ED13DD" w14:paraId="60B74318" w14:textId="77777777" w:rsidTr="00E7397F">
        <w:tc>
          <w:tcPr>
            <w:tcW w:w="866" w:type="pct"/>
            <w:shd w:val="clear" w:color="auto" w:fill="EEECE1" w:themeFill="background2"/>
            <w:tcMar>
              <w:top w:w="100" w:type="dxa"/>
              <w:left w:w="100" w:type="dxa"/>
              <w:bottom w:w="100" w:type="dxa"/>
              <w:right w:w="100" w:type="dxa"/>
            </w:tcMar>
          </w:tcPr>
          <w:p w14:paraId="28D0469D"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lastRenderedPageBreak/>
              <w:t>Selection</w:t>
            </w:r>
          </w:p>
        </w:tc>
        <w:tc>
          <w:tcPr>
            <w:tcW w:w="828" w:type="pct"/>
            <w:shd w:val="clear" w:color="auto" w:fill="EEECE1" w:themeFill="background2"/>
            <w:tcMar>
              <w:top w:w="100" w:type="dxa"/>
              <w:left w:w="100" w:type="dxa"/>
              <w:bottom w:w="100" w:type="dxa"/>
              <w:right w:w="100" w:type="dxa"/>
            </w:tcMar>
          </w:tcPr>
          <w:p w14:paraId="5931CFFD"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 xml:space="preserve">MAC &gt; </w:t>
            </w:r>
            <w:proofErr w:type="gramStart"/>
            <w:r w:rsidRPr="00BA192E">
              <w:rPr>
                <w:color w:val="0000FF"/>
                <w:sz w:val="22"/>
                <w:szCs w:val="22"/>
              </w:rPr>
              <w:t>1;</w:t>
            </w:r>
            <w:proofErr w:type="gramEnd"/>
          </w:p>
          <w:p w14:paraId="6704FB21"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MAF &gt; 0.05</w:t>
            </w:r>
          </w:p>
        </w:tc>
        <w:tc>
          <w:tcPr>
            <w:tcW w:w="1015" w:type="pct"/>
            <w:shd w:val="clear" w:color="auto" w:fill="EEECE1" w:themeFill="background2"/>
            <w:tcMar>
              <w:top w:w="100" w:type="dxa"/>
              <w:left w:w="100" w:type="dxa"/>
              <w:bottom w:w="100" w:type="dxa"/>
              <w:right w:w="100" w:type="dxa"/>
            </w:tcMar>
          </w:tcPr>
          <w:p w14:paraId="45231DD2"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25; 75%</w:t>
            </w:r>
          </w:p>
        </w:tc>
        <w:tc>
          <w:tcPr>
            <w:tcW w:w="905" w:type="pct"/>
            <w:shd w:val="clear" w:color="auto" w:fill="EEECE1" w:themeFill="background2"/>
            <w:tcMar>
              <w:top w:w="100" w:type="dxa"/>
              <w:left w:w="100" w:type="dxa"/>
              <w:bottom w:w="100" w:type="dxa"/>
              <w:right w:w="100" w:type="dxa"/>
            </w:tcMar>
          </w:tcPr>
          <w:p w14:paraId="6F3BCC4A"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25; 75%</w:t>
            </w:r>
          </w:p>
        </w:tc>
        <w:tc>
          <w:tcPr>
            <w:tcW w:w="511" w:type="pct"/>
            <w:shd w:val="clear" w:color="auto" w:fill="EEECE1" w:themeFill="background2"/>
            <w:tcMar>
              <w:top w:w="100" w:type="dxa"/>
              <w:left w:w="100" w:type="dxa"/>
              <w:bottom w:w="100" w:type="dxa"/>
              <w:right w:w="100" w:type="dxa"/>
            </w:tcMar>
          </w:tcPr>
          <w:p w14:paraId="64192C44"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1e-6; 0.001</w:t>
            </w:r>
          </w:p>
        </w:tc>
        <w:tc>
          <w:tcPr>
            <w:tcW w:w="876" w:type="pct"/>
            <w:shd w:val="clear" w:color="auto" w:fill="EEECE1" w:themeFill="background2"/>
            <w:tcMar>
              <w:top w:w="100" w:type="dxa"/>
              <w:left w:w="100" w:type="dxa"/>
              <w:bottom w:w="100" w:type="dxa"/>
              <w:right w:w="100" w:type="dxa"/>
            </w:tcMar>
          </w:tcPr>
          <w:p w14:paraId="34C4106F"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No</w:t>
            </w:r>
          </w:p>
        </w:tc>
      </w:tr>
      <w:tr w:rsidR="0015399A" w:rsidRPr="00ED13DD" w14:paraId="76467D4C" w14:textId="77777777" w:rsidTr="00E7397F">
        <w:tc>
          <w:tcPr>
            <w:tcW w:w="866" w:type="pct"/>
            <w:shd w:val="clear" w:color="auto" w:fill="EEECE1" w:themeFill="background2"/>
            <w:tcMar>
              <w:top w:w="100" w:type="dxa"/>
              <w:left w:w="100" w:type="dxa"/>
              <w:bottom w:w="100" w:type="dxa"/>
              <w:right w:w="100" w:type="dxa"/>
            </w:tcMar>
          </w:tcPr>
          <w:p w14:paraId="7195E893"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Genetic Diversity</w:t>
            </w:r>
          </w:p>
        </w:tc>
        <w:tc>
          <w:tcPr>
            <w:tcW w:w="828" w:type="pct"/>
            <w:shd w:val="clear" w:color="auto" w:fill="EEECE1" w:themeFill="background2"/>
            <w:tcMar>
              <w:top w:w="100" w:type="dxa"/>
              <w:left w:w="100" w:type="dxa"/>
              <w:bottom w:w="100" w:type="dxa"/>
              <w:right w:w="100" w:type="dxa"/>
            </w:tcMar>
          </w:tcPr>
          <w:p w14:paraId="1F084F15"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 xml:space="preserve">MAC &gt; </w:t>
            </w:r>
            <w:proofErr w:type="gramStart"/>
            <w:r w:rsidRPr="00BA192E">
              <w:rPr>
                <w:color w:val="0000FF"/>
                <w:sz w:val="22"/>
                <w:szCs w:val="22"/>
              </w:rPr>
              <w:t>1;</w:t>
            </w:r>
            <w:proofErr w:type="gramEnd"/>
          </w:p>
          <w:p w14:paraId="1CCE9FE3"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MAF &gt; 0.05</w:t>
            </w:r>
          </w:p>
        </w:tc>
        <w:tc>
          <w:tcPr>
            <w:tcW w:w="1015" w:type="pct"/>
            <w:shd w:val="clear" w:color="auto" w:fill="EEECE1" w:themeFill="background2"/>
            <w:tcMar>
              <w:top w:w="100" w:type="dxa"/>
              <w:left w:w="100" w:type="dxa"/>
              <w:bottom w:w="100" w:type="dxa"/>
              <w:right w:w="100" w:type="dxa"/>
            </w:tcMar>
          </w:tcPr>
          <w:p w14:paraId="3DD89757"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50; 75%</w:t>
            </w:r>
          </w:p>
        </w:tc>
        <w:tc>
          <w:tcPr>
            <w:tcW w:w="905" w:type="pct"/>
            <w:shd w:val="clear" w:color="auto" w:fill="EEECE1" w:themeFill="background2"/>
            <w:tcMar>
              <w:top w:w="100" w:type="dxa"/>
              <w:left w:w="100" w:type="dxa"/>
              <w:bottom w:w="100" w:type="dxa"/>
              <w:right w:w="100" w:type="dxa"/>
            </w:tcMar>
          </w:tcPr>
          <w:p w14:paraId="3932B035"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50; 75%</w:t>
            </w:r>
          </w:p>
        </w:tc>
        <w:tc>
          <w:tcPr>
            <w:tcW w:w="511" w:type="pct"/>
            <w:shd w:val="clear" w:color="auto" w:fill="EEECE1" w:themeFill="background2"/>
            <w:tcMar>
              <w:top w:w="100" w:type="dxa"/>
              <w:left w:w="100" w:type="dxa"/>
              <w:bottom w:w="100" w:type="dxa"/>
              <w:right w:w="100" w:type="dxa"/>
            </w:tcMar>
          </w:tcPr>
          <w:p w14:paraId="689EC5A8"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1e-6; 0.01</w:t>
            </w:r>
          </w:p>
        </w:tc>
        <w:tc>
          <w:tcPr>
            <w:tcW w:w="876" w:type="pct"/>
            <w:shd w:val="clear" w:color="auto" w:fill="EEECE1" w:themeFill="background2"/>
            <w:tcMar>
              <w:top w:w="100" w:type="dxa"/>
              <w:left w:w="100" w:type="dxa"/>
              <w:bottom w:w="100" w:type="dxa"/>
              <w:right w:w="100" w:type="dxa"/>
            </w:tcMar>
          </w:tcPr>
          <w:p w14:paraId="2E11A728" w14:textId="01D47BE8"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No, usually</w:t>
            </w:r>
          </w:p>
        </w:tc>
      </w:tr>
      <w:tr w:rsidR="0015399A" w:rsidRPr="00ED13DD" w14:paraId="453EE5E7" w14:textId="77777777" w:rsidTr="00E7397F">
        <w:tc>
          <w:tcPr>
            <w:tcW w:w="866" w:type="pct"/>
            <w:shd w:val="clear" w:color="auto" w:fill="EEECE1" w:themeFill="background2"/>
            <w:tcMar>
              <w:top w:w="100" w:type="dxa"/>
              <w:left w:w="100" w:type="dxa"/>
              <w:bottom w:w="100" w:type="dxa"/>
              <w:right w:w="100" w:type="dxa"/>
            </w:tcMar>
          </w:tcPr>
          <w:p w14:paraId="0941CFAA"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Phylogenetics</w:t>
            </w:r>
          </w:p>
        </w:tc>
        <w:tc>
          <w:tcPr>
            <w:tcW w:w="828" w:type="pct"/>
            <w:shd w:val="clear" w:color="auto" w:fill="EEECE1" w:themeFill="background2"/>
            <w:tcMar>
              <w:top w:w="100" w:type="dxa"/>
              <w:left w:w="100" w:type="dxa"/>
              <w:bottom w:w="100" w:type="dxa"/>
              <w:right w:w="100" w:type="dxa"/>
            </w:tcMar>
          </w:tcPr>
          <w:p w14:paraId="3CC85465"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 xml:space="preserve">MAC &gt; </w:t>
            </w:r>
            <w:proofErr w:type="gramStart"/>
            <w:r w:rsidRPr="00BA192E">
              <w:rPr>
                <w:color w:val="0000FF"/>
                <w:sz w:val="22"/>
                <w:szCs w:val="22"/>
              </w:rPr>
              <w:t>1;</w:t>
            </w:r>
            <w:proofErr w:type="gramEnd"/>
          </w:p>
          <w:p w14:paraId="6C5A83E6"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MAF &gt; 0.05</w:t>
            </w:r>
          </w:p>
        </w:tc>
        <w:tc>
          <w:tcPr>
            <w:tcW w:w="1015" w:type="pct"/>
            <w:shd w:val="clear" w:color="auto" w:fill="EEECE1" w:themeFill="background2"/>
            <w:tcMar>
              <w:top w:w="100" w:type="dxa"/>
              <w:left w:w="100" w:type="dxa"/>
              <w:bottom w:w="100" w:type="dxa"/>
              <w:right w:w="100" w:type="dxa"/>
            </w:tcMar>
          </w:tcPr>
          <w:p w14:paraId="67830D42"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50; 80%</w:t>
            </w:r>
          </w:p>
        </w:tc>
        <w:tc>
          <w:tcPr>
            <w:tcW w:w="905" w:type="pct"/>
            <w:shd w:val="clear" w:color="auto" w:fill="EEECE1" w:themeFill="background2"/>
            <w:tcMar>
              <w:top w:w="100" w:type="dxa"/>
              <w:left w:w="100" w:type="dxa"/>
              <w:bottom w:w="100" w:type="dxa"/>
              <w:right w:w="100" w:type="dxa"/>
            </w:tcMar>
          </w:tcPr>
          <w:p w14:paraId="29A07CD0"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50; 80%</w:t>
            </w:r>
          </w:p>
        </w:tc>
        <w:tc>
          <w:tcPr>
            <w:tcW w:w="511" w:type="pct"/>
            <w:shd w:val="clear" w:color="auto" w:fill="EEECE1" w:themeFill="background2"/>
            <w:tcMar>
              <w:top w:w="100" w:type="dxa"/>
              <w:left w:w="100" w:type="dxa"/>
              <w:bottom w:w="100" w:type="dxa"/>
              <w:right w:w="100" w:type="dxa"/>
            </w:tcMar>
          </w:tcPr>
          <w:p w14:paraId="0CE0F741"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0.001; 0.01</w:t>
            </w:r>
          </w:p>
        </w:tc>
        <w:tc>
          <w:tcPr>
            <w:tcW w:w="876" w:type="pct"/>
            <w:shd w:val="clear" w:color="auto" w:fill="EEECE1" w:themeFill="background2"/>
            <w:tcMar>
              <w:top w:w="100" w:type="dxa"/>
              <w:left w:w="100" w:type="dxa"/>
              <w:bottom w:w="100" w:type="dxa"/>
              <w:right w:w="100" w:type="dxa"/>
            </w:tcMar>
          </w:tcPr>
          <w:p w14:paraId="2D7A3B3A"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Yes</w:t>
            </w:r>
          </w:p>
        </w:tc>
      </w:tr>
      <w:tr w:rsidR="0015399A" w:rsidRPr="00ED13DD" w14:paraId="73603A0C" w14:textId="77777777" w:rsidTr="00E7397F">
        <w:tc>
          <w:tcPr>
            <w:tcW w:w="866" w:type="pct"/>
            <w:shd w:val="clear" w:color="auto" w:fill="EEECE1" w:themeFill="background2"/>
            <w:tcMar>
              <w:top w:w="100" w:type="dxa"/>
              <w:left w:w="100" w:type="dxa"/>
              <w:bottom w:w="100" w:type="dxa"/>
              <w:right w:w="100" w:type="dxa"/>
            </w:tcMar>
          </w:tcPr>
          <w:p w14:paraId="1906B3D9"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GWAS</w:t>
            </w:r>
          </w:p>
        </w:tc>
        <w:tc>
          <w:tcPr>
            <w:tcW w:w="828" w:type="pct"/>
            <w:shd w:val="clear" w:color="auto" w:fill="EEECE1" w:themeFill="background2"/>
            <w:tcMar>
              <w:top w:w="100" w:type="dxa"/>
              <w:left w:w="100" w:type="dxa"/>
              <w:bottom w:w="100" w:type="dxa"/>
              <w:right w:w="100" w:type="dxa"/>
            </w:tcMar>
          </w:tcPr>
          <w:p w14:paraId="312E5902"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i/>
                <w:color w:val="0000FF"/>
                <w:sz w:val="22"/>
                <w:szCs w:val="22"/>
              </w:rPr>
            </w:pPr>
            <w:r w:rsidRPr="00BA192E">
              <w:rPr>
                <w:color w:val="0000FF"/>
                <w:sz w:val="22"/>
                <w:szCs w:val="22"/>
              </w:rPr>
              <w:t xml:space="preserve">MAF &gt; 0.05, unless large </w:t>
            </w:r>
            <w:r w:rsidRPr="00BA192E">
              <w:rPr>
                <w:i/>
                <w:color w:val="0000FF"/>
                <w:sz w:val="22"/>
                <w:szCs w:val="22"/>
              </w:rPr>
              <w:t>n</w:t>
            </w:r>
          </w:p>
        </w:tc>
        <w:tc>
          <w:tcPr>
            <w:tcW w:w="1015" w:type="pct"/>
            <w:shd w:val="clear" w:color="auto" w:fill="EEECE1" w:themeFill="background2"/>
            <w:tcMar>
              <w:top w:w="100" w:type="dxa"/>
              <w:left w:w="100" w:type="dxa"/>
              <w:bottom w:w="100" w:type="dxa"/>
              <w:right w:w="100" w:type="dxa"/>
            </w:tcMar>
          </w:tcPr>
          <w:p w14:paraId="5A197F03"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50; 80%</w:t>
            </w:r>
          </w:p>
        </w:tc>
        <w:tc>
          <w:tcPr>
            <w:tcW w:w="905" w:type="pct"/>
            <w:shd w:val="clear" w:color="auto" w:fill="EEECE1" w:themeFill="background2"/>
            <w:tcMar>
              <w:top w:w="100" w:type="dxa"/>
              <w:left w:w="100" w:type="dxa"/>
              <w:bottom w:w="100" w:type="dxa"/>
              <w:right w:w="100" w:type="dxa"/>
            </w:tcMar>
          </w:tcPr>
          <w:p w14:paraId="1F2A7567"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50; 80%</w:t>
            </w:r>
          </w:p>
        </w:tc>
        <w:tc>
          <w:tcPr>
            <w:tcW w:w="511" w:type="pct"/>
            <w:shd w:val="clear" w:color="auto" w:fill="EEECE1" w:themeFill="background2"/>
            <w:tcMar>
              <w:top w:w="100" w:type="dxa"/>
              <w:left w:w="100" w:type="dxa"/>
              <w:bottom w:w="100" w:type="dxa"/>
              <w:right w:w="100" w:type="dxa"/>
            </w:tcMar>
          </w:tcPr>
          <w:p w14:paraId="3AE6A5B1"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1e-6; 0.01</w:t>
            </w:r>
          </w:p>
        </w:tc>
        <w:tc>
          <w:tcPr>
            <w:tcW w:w="876" w:type="pct"/>
            <w:shd w:val="clear" w:color="auto" w:fill="EEECE1" w:themeFill="background2"/>
            <w:tcMar>
              <w:top w:w="100" w:type="dxa"/>
              <w:left w:w="100" w:type="dxa"/>
              <w:bottom w:w="100" w:type="dxa"/>
              <w:right w:w="100" w:type="dxa"/>
            </w:tcMar>
          </w:tcPr>
          <w:p w14:paraId="3D6F56C3"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No, but correct p-values</w:t>
            </w:r>
          </w:p>
        </w:tc>
      </w:tr>
      <w:tr w:rsidR="0015399A" w:rsidRPr="00ED13DD" w14:paraId="1EBBD211" w14:textId="77777777" w:rsidTr="00E7397F">
        <w:tc>
          <w:tcPr>
            <w:tcW w:w="866" w:type="pct"/>
            <w:shd w:val="clear" w:color="auto" w:fill="EEECE1" w:themeFill="background2"/>
            <w:tcMar>
              <w:top w:w="100" w:type="dxa"/>
              <w:left w:w="100" w:type="dxa"/>
              <w:bottom w:w="100" w:type="dxa"/>
              <w:right w:w="100" w:type="dxa"/>
            </w:tcMar>
          </w:tcPr>
          <w:p w14:paraId="4D9FDBF0"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Mutation Detection</w:t>
            </w:r>
          </w:p>
        </w:tc>
        <w:tc>
          <w:tcPr>
            <w:tcW w:w="828" w:type="pct"/>
            <w:shd w:val="clear" w:color="auto" w:fill="EEECE1" w:themeFill="background2"/>
            <w:tcMar>
              <w:top w:w="100" w:type="dxa"/>
              <w:left w:w="100" w:type="dxa"/>
              <w:bottom w:w="100" w:type="dxa"/>
              <w:right w:w="100" w:type="dxa"/>
            </w:tcMar>
          </w:tcPr>
          <w:p w14:paraId="08C57084"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No filter</w:t>
            </w:r>
          </w:p>
        </w:tc>
        <w:tc>
          <w:tcPr>
            <w:tcW w:w="1015" w:type="pct"/>
            <w:shd w:val="clear" w:color="auto" w:fill="EEECE1" w:themeFill="background2"/>
            <w:tcMar>
              <w:top w:w="100" w:type="dxa"/>
              <w:left w:w="100" w:type="dxa"/>
              <w:bottom w:w="100" w:type="dxa"/>
              <w:right w:w="100" w:type="dxa"/>
            </w:tcMar>
          </w:tcPr>
          <w:p w14:paraId="197A21C4"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Parents: 100%,</w:t>
            </w:r>
          </w:p>
          <w:p w14:paraId="7D6E1D50"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Offspring: 0%</w:t>
            </w:r>
          </w:p>
        </w:tc>
        <w:tc>
          <w:tcPr>
            <w:tcW w:w="905" w:type="pct"/>
            <w:shd w:val="clear" w:color="auto" w:fill="EEECE1" w:themeFill="background2"/>
            <w:tcMar>
              <w:top w:w="100" w:type="dxa"/>
              <w:left w:w="100" w:type="dxa"/>
              <w:bottom w:w="100" w:type="dxa"/>
              <w:right w:w="100" w:type="dxa"/>
            </w:tcMar>
          </w:tcPr>
          <w:p w14:paraId="04678059"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Parents: 100%,</w:t>
            </w:r>
          </w:p>
          <w:p w14:paraId="11B39A98"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Offspring: 0%</w:t>
            </w:r>
          </w:p>
        </w:tc>
        <w:tc>
          <w:tcPr>
            <w:tcW w:w="511" w:type="pct"/>
            <w:shd w:val="clear" w:color="auto" w:fill="EEECE1" w:themeFill="background2"/>
            <w:tcMar>
              <w:top w:w="100" w:type="dxa"/>
              <w:left w:w="100" w:type="dxa"/>
              <w:bottom w:w="100" w:type="dxa"/>
              <w:right w:w="100" w:type="dxa"/>
            </w:tcMar>
          </w:tcPr>
          <w:p w14:paraId="323E7EE7"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1e-6</w:t>
            </w:r>
          </w:p>
        </w:tc>
        <w:tc>
          <w:tcPr>
            <w:tcW w:w="876" w:type="pct"/>
            <w:shd w:val="clear" w:color="auto" w:fill="EEECE1" w:themeFill="background2"/>
            <w:tcMar>
              <w:top w:w="100" w:type="dxa"/>
              <w:left w:w="100" w:type="dxa"/>
              <w:bottom w:w="100" w:type="dxa"/>
              <w:right w:w="100" w:type="dxa"/>
            </w:tcMar>
          </w:tcPr>
          <w:p w14:paraId="22973AE9"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No</w:t>
            </w:r>
          </w:p>
        </w:tc>
      </w:tr>
      <w:tr w:rsidR="0015399A" w:rsidRPr="00ED13DD" w14:paraId="23EF0EFD" w14:textId="77777777" w:rsidTr="00E7397F">
        <w:tc>
          <w:tcPr>
            <w:tcW w:w="866" w:type="pct"/>
            <w:shd w:val="clear" w:color="auto" w:fill="EEECE1" w:themeFill="background2"/>
            <w:tcMar>
              <w:top w:w="100" w:type="dxa"/>
              <w:left w:w="100" w:type="dxa"/>
              <w:bottom w:w="100" w:type="dxa"/>
              <w:right w:w="100" w:type="dxa"/>
            </w:tcMar>
          </w:tcPr>
          <w:p w14:paraId="26768C5A"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Metagenomics/eDNA</w:t>
            </w:r>
          </w:p>
        </w:tc>
        <w:tc>
          <w:tcPr>
            <w:tcW w:w="828" w:type="pct"/>
            <w:shd w:val="clear" w:color="auto" w:fill="EEECE1" w:themeFill="background2"/>
            <w:tcMar>
              <w:top w:w="100" w:type="dxa"/>
              <w:left w:w="100" w:type="dxa"/>
              <w:bottom w:w="100" w:type="dxa"/>
              <w:right w:w="100" w:type="dxa"/>
            </w:tcMar>
          </w:tcPr>
          <w:p w14:paraId="2CF318B0"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MAC &gt; 4</w:t>
            </w:r>
          </w:p>
        </w:tc>
        <w:tc>
          <w:tcPr>
            <w:tcW w:w="1015" w:type="pct"/>
            <w:shd w:val="clear" w:color="auto" w:fill="EEECE1" w:themeFill="background2"/>
            <w:tcMar>
              <w:top w:w="100" w:type="dxa"/>
              <w:left w:w="100" w:type="dxa"/>
              <w:bottom w:w="100" w:type="dxa"/>
              <w:right w:w="100" w:type="dxa"/>
            </w:tcMar>
          </w:tcPr>
          <w:p w14:paraId="0506D010"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w:t>
            </w:r>
          </w:p>
        </w:tc>
        <w:tc>
          <w:tcPr>
            <w:tcW w:w="905" w:type="pct"/>
            <w:shd w:val="clear" w:color="auto" w:fill="EEECE1" w:themeFill="background2"/>
            <w:tcMar>
              <w:top w:w="100" w:type="dxa"/>
              <w:left w:w="100" w:type="dxa"/>
              <w:bottom w:w="100" w:type="dxa"/>
              <w:right w:w="100" w:type="dxa"/>
            </w:tcMar>
          </w:tcPr>
          <w:p w14:paraId="7168AB29"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w:t>
            </w:r>
          </w:p>
        </w:tc>
        <w:tc>
          <w:tcPr>
            <w:tcW w:w="511" w:type="pct"/>
            <w:shd w:val="clear" w:color="auto" w:fill="EEECE1" w:themeFill="background2"/>
            <w:tcMar>
              <w:top w:w="100" w:type="dxa"/>
              <w:left w:w="100" w:type="dxa"/>
              <w:bottom w:w="100" w:type="dxa"/>
              <w:right w:w="100" w:type="dxa"/>
            </w:tcMar>
          </w:tcPr>
          <w:p w14:paraId="577B2A52" w14:textId="77777777" w:rsidR="0015399A" w:rsidRPr="00BA192E" w:rsidRDefault="0015399A" w:rsidP="006C1AA0">
            <w:pPr>
              <w:widowControl w:val="0"/>
              <w:spacing w:before="0" w:after="0" w:line="240" w:lineRule="auto"/>
              <w:ind w:firstLine="0"/>
              <w:contextualSpacing/>
              <w:rPr>
                <w:color w:val="0000FF"/>
                <w:sz w:val="22"/>
                <w:szCs w:val="22"/>
              </w:rPr>
            </w:pPr>
            <w:r w:rsidRPr="00BA192E">
              <w:rPr>
                <w:color w:val="0000FF"/>
                <w:sz w:val="22"/>
                <w:szCs w:val="22"/>
              </w:rPr>
              <w:t>-</w:t>
            </w:r>
          </w:p>
        </w:tc>
        <w:tc>
          <w:tcPr>
            <w:tcW w:w="876" w:type="pct"/>
            <w:shd w:val="clear" w:color="auto" w:fill="EEECE1" w:themeFill="background2"/>
            <w:tcMar>
              <w:top w:w="100" w:type="dxa"/>
              <w:left w:w="100" w:type="dxa"/>
              <w:bottom w:w="100" w:type="dxa"/>
              <w:right w:w="100" w:type="dxa"/>
            </w:tcMar>
          </w:tcPr>
          <w:p w14:paraId="2B137152" w14:textId="77777777" w:rsidR="0015399A" w:rsidRPr="00BA192E" w:rsidRDefault="0015399A" w:rsidP="006C1AA0">
            <w:pPr>
              <w:widowControl w:val="0"/>
              <w:pBdr>
                <w:top w:val="nil"/>
                <w:left w:val="nil"/>
                <w:bottom w:val="nil"/>
                <w:right w:val="nil"/>
                <w:between w:val="nil"/>
              </w:pBdr>
              <w:spacing w:before="0" w:after="0" w:line="240" w:lineRule="auto"/>
              <w:ind w:firstLine="0"/>
              <w:contextualSpacing/>
              <w:rPr>
                <w:color w:val="0000FF"/>
                <w:sz w:val="22"/>
                <w:szCs w:val="22"/>
              </w:rPr>
            </w:pPr>
            <w:r w:rsidRPr="00BA192E">
              <w:rPr>
                <w:color w:val="0000FF"/>
                <w:sz w:val="22"/>
                <w:szCs w:val="22"/>
              </w:rPr>
              <w:t>-</w:t>
            </w:r>
          </w:p>
        </w:tc>
      </w:tr>
    </w:tbl>
    <w:p w14:paraId="58740F55" w14:textId="77777777" w:rsidR="0015399A" w:rsidRDefault="0015399A" w:rsidP="005D5273">
      <w:pPr>
        <w:suppressLineNumbers/>
        <w:spacing w:before="0" w:after="0" w:line="240" w:lineRule="auto"/>
        <w:ind w:firstLine="0"/>
        <w:rPr>
          <w:b/>
        </w:rPr>
      </w:pPr>
    </w:p>
    <w:p w14:paraId="310381A7" w14:textId="77777777" w:rsidR="0015399A" w:rsidRDefault="0015399A" w:rsidP="005D5273">
      <w:pPr>
        <w:suppressLineNumbers/>
        <w:spacing w:before="0" w:after="0" w:line="240" w:lineRule="auto"/>
        <w:ind w:firstLine="0"/>
        <w:rPr>
          <w:b/>
        </w:rPr>
      </w:pPr>
    </w:p>
    <w:p w14:paraId="01D04DD4" w14:textId="77777777" w:rsidR="0015399A" w:rsidRDefault="0015399A">
      <w:pPr>
        <w:rPr>
          <w:b/>
        </w:rPr>
      </w:pPr>
      <w:r>
        <w:rPr>
          <w:b/>
        </w:rPr>
        <w:br w:type="page"/>
      </w:r>
    </w:p>
    <w:p w14:paraId="7E543E99" w14:textId="068B3D65" w:rsidR="005D5273" w:rsidRDefault="005D5273" w:rsidP="005D5273">
      <w:pPr>
        <w:suppressLineNumbers/>
        <w:spacing w:before="0" w:after="0" w:line="240" w:lineRule="auto"/>
        <w:ind w:firstLine="0"/>
        <w:rPr>
          <w:bCs/>
        </w:rPr>
      </w:pPr>
      <w:r w:rsidRPr="00C0114A">
        <w:rPr>
          <w:b/>
        </w:rPr>
        <w:lastRenderedPageBreak/>
        <w:t xml:space="preserve">Table </w:t>
      </w:r>
      <w:r w:rsidR="00FA47EF">
        <w:rPr>
          <w:b/>
        </w:rPr>
        <w:t>2</w:t>
      </w:r>
      <w:r w:rsidRPr="00C0114A">
        <w:rPr>
          <w:b/>
        </w:rPr>
        <w:t xml:space="preserve">: </w:t>
      </w:r>
      <w:r>
        <w:rPr>
          <w:bCs/>
        </w:rPr>
        <w:t>Representative</w:t>
      </w:r>
      <w:r w:rsidRPr="00860AB9">
        <w:rPr>
          <w:bCs/>
        </w:rPr>
        <w:t xml:space="preserve"> table demonstrating </w:t>
      </w:r>
      <w:r>
        <w:rPr>
          <w:bCs/>
        </w:rPr>
        <w:t xml:space="preserve">pre-variant </w:t>
      </w:r>
      <w:r w:rsidRPr="00860AB9">
        <w:rPr>
          <w:bCs/>
        </w:rPr>
        <w:t>filtering reporting standards</w:t>
      </w:r>
      <w:r>
        <w:rPr>
          <w:bCs/>
        </w:rPr>
        <w:t xml:space="preserve">. All accompanying code and filtering steps should be reported in the </w:t>
      </w:r>
      <w:proofErr w:type="spellStart"/>
      <w:r>
        <w:rPr>
          <w:bCs/>
        </w:rPr>
        <w:t>Prevariant</w:t>
      </w:r>
      <w:proofErr w:type="spellEnd"/>
      <w:r>
        <w:rPr>
          <w:bCs/>
        </w:rPr>
        <w:t xml:space="preserve"> Notebook; See Figure 3 for a detailed Flow Chart and Supplementary Notebook 1 for the accompanying </w:t>
      </w:r>
      <w:proofErr w:type="spellStart"/>
      <w:r>
        <w:rPr>
          <w:bCs/>
        </w:rPr>
        <w:t>Prevariant</w:t>
      </w:r>
      <w:proofErr w:type="spellEnd"/>
      <w:r>
        <w:rPr>
          <w:bCs/>
        </w:rPr>
        <w:t xml:space="preserve"> Notebook. The sequence of filtering events can affect downstream results, so rows should be arranged chronologically.</w:t>
      </w:r>
    </w:p>
    <w:p w14:paraId="7450661B" w14:textId="627DFB2F" w:rsidR="005D5273" w:rsidRPr="00860AB9" w:rsidRDefault="005D5273" w:rsidP="005D5273">
      <w:pPr>
        <w:suppressLineNumbers/>
        <w:spacing w:before="0" w:after="0" w:line="240" w:lineRule="auto"/>
        <w:ind w:firstLine="0"/>
        <w:rPr>
          <w:bCs/>
        </w:rPr>
      </w:pPr>
    </w:p>
    <w:tbl>
      <w:tblPr>
        <w:tblW w:w="5156" w:type="pct"/>
        <w:tblInd w:w="-455" w:type="dxa"/>
        <w:tblLayout w:type="fixed"/>
        <w:tblLook w:val="04A0" w:firstRow="1" w:lastRow="0" w:firstColumn="1" w:lastColumn="0" w:noHBand="0" w:noVBand="1"/>
      </w:tblPr>
      <w:tblGrid>
        <w:gridCol w:w="3504"/>
        <w:gridCol w:w="6485"/>
        <w:gridCol w:w="3365"/>
      </w:tblGrid>
      <w:tr w:rsidR="005D5273" w:rsidRPr="00C0114A" w14:paraId="54CBC1F2" w14:textId="77777777" w:rsidTr="00403648">
        <w:trPr>
          <w:trHeight w:val="576"/>
        </w:trPr>
        <w:tc>
          <w:tcPr>
            <w:tcW w:w="1312"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4B6A0F12"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 xml:space="preserve">Filtering Step </w:t>
            </w:r>
          </w:p>
        </w:tc>
        <w:tc>
          <w:tcPr>
            <w:tcW w:w="2428"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ED109B8" w14:textId="0504463E" w:rsidR="005D5273" w:rsidRPr="00860AB9" w:rsidRDefault="00AD6642" w:rsidP="00403648">
            <w:pPr>
              <w:spacing w:before="0" w:after="0" w:line="240" w:lineRule="auto"/>
              <w:ind w:firstLine="0"/>
              <w:rPr>
                <w:b/>
                <w:bCs/>
                <w:color w:val="000000"/>
                <w:sz w:val="22"/>
                <w:szCs w:val="22"/>
              </w:rPr>
            </w:pPr>
            <w:r w:rsidRPr="00AD6642">
              <w:rPr>
                <w:b/>
                <w:bCs/>
                <w:color w:val="0000FF"/>
                <w:sz w:val="22"/>
                <w:szCs w:val="22"/>
              </w:rPr>
              <w:t>Results</w:t>
            </w:r>
            <w:r w:rsidR="005D5273" w:rsidRPr="00AD6642">
              <w:rPr>
                <w:b/>
                <w:bCs/>
                <w:color w:val="0000FF"/>
                <w:sz w:val="22"/>
                <w:szCs w:val="22"/>
              </w:rPr>
              <w:t xml:space="preserve"> </w:t>
            </w:r>
            <w:r w:rsidR="005D5273">
              <w:rPr>
                <w:b/>
                <w:bCs/>
                <w:color w:val="000000"/>
                <w:sz w:val="22"/>
                <w:szCs w:val="22"/>
              </w:rPr>
              <w:t>to Report</w:t>
            </w:r>
          </w:p>
        </w:tc>
        <w:tc>
          <w:tcPr>
            <w:tcW w:w="1260"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746EAC0F"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Values</w:t>
            </w:r>
          </w:p>
        </w:tc>
      </w:tr>
      <w:tr w:rsidR="005D5273" w:rsidRPr="00C0114A" w14:paraId="739BAE3C"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27DC3C8E" w14:textId="77777777" w:rsidR="005D5273" w:rsidRPr="00860AB9" w:rsidRDefault="005D5273" w:rsidP="00403648">
            <w:pPr>
              <w:spacing w:before="0" w:after="0" w:line="240" w:lineRule="auto"/>
              <w:ind w:firstLine="0"/>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70BCCAE"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individuals/samples collected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2AB818C9" w14:textId="77777777" w:rsidR="005D5273" w:rsidRPr="00860AB9"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=250 individuals</w:t>
            </w:r>
          </w:p>
        </w:tc>
      </w:tr>
      <w:tr w:rsidR="005D5273" w:rsidRPr="00C0114A" w14:paraId="56612E48"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6781E1F" w14:textId="77777777" w:rsidR="005D5273" w:rsidRPr="00860AB9" w:rsidRDefault="005D5273" w:rsidP="00403648">
            <w:pPr>
              <w:spacing w:before="0" w:after="0" w:line="240" w:lineRule="auto"/>
              <w:ind w:firstLine="0"/>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39285B83"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samples initially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5C4B78AB" w14:textId="77777777" w:rsidR="005D5273" w:rsidRPr="00860AB9"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 xml:space="preserve">=210 individuals  </w:t>
            </w:r>
          </w:p>
        </w:tc>
      </w:tr>
      <w:tr w:rsidR="005D5273" w:rsidRPr="00C0114A" w14:paraId="470BF404"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69396B27" w14:textId="77777777" w:rsidR="005D5273"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AD09FB1" w14:textId="77777777" w:rsidR="005D5273" w:rsidRDefault="005D5273" w:rsidP="00403648">
            <w:pPr>
              <w:spacing w:before="0" w:after="0" w:line="240" w:lineRule="auto"/>
              <w:ind w:firstLine="0"/>
              <w:rPr>
                <w:color w:val="000000"/>
                <w:sz w:val="22"/>
                <w:szCs w:val="22"/>
              </w:rPr>
            </w:pPr>
            <w:r>
              <w:rPr>
                <w:color w:val="000000"/>
                <w:sz w:val="22"/>
                <w:szCs w:val="22"/>
              </w:rPr>
              <w:t>Number of individuals that were successfully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08B320E" w14:textId="77777777" w:rsidR="005D5273"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=200 individuals</w:t>
            </w:r>
          </w:p>
        </w:tc>
      </w:tr>
      <w:tr w:rsidR="005D5273" w:rsidRPr="00C0114A" w14:paraId="29EFEFB7"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09D0862" w14:textId="77777777" w:rsidR="005D5273" w:rsidRPr="00860AB9"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135763A8" w14:textId="77777777" w:rsidR="005D5273" w:rsidRPr="00860AB9" w:rsidRDefault="005D5273" w:rsidP="00403648">
            <w:pPr>
              <w:spacing w:before="0" w:after="0" w:line="240" w:lineRule="auto"/>
              <w:ind w:firstLine="0"/>
              <w:rPr>
                <w:color w:val="000000"/>
                <w:sz w:val="22"/>
                <w:szCs w:val="22"/>
              </w:rPr>
            </w:pPr>
            <w:r>
              <w:rPr>
                <w:color w:val="000000"/>
                <w:sz w:val="22"/>
                <w:szCs w:val="22"/>
              </w:rPr>
              <w:t>Total number of reads prior to any filtering*</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A96E585" w14:textId="77777777" w:rsidR="005D5273" w:rsidRPr="00196094" w:rsidRDefault="005D5273" w:rsidP="00403648">
            <w:pPr>
              <w:spacing w:before="0" w:after="0" w:line="240" w:lineRule="auto"/>
              <w:ind w:firstLine="0"/>
              <w:rPr>
                <w:color w:val="000000"/>
                <w:sz w:val="22"/>
                <w:szCs w:val="22"/>
              </w:rPr>
            </w:pPr>
            <w:r>
              <w:rPr>
                <w:color w:val="000000"/>
                <w:sz w:val="22"/>
                <w:szCs w:val="22"/>
              </w:rPr>
              <w:t>1.5 x 10</w:t>
            </w:r>
            <w:r w:rsidRPr="003A1646">
              <w:rPr>
                <w:color w:val="000000"/>
                <w:sz w:val="22"/>
                <w:szCs w:val="22"/>
                <w:vertAlign w:val="superscript"/>
              </w:rPr>
              <w:t>8</w:t>
            </w:r>
            <w:r>
              <w:rPr>
                <w:color w:val="000000"/>
                <w:sz w:val="22"/>
                <w:szCs w:val="22"/>
              </w:rPr>
              <w:t xml:space="preserve"> reads</w:t>
            </w:r>
          </w:p>
        </w:tc>
      </w:tr>
      <w:tr w:rsidR="005D5273" w:rsidRPr="00C0114A" w14:paraId="2056AFBC"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4CC157F" w14:textId="77777777" w:rsidR="005D5273" w:rsidRPr="00860AB9"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461970E"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remaining after filtering for read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3EECDFE8" w14:textId="77777777" w:rsidR="005D5273" w:rsidRPr="00860AB9" w:rsidRDefault="005D5273" w:rsidP="00403648">
            <w:pPr>
              <w:spacing w:before="0" w:after="0" w:line="240" w:lineRule="auto"/>
              <w:ind w:firstLine="0"/>
              <w:rPr>
                <w:color w:val="000000"/>
                <w:sz w:val="22"/>
                <w:szCs w:val="22"/>
              </w:rPr>
            </w:pPr>
            <w:r>
              <w:rPr>
                <w:color w:val="000000"/>
                <w:sz w:val="22"/>
                <w:szCs w:val="22"/>
              </w:rPr>
              <w:t>0.8 x 10</w:t>
            </w:r>
            <w:r w:rsidRPr="003A1646">
              <w:rPr>
                <w:color w:val="000000"/>
                <w:sz w:val="22"/>
                <w:szCs w:val="22"/>
                <w:vertAlign w:val="superscript"/>
              </w:rPr>
              <w:t>8</w:t>
            </w:r>
            <w:r>
              <w:rPr>
                <w:color w:val="000000"/>
                <w:sz w:val="22"/>
                <w:szCs w:val="22"/>
              </w:rPr>
              <w:t xml:space="preserve"> reads</w:t>
            </w:r>
          </w:p>
        </w:tc>
      </w:tr>
      <w:tr w:rsidR="005D5273" w:rsidRPr="00C0114A" w14:paraId="09C55F0A"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8A07AB7" w14:textId="77777777" w:rsidR="005D5273" w:rsidRPr="00860AB9"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7F9099E4"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that mapped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696CB0BE" w14:textId="77777777" w:rsidR="005D5273" w:rsidRPr="00860AB9" w:rsidRDefault="005D5273" w:rsidP="00403648">
            <w:pPr>
              <w:spacing w:before="0" w:after="0" w:line="240" w:lineRule="auto"/>
              <w:ind w:firstLine="0"/>
              <w:rPr>
                <w:color w:val="000000"/>
                <w:sz w:val="22"/>
                <w:szCs w:val="22"/>
              </w:rPr>
            </w:pPr>
            <w:r>
              <w:rPr>
                <w:color w:val="000000"/>
                <w:sz w:val="22"/>
                <w:szCs w:val="22"/>
              </w:rPr>
              <w:t>6.8 x 10</w:t>
            </w:r>
            <w:r w:rsidRPr="00546162">
              <w:rPr>
                <w:color w:val="000000"/>
                <w:sz w:val="22"/>
                <w:szCs w:val="22"/>
                <w:vertAlign w:val="superscript"/>
              </w:rPr>
              <w:t>7</w:t>
            </w:r>
            <w:r>
              <w:rPr>
                <w:color w:val="000000"/>
                <w:sz w:val="22"/>
                <w:szCs w:val="22"/>
              </w:rPr>
              <w:t xml:space="preserve"> reads</w:t>
            </w:r>
          </w:p>
        </w:tc>
      </w:tr>
      <w:tr w:rsidR="005D5273" w:rsidRPr="00C0114A" w14:paraId="36A602BD"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DBB954" w14:textId="77777777" w:rsidR="005D5273" w:rsidRPr="00860AB9"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F61BC48"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remaining after filtering for mapping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7380FE3B" w14:textId="77777777" w:rsidR="005D5273" w:rsidRPr="00860AB9" w:rsidRDefault="005D5273" w:rsidP="00403648">
            <w:pPr>
              <w:spacing w:before="0" w:after="0" w:line="240" w:lineRule="auto"/>
              <w:ind w:firstLine="0"/>
              <w:rPr>
                <w:color w:val="000000"/>
                <w:sz w:val="22"/>
                <w:szCs w:val="22"/>
              </w:rPr>
            </w:pPr>
            <w:r>
              <w:rPr>
                <w:color w:val="000000"/>
                <w:sz w:val="22"/>
                <w:szCs w:val="22"/>
              </w:rPr>
              <w:t>5.1 x 10</w:t>
            </w:r>
            <w:r w:rsidRPr="00B34060">
              <w:rPr>
                <w:color w:val="000000"/>
                <w:sz w:val="22"/>
                <w:szCs w:val="22"/>
                <w:vertAlign w:val="superscript"/>
              </w:rPr>
              <w:t>7</w:t>
            </w:r>
            <w:r>
              <w:rPr>
                <w:color w:val="000000"/>
                <w:sz w:val="22"/>
                <w:szCs w:val="22"/>
              </w:rPr>
              <w:t xml:space="preserve"> reads</w:t>
            </w:r>
          </w:p>
        </w:tc>
      </w:tr>
      <w:tr w:rsidR="005D5273" w:rsidRPr="00C0114A" w14:paraId="1631104E"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19C3D651" w14:textId="77777777" w:rsidR="005D5273"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0901AA1C" w14:textId="77777777" w:rsidR="005D5273" w:rsidRDefault="005D5273" w:rsidP="00403648">
            <w:pPr>
              <w:spacing w:before="0" w:after="0" w:line="240" w:lineRule="auto"/>
              <w:ind w:firstLine="0"/>
              <w:rPr>
                <w:color w:val="000000"/>
                <w:sz w:val="22"/>
                <w:szCs w:val="22"/>
              </w:rPr>
            </w:pPr>
            <w:r>
              <w:rPr>
                <w:color w:val="000000"/>
                <w:sz w:val="22"/>
                <w:szCs w:val="22"/>
              </w:rPr>
              <w:t>Number of reads remaining after filtering for improperly paired reads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FE7AEFE" w14:textId="77777777" w:rsidR="005D5273" w:rsidRPr="00860AB9" w:rsidRDefault="005D5273" w:rsidP="00403648">
            <w:pPr>
              <w:spacing w:before="0" w:after="0" w:line="240" w:lineRule="auto"/>
              <w:ind w:firstLine="0"/>
              <w:rPr>
                <w:color w:val="000000"/>
                <w:sz w:val="22"/>
                <w:szCs w:val="22"/>
              </w:rPr>
            </w:pPr>
            <w:r>
              <w:rPr>
                <w:color w:val="000000"/>
                <w:sz w:val="22"/>
                <w:szCs w:val="22"/>
              </w:rPr>
              <w:t>4.8 x 10</w:t>
            </w:r>
            <w:r w:rsidRPr="00B34060">
              <w:rPr>
                <w:color w:val="000000"/>
                <w:sz w:val="22"/>
                <w:szCs w:val="22"/>
                <w:vertAlign w:val="superscript"/>
              </w:rPr>
              <w:t>7</w:t>
            </w:r>
            <w:r>
              <w:rPr>
                <w:color w:val="000000"/>
                <w:sz w:val="22"/>
                <w:szCs w:val="22"/>
              </w:rPr>
              <w:t xml:space="preserve"> reads</w:t>
            </w:r>
          </w:p>
        </w:tc>
      </w:tr>
      <w:tr w:rsidR="005D5273" w:rsidRPr="00C0114A" w14:paraId="55EF6E41"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4B457E" w14:textId="77777777" w:rsidR="005D5273"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29B5E5B7" w14:textId="77777777" w:rsidR="005D5273" w:rsidRDefault="005D5273" w:rsidP="00403648">
            <w:pPr>
              <w:spacing w:before="0" w:after="0" w:line="240" w:lineRule="auto"/>
              <w:ind w:firstLine="0"/>
              <w:rPr>
                <w:color w:val="000000"/>
                <w:sz w:val="22"/>
                <w:szCs w:val="22"/>
              </w:rPr>
            </w:pPr>
            <w:r>
              <w:rPr>
                <w:color w:val="000000"/>
                <w:sz w:val="22"/>
                <w:szCs w:val="22"/>
              </w:rPr>
              <w:t>Number of reads remaining after filtering for PCR duplicates***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423A6988" w14:textId="77777777" w:rsidR="005D5273" w:rsidRPr="000E2F31" w:rsidRDefault="005D5273" w:rsidP="00403648">
            <w:pPr>
              <w:pStyle w:val="ListParagraph"/>
              <w:numPr>
                <w:ilvl w:val="1"/>
                <w:numId w:val="1"/>
              </w:numPr>
              <w:spacing w:before="0" w:after="0" w:line="240" w:lineRule="auto"/>
              <w:rPr>
                <w:color w:val="000000"/>
                <w:sz w:val="22"/>
                <w:szCs w:val="22"/>
                <w:lang w:val="en-GB"/>
              </w:rPr>
            </w:pPr>
            <w:r>
              <w:rPr>
                <w:color w:val="000000"/>
                <w:sz w:val="22"/>
                <w:szCs w:val="22"/>
                <w:lang w:val="en-GB"/>
              </w:rPr>
              <w:t>x</w:t>
            </w:r>
            <w:r w:rsidRPr="000E2F31">
              <w:rPr>
                <w:color w:val="000000"/>
                <w:sz w:val="22"/>
                <w:szCs w:val="22"/>
                <w:lang w:val="en-GB"/>
              </w:rPr>
              <w:t xml:space="preserve"> 10</w:t>
            </w:r>
            <w:r w:rsidRPr="000E2F31">
              <w:rPr>
                <w:color w:val="000000"/>
                <w:sz w:val="22"/>
                <w:szCs w:val="22"/>
                <w:vertAlign w:val="superscript"/>
                <w:lang w:val="en-GB"/>
              </w:rPr>
              <w:t>6</w:t>
            </w:r>
            <w:r w:rsidRPr="000E2F31">
              <w:rPr>
                <w:color w:val="000000"/>
                <w:sz w:val="22"/>
                <w:szCs w:val="22"/>
                <w:lang w:val="en-GB"/>
              </w:rPr>
              <w:t xml:space="preserve"> reads</w:t>
            </w:r>
          </w:p>
        </w:tc>
      </w:tr>
    </w:tbl>
    <w:p w14:paraId="5D65AA60" w14:textId="77777777" w:rsidR="005D5273" w:rsidRPr="000E2F31" w:rsidRDefault="005D5273" w:rsidP="005D5273">
      <w:pPr>
        <w:suppressLineNumbers/>
        <w:spacing w:before="0" w:after="0" w:line="276" w:lineRule="auto"/>
        <w:ind w:left="-450" w:firstLine="0"/>
        <w:rPr>
          <w:bCs/>
          <w:sz w:val="22"/>
          <w:szCs w:val="22"/>
        </w:rPr>
      </w:pPr>
      <w:r w:rsidRPr="000E2F31">
        <w:rPr>
          <w:bCs/>
          <w:sz w:val="22"/>
          <w:szCs w:val="22"/>
        </w:rPr>
        <w:t>*The parameters and parameter values used to characterize “success” should be clearly described. Samples filtered out at this stage typically include</w:t>
      </w:r>
      <w:r>
        <w:rPr>
          <w:bCs/>
          <w:sz w:val="22"/>
          <w:szCs w:val="22"/>
        </w:rPr>
        <w:t xml:space="preserve"> those with</w:t>
      </w:r>
      <w:r w:rsidRPr="000E2F31">
        <w:rPr>
          <w:bCs/>
          <w:sz w:val="22"/>
          <w:szCs w:val="22"/>
        </w:rPr>
        <w:t xml:space="preserve"> large deviations from the average number of reads per individual and/or a large percentage of reads with low </w:t>
      </w:r>
      <w:r>
        <w:rPr>
          <w:bCs/>
          <w:sz w:val="22"/>
          <w:szCs w:val="22"/>
        </w:rPr>
        <w:t>base-quality</w:t>
      </w:r>
      <w:r w:rsidRPr="000E2F31">
        <w:rPr>
          <w:bCs/>
          <w:sz w:val="22"/>
          <w:szCs w:val="22"/>
        </w:rPr>
        <w:t xml:space="preserve"> scores.</w:t>
      </w:r>
    </w:p>
    <w:p w14:paraId="2045FAE5" w14:textId="77777777" w:rsidR="005D5273" w:rsidRDefault="005D5273" w:rsidP="005D5273">
      <w:pPr>
        <w:suppressLineNumbers/>
        <w:spacing w:before="20" w:after="0" w:line="276" w:lineRule="auto"/>
        <w:ind w:left="-450" w:firstLine="0"/>
        <w:rPr>
          <w:bCs/>
          <w:sz w:val="22"/>
          <w:szCs w:val="22"/>
        </w:rPr>
      </w:pPr>
      <w:r w:rsidRPr="000E2F31">
        <w:rPr>
          <w:bCs/>
          <w:sz w:val="22"/>
          <w:szCs w:val="22"/>
        </w:rPr>
        <w:t>**</w:t>
      </w:r>
      <w:r>
        <w:rPr>
          <w:bCs/>
          <w:sz w:val="22"/>
          <w:szCs w:val="22"/>
        </w:rPr>
        <w:t>Any additional filters used during sequence QC, such as filtering for poly-G tails or adapter mismatches should be given their own row</w:t>
      </w:r>
      <w:r w:rsidRPr="000E2F31">
        <w:rPr>
          <w:bCs/>
          <w:sz w:val="22"/>
          <w:szCs w:val="22"/>
        </w:rPr>
        <w:t>.</w:t>
      </w:r>
      <w:r w:rsidRPr="00EA7103">
        <w:rPr>
          <w:bCs/>
          <w:sz w:val="22"/>
          <w:szCs w:val="22"/>
        </w:rPr>
        <w:t xml:space="preserve"> </w:t>
      </w:r>
    </w:p>
    <w:p w14:paraId="37B6EAC0" w14:textId="77777777" w:rsidR="005D5273" w:rsidRDefault="005D5273" w:rsidP="005D5273">
      <w:pPr>
        <w:suppressLineNumbers/>
        <w:spacing w:before="20" w:after="0" w:line="276" w:lineRule="auto"/>
        <w:ind w:left="-450" w:firstLine="0"/>
        <w:rPr>
          <w:b/>
        </w:rPr>
      </w:pPr>
      <w:r w:rsidRPr="000E2F31">
        <w:rPr>
          <w:bCs/>
          <w:sz w:val="22"/>
          <w:szCs w:val="22"/>
        </w:rPr>
        <w:t>**</w:t>
      </w:r>
      <w:r>
        <w:rPr>
          <w:bCs/>
          <w:sz w:val="22"/>
          <w:szCs w:val="22"/>
        </w:rPr>
        <w:t>*Any additional filters used during filtering of mapped reads should be given their own row</w:t>
      </w:r>
      <w:r w:rsidRPr="000E2F31">
        <w:rPr>
          <w:bCs/>
          <w:sz w:val="22"/>
          <w:szCs w:val="22"/>
        </w:rPr>
        <w:t>.</w:t>
      </w:r>
      <w:r>
        <w:rPr>
          <w:bCs/>
          <w:sz w:val="22"/>
          <w:szCs w:val="22"/>
        </w:rPr>
        <w:t xml:space="preserve"> Notice in this heuristic example that alignment (number of reads that mapped) and filtering for PCR duplicates had large effects. By using a table such as the one presented here, readers will be able to determine which filtering steps had the largest effects.</w:t>
      </w:r>
      <w:r>
        <w:rPr>
          <w:b/>
        </w:rPr>
        <w:br w:type="page"/>
      </w:r>
    </w:p>
    <w:p w14:paraId="032B32D6" w14:textId="25D177D0" w:rsidR="005D5273" w:rsidRPr="00860AB9" w:rsidRDefault="005D5273" w:rsidP="005D5273">
      <w:pPr>
        <w:suppressLineNumbers/>
        <w:spacing w:before="0" w:after="0" w:line="240" w:lineRule="auto"/>
        <w:ind w:left="-1080" w:firstLine="0"/>
        <w:rPr>
          <w:bCs/>
        </w:rPr>
      </w:pPr>
      <w:r w:rsidRPr="00C0114A">
        <w:rPr>
          <w:b/>
        </w:rPr>
        <w:lastRenderedPageBreak/>
        <w:t xml:space="preserve">Table </w:t>
      </w:r>
      <w:r w:rsidR="00FA47EF">
        <w:rPr>
          <w:b/>
        </w:rPr>
        <w:t>3</w:t>
      </w:r>
      <w:r w:rsidRPr="00C0114A">
        <w:rPr>
          <w:b/>
        </w:rPr>
        <w:t>:</w:t>
      </w:r>
      <w:r>
        <w:rPr>
          <w:b/>
        </w:rPr>
        <w:t xml:space="preserve"> </w:t>
      </w:r>
      <w:r>
        <w:rPr>
          <w:bCs/>
        </w:rPr>
        <w:t>Representative</w:t>
      </w:r>
      <w:r w:rsidRPr="00860AB9">
        <w:rPr>
          <w:bCs/>
        </w:rPr>
        <w:t xml:space="preserve"> table demonstrating </w:t>
      </w:r>
      <w:r>
        <w:rPr>
          <w:bCs/>
        </w:rPr>
        <w:t>post-variant</w:t>
      </w:r>
      <w:r w:rsidRPr="00860AB9">
        <w:rPr>
          <w:bCs/>
        </w:rPr>
        <w:t xml:space="preserve"> reporting</w:t>
      </w:r>
      <w:r>
        <w:rPr>
          <w:bCs/>
        </w:rPr>
        <w:t xml:space="preserve"> standards. All accompanying code and filtering steps should be reported in the </w:t>
      </w:r>
      <w:proofErr w:type="spellStart"/>
      <w:r>
        <w:rPr>
          <w:bCs/>
        </w:rPr>
        <w:t>Postvariant</w:t>
      </w:r>
      <w:proofErr w:type="spellEnd"/>
      <w:r>
        <w:rPr>
          <w:bCs/>
        </w:rPr>
        <w:t xml:space="preserve"> Notebook; See Figure 3 for a detailed Flow Chart and Supplementary Notebook 2 for an example Post-variant Notebook. The sequence of filtering events can affect downstream results, so rows should be arranged chronologically. All filters should be recorded as a separate row; even if a particular filter is not mentioned or default values are used for that type of filter. Depending on the objectives of the study, different numbers of datasets may need to be created. In this example, we assume a targeted read depth of 20x coverage per individual and 200 sequenced individuals (following from Table 1). </w:t>
      </w:r>
    </w:p>
    <w:tbl>
      <w:tblPr>
        <w:tblW w:w="5873" w:type="pct"/>
        <w:tblInd w:w="-1085" w:type="dxa"/>
        <w:tblLayout w:type="fixed"/>
        <w:tblLook w:val="04A0" w:firstRow="1" w:lastRow="0" w:firstColumn="1" w:lastColumn="0" w:noHBand="0" w:noVBand="1"/>
      </w:tblPr>
      <w:tblGrid>
        <w:gridCol w:w="2969"/>
        <w:gridCol w:w="3067"/>
        <w:gridCol w:w="2969"/>
        <w:gridCol w:w="3060"/>
        <w:gridCol w:w="3146"/>
      </w:tblGrid>
      <w:tr w:rsidR="005D5273" w:rsidRPr="00C0114A" w14:paraId="51C610F1" w14:textId="77777777" w:rsidTr="00403648">
        <w:trPr>
          <w:trHeight w:val="432"/>
        </w:trPr>
        <w:tc>
          <w:tcPr>
            <w:tcW w:w="976"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2B49FB5C"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Filtering Step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503CB411"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Dataset 1</w:t>
            </w:r>
          </w:p>
        </w:tc>
        <w:tc>
          <w:tcPr>
            <w:tcW w:w="97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43D4D122"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2</w:t>
            </w:r>
          </w:p>
        </w:tc>
        <w:tc>
          <w:tcPr>
            <w:tcW w:w="100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5667E0D7"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3</w:t>
            </w:r>
          </w:p>
        </w:tc>
        <w:tc>
          <w:tcPr>
            <w:tcW w:w="1034"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6A2969A0"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4</w:t>
            </w:r>
          </w:p>
        </w:tc>
      </w:tr>
      <w:tr w:rsidR="005D5273" w:rsidRPr="00C0114A" w14:paraId="08B4454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684C40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Objective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1E60BE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Population structure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0085515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GWAS-stringent</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58D27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GWAS-relaxed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632E77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Demography</w:t>
            </w:r>
          </w:p>
        </w:tc>
      </w:tr>
      <w:tr w:rsidR="005D5273" w:rsidRPr="00C0114A" w14:paraId="6548729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6D3364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Quality</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FD4ED3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69D717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50</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1176A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A5DA324" w14:textId="77777777" w:rsidR="005D5273" w:rsidRPr="008F6A6E" w:rsidRDefault="005D5273" w:rsidP="00403648">
            <w:pPr>
              <w:spacing w:before="0" w:after="0" w:line="240" w:lineRule="auto"/>
              <w:ind w:firstLine="0"/>
              <w:rPr>
                <w:color w:val="000000"/>
                <w:sz w:val="20"/>
                <w:szCs w:val="20"/>
              </w:rPr>
            </w:pPr>
            <w:r>
              <w:rPr>
                <w:color w:val="000000"/>
                <w:sz w:val="20"/>
                <w:szCs w:val="20"/>
              </w:rPr>
              <w:t>40</w:t>
            </w:r>
          </w:p>
        </w:tc>
      </w:tr>
      <w:tr w:rsidR="005D5273" w:rsidRPr="00C0114A" w14:paraId="4F3B756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27620F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8026E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04A5846"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20x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F291C5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73033AE" w14:textId="77777777" w:rsidR="005D5273" w:rsidRPr="008F6A6E" w:rsidRDefault="005D5273" w:rsidP="00403648">
            <w:pPr>
              <w:spacing w:before="0" w:after="0" w:line="240" w:lineRule="auto"/>
              <w:ind w:firstLine="0"/>
              <w:rPr>
                <w:color w:val="000000"/>
                <w:sz w:val="20"/>
                <w:szCs w:val="20"/>
              </w:rPr>
            </w:pPr>
            <w:r>
              <w:rPr>
                <w:color w:val="000000"/>
                <w:sz w:val="20"/>
                <w:szCs w:val="20"/>
              </w:rPr>
              <w:t>10x</w:t>
            </w:r>
          </w:p>
        </w:tc>
      </w:tr>
      <w:tr w:rsidR="005D5273" w:rsidRPr="00C0114A" w14:paraId="0522704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713A61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7D6B61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3154B8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2FE6CF3" w14:textId="77777777" w:rsidR="005D5273" w:rsidRPr="008F6A6E" w:rsidRDefault="005D5273" w:rsidP="00403648">
            <w:pPr>
              <w:spacing w:before="0" w:after="0" w:line="240" w:lineRule="auto"/>
              <w:ind w:firstLine="0"/>
              <w:rPr>
                <w:color w:val="000000"/>
                <w:sz w:val="20"/>
                <w:szCs w:val="20"/>
              </w:rPr>
            </w:pPr>
            <w:r>
              <w:rPr>
                <w:color w:val="000000"/>
                <w:sz w:val="20"/>
                <w:szCs w:val="20"/>
              </w:rPr>
              <w:t>50</w:t>
            </w:r>
            <w:r w:rsidRPr="008F6A6E">
              <w:rPr>
                <w:color w:val="000000"/>
                <w:sz w:val="20"/>
                <w:szCs w:val="20"/>
              </w:rPr>
              <w:t>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5A6A55C" w14:textId="77777777" w:rsidR="005D5273" w:rsidRPr="00EE52C1" w:rsidRDefault="005D5273" w:rsidP="00403648">
            <w:pPr>
              <w:spacing w:before="0" w:after="0" w:line="240" w:lineRule="auto"/>
              <w:ind w:firstLine="0"/>
              <w:rPr>
                <w:color w:val="000000"/>
                <w:sz w:val="20"/>
                <w:szCs w:val="20"/>
              </w:rPr>
            </w:pPr>
            <w:r>
              <w:rPr>
                <w:color w:val="000000"/>
                <w:sz w:val="20"/>
                <w:szCs w:val="20"/>
              </w:rPr>
              <w:t>30x</w:t>
            </w:r>
          </w:p>
        </w:tc>
      </w:tr>
      <w:tr w:rsidR="005D5273" w:rsidRPr="00C0114A" w14:paraId="6890A8A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53ADE1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 or within sample-group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E66E0F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BD1179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F827D4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Within sample-group</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C0CF7F2" w14:textId="77777777" w:rsidR="005D5273" w:rsidRPr="008F6A6E" w:rsidRDefault="005D5273" w:rsidP="00403648">
            <w:pPr>
              <w:spacing w:before="0" w:after="0" w:line="240" w:lineRule="auto"/>
              <w:ind w:firstLine="0"/>
              <w:rPr>
                <w:color w:val="000000"/>
                <w:sz w:val="20"/>
                <w:szCs w:val="20"/>
              </w:rPr>
            </w:pPr>
            <w:r>
              <w:rPr>
                <w:color w:val="000000"/>
                <w:sz w:val="20"/>
                <w:szCs w:val="20"/>
              </w:rPr>
              <w:t>Within sample-group</w:t>
            </w:r>
          </w:p>
        </w:tc>
      </w:tr>
      <w:tr w:rsidR="005D5273" w:rsidRPr="00C0114A" w14:paraId="5052FFC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0A2C8D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individual</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FFEAB9A"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780A1D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 (18</w:t>
            </w:r>
            <w:r>
              <w:rPr>
                <w:color w:val="000000"/>
                <w:sz w:val="20"/>
                <w:szCs w:val="20"/>
              </w:rPr>
              <w:t>0</w:t>
            </w:r>
            <w:r w:rsidRPr="008F6A6E">
              <w:rPr>
                <w:color w:val="000000"/>
                <w:sz w:val="20"/>
                <w:szCs w:val="20"/>
              </w:rPr>
              <w:t>/</w:t>
            </w:r>
            <w:r>
              <w:rPr>
                <w:color w:val="000000"/>
                <w:sz w:val="20"/>
                <w:szCs w:val="20"/>
              </w:rPr>
              <w:t>200</w:t>
            </w:r>
            <w:r w:rsidRPr="008F6A6E">
              <w:rPr>
                <w:color w:val="000000"/>
                <w:sz w:val="20"/>
                <w:szCs w:val="20"/>
              </w:rPr>
              <w:t xml:space="preserve"> individuals retained)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70ED05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 (</w:t>
            </w:r>
            <w:r>
              <w:rPr>
                <w:color w:val="000000"/>
                <w:sz w:val="20"/>
                <w:szCs w:val="20"/>
              </w:rPr>
              <w:t>188/200 individuals retained)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E5C91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r>
      <w:tr w:rsidR="005D5273" w:rsidRPr="00C0114A" w14:paraId="1F1883D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B2C45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locus</w:t>
            </w:r>
            <w:r>
              <w:rPr>
                <w:color w:val="000000"/>
                <w:sz w:val="20"/>
                <w:szCs w:val="20"/>
              </w:rPr>
              <w:t>**</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C72F3C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w:t>
            </w:r>
            <w:r>
              <w:rPr>
                <w:color w:val="000000"/>
                <w:sz w:val="20"/>
                <w:szCs w:val="20"/>
              </w:rPr>
              <w:t>5</w:t>
            </w:r>
            <w:r w:rsidRPr="008F6A6E">
              <w:rPr>
                <w:color w:val="000000"/>
                <w:sz w:val="20"/>
                <w:szCs w:val="20"/>
              </w:rPr>
              <w:t>%</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0FFD11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10471F5" w14:textId="77777777" w:rsidR="005D5273" w:rsidRPr="008F6A6E" w:rsidRDefault="005D5273" w:rsidP="00403648">
            <w:pPr>
              <w:spacing w:before="0" w:after="0" w:line="240" w:lineRule="auto"/>
              <w:ind w:firstLine="0"/>
              <w:rPr>
                <w:color w:val="000000"/>
                <w:sz w:val="20"/>
                <w:szCs w:val="20"/>
              </w:rPr>
            </w:pPr>
            <w:r>
              <w:rPr>
                <w:color w:val="000000"/>
                <w:sz w:val="20"/>
                <w:szCs w:val="20"/>
              </w:rPr>
              <w:t>10%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294BCB8" w14:textId="77777777" w:rsidR="005D5273" w:rsidRPr="008F6A6E" w:rsidRDefault="005D5273" w:rsidP="00403648">
            <w:pPr>
              <w:spacing w:before="0" w:after="0" w:line="240" w:lineRule="auto"/>
              <w:ind w:firstLine="0"/>
              <w:rPr>
                <w:color w:val="000000"/>
                <w:sz w:val="20"/>
                <w:szCs w:val="20"/>
              </w:rPr>
            </w:pPr>
            <w:r>
              <w:rPr>
                <w:color w:val="000000"/>
                <w:sz w:val="20"/>
                <w:szCs w:val="20"/>
              </w:rPr>
              <w:t>5%</w:t>
            </w:r>
          </w:p>
        </w:tc>
      </w:tr>
      <w:tr w:rsidR="005D5273" w:rsidRPr="00C0114A" w14:paraId="30F35ABA"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A875E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MAF/MAC</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63E3B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C7828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48B15FDC" w14:textId="77777777" w:rsidR="005D5273" w:rsidRPr="008F6A6E" w:rsidRDefault="005D5273" w:rsidP="00403648">
            <w:pPr>
              <w:spacing w:before="0" w:after="0" w:line="240" w:lineRule="auto"/>
              <w:ind w:firstLine="0"/>
              <w:rPr>
                <w:color w:val="000000"/>
                <w:sz w:val="20"/>
                <w:szCs w:val="20"/>
              </w:rPr>
            </w:pPr>
            <w:r>
              <w:rPr>
                <w:color w:val="000000"/>
                <w:sz w:val="20"/>
                <w:szCs w:val="20"/>
              </w:rPr>
              <w:t>MAF=0.01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7B76039" w14:textId="77777777" w:rsidR="005D5273" w:rsidRPr="00EE52C1" w:rsidRDefault="005D5273" w:rsidP="00403648">
            <w:pPr>
              <w:spacing w:before="0" w:after="0" w:line="240" w:lineRule="auto"/>
              <w:ind w:firstLine="0"/>
              <w:rPr>
                <w:color w:val="000000"/>
                <w:sz w:val="20"/>
                <w:szCs w:val="20"/>
              </w:rPr>
            </w:pPr>
            <w:r>
              <w:rPr>
                <w:color w:val="000000"/>
                <w:sz w:val="20"/>
                <w:szCs w:val="20"/>
              </w:rPr>
              <w:t>MAC=2</w:t>
            </w:r>
          </w:p>
        </w:tc>
      </w:tr>
      <w:tr w:rsidR="005D5273" w:rsidRPr="00C0114A" w14:paraId="5671A412"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2EC5A4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Linkage Disequilibrium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04F2A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81BAE5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8FCB539"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1C10F38" w14:textId="77777777" w:rsidR="005D5273" w:rsidRPr="007B573B" w:rsidRDefault="005D5273" w:rsidP="00403648">
            <w:pPr>
              <w:spacing w:before="0" w:after="0" w:line="240" w:lineRule="auto"/>
              <w:ind w:firstLine="0"/>
              <w:rPr>
                <w:i/>
                <w:iCs/>
                <w:color w:val="000000"/>
                <w:sz w:val="20"/>
                <w:szCs w:val="20"/>
              </w:rPr>
            </w:pPr>
            <w:r>
              <w:rPr>
                <w:i/>
                <w:iCs/>
                <w:color w:val="000000"/>
                <w:sz w:val="20"/>
                <w:szCs w:val="20"/>
              </w:rPr>
              <w:t>r</w:t>
            </w:r>
            <w:r w:rsidRPr="007B573B">
              <w:rPr>
                <w:i/>
                <w:iCs/>
                <w:color w:val="000000"/>
                <w:sz w:val="20"/>
                <w:szCs w:val="20"/>
                <w:vertAlign w:val="superscript"/>
              </w:rPr>
              <w:t>2</w:t>
            </w:r>
            <w:r>
              <w:rPr>
                <w:i/>
                <w:iCs/>
                <w:color w:val="000000"/>
                <w:sz w:val="20"/>
                <w:szCs w:val="20"/>
                <w:vertAlign w:val="superscript"/>
              </w:rPr>
              <w:t xml:space="preserve"> </w:t>
            </w:r>
            <w:r>
              <w:rPr>
                <w:i/>
                <w:iCs/>
                <w:color w:val="000000"/>
                <w:sz w:val="20"/>
                <w:szCs w:val="20"/>
              </w:rPr>
              <w:t>&gt;= 0.25</w:t>
            </w:r>
          </w:p>
        </w:tc>
      </w:tr>
      <w:tr w:rsidR="005D5273" w:rsidRPr="00C0114A" w14:paraId="5B1F2AC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60B0206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Hardy-Weinb</w:t>
            </w:r>
            <w:r>
              <w:rPr>
                <w:color w:val="000000"/>
                <w:sz w:val="20"/>
                <w:szCs w:val="20"/>
              </w:rPr>
              <w:t>e</w:t>
            </w:r>
            <w:r w:rsidRPr="008F6A6E">
              <w:rPr>
                <w:color w:val="000000"/>
                <w:sz w:val="20"/>
                <w:szCs w:val="20"/>
              </w:rPr>
              <w:t xml:space="preserve">rg </w:t>
            </w:r>
            <w:r>
              <w:rPr>
                <w:color w:val="000000"/>
                <w:sz w:val="20"/>
                <w:szCs w:val="20"/>
              </w:rPr>
              <w:t>deviations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FD6FAE9"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564960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EDCA57F"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1C5C4E4" w14:textId="77777777" w:rsidR="005D5273" w:rsidRPr="008F6A6E" w:rsidRDefault="005D5273" w:rsidP="00403648">
            <w:pPr>
              <w:spacing w:before="0" w:after="0" w:line="240" w:lineRule="auto"/>
              <w:ind w:firstLine="0"/>
              <w:rPr>
                <w:color w:val="000000"/>
                <w:sz w:val="20"/>
                <w:szCs w:val="20"/>
              </w:rPr>
            </w:pPr>
            <w:r>
              <w:rPr>
                <w:color w:val="000000"/>
                <w:sz w:val="20"/>
                <w:szCs w:val="20"/>
              </w:rPr>
              <w:t>P &lt; 0.05; no FDR correction</w:t>
            </w:r>
          </w:p>
        </w:tc>
      </w:tr>
      <w:tr w:rsidR="005D5273" w:rsidRPr="00C0114A" w14:paraId="32C2A45F"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55BA01B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Results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BE0C45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1b-c</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8D9F9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2, Figure 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D42BC0A" w14:textId="77777777" w:rsidR="005D5273" w:rsidRPr="008F6A6E" w:rsidRDefault="005D5273" w:rsidP="00403648">
            <w:pPr>
              <w:spacing w:before="0" w:after="0" w:line="240" w:lineRule="auto"/>
              <w:ind w:firstLine="0"/>
              <w:rPr>
                <w:color w:val="000000"/>
                <w:sz w:val="20"/>
                <w:szCs w:val="20"/>
              </w:rPr>
            </w:pPr>
            <w:r>
              <w:rPr>
                <w:color w:val="000000"/>
                <w:sz w:val="20"/>
                <w:szCs w:val="20"/>
              </w:rPr>
              <w:t>Supplementary Fig. 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434A59F" w14:textId="77777777" w:rsidR="005D5273" w:rsidRPr="008F6A6E" w:rsidRDefault="005D5273" w:rsidP="00403648">
            <w:pPr>
              <w:spacing w:before="0" w:after="0" w:line="240" w:lineRule="auto"/>
              <w:ind w:firstLine="0"/>
              <w:rPr>
                <w:color w:val="000000"/>
                <w:sz w:val="20"/>
                <w:szCs w:val="20"/>
              </w:rPr>
            </w:pPr>
            <w:r>
              <w:rPr>
                <w:color w:val="000000"/>
                <w:sz w:val="20"/>
                <w:szCs w:val="20"/>
              </w:rPr>
              <w:t>Figure 4</w:t>
            </w:r>
          </w:p>
        </w:tc>
      </w:tr>
      <w:tr w:rsidR="005D5273" w:rsidRPr="00C0114A" w14:paraId="6B8A11A8"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7028A1A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VCF md5sum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1CE9F5E"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8d3d627940ee2a77b4770db1fd710459</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4EC4C45F"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3dcccbf8d3fb869c3cf5de291c0fe893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DAE4793"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0b0681ad8b5bdab39e7b76afc190d4c8</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1FCD527" w14:textId="77777777" w:rsidR="005D5273" w:rsidRPr="00EE52C1" w:rsidRDefault="005D5273" w:rsidP="00403648">
            <w:pPr>
              <w:spacing w:before="0" w:after="0" w:line="240" w:lineRule="auto"/>
              <w:ind w:firstLine="0"/>
              <w:rPr>
                <w:color w:val="000000"/>
                <w:sz w:val="16"/>
                <w:szCs w:val="16"/>
              </w:rPr>
            </w:pPr>
            <w:r w:rsidRPr="00EE52C1">
              <w:rPr>
                <w:color w:val="000000"/>
                <w:sz w:val="16"/>
                <w:szCs w:val="16"/>
              </w:rPr>
              <w:t>1f131fdc2ee6444e1b94071195a1acd2</w:t>
            </w:r>
          </w:p>
        </w:tc>
      </w:tr>
    </w:tbl>
    <w:p w14:paraId="2AD447BA" w14:textId="43DE35B7" w:rsidR="005D5273" w:rsidRPr="00736588" w:rsidRDefault="005D5273" w:rsidP="005D5273">
      <w:pPr>
        <w:suppressLineNumbers/>
        <w:spacing w:before="0" w:after="0" w:line="276" w:lineRule="auto"/>
        <w:ind w:firstLine="0"/>
        <w:jc w:val="both"/>
        <w:rPr>
          <w:bCs/>
          <w:sz w:val="22"/>
          <w:szCs w:val="22"/>
        </w:rPr>
      </w:pPr>
      <w:r>
        <w:rPr>
          <w:bCs/>
          <w:sz w:val="22"/>
          <w:szCs w:val="22"/>
        </w:rPr>
        <w:t>*</w:t>
      </w:r>
      <w:r w:rsidRPr="00736588">
        <w:rPr>
          <w:bCs/>
          <w:sz w:val="22"/>
          <w:szCs w:val="22"/>
        </w:rPr>
        <w:t>Hardy-Weinberg filters should only be applied within each sample group, not study-wide</w:t>
      </w:r>
      <w:r>
        <w:rPr>
          <w:bCs/>
          <w:sz w:val="22"/>
          <w:szCs w:val="22"/>
        </w:rPr>
        <w:t>; corrections for multiple comparisons should be reported</w:t>
      </w:r>
    </w:p>
    <w:p w14:paraId="00000230" w14:textId="2CD0816A" w:rsidR="0088299C" w:rsidRPr="00330D6B" w:rsidRDefault="005D5273" w:rsidP="005D5273">
      <w:pPr>
        <w:spacing w:before="0" w:after="0" w:line="240" w:lineRule="auto"/>
        <w:ind w:firstLine="0"/>
        <w:rPr>
          <w:rFonts w:ascii="Arial" w:hAnsi="Arial" w:cs="Arial"/>
        </w:rPr>
      </w:pPr>
      <w:r w:rsidRPr="00736588">
        <w:rPr>
          <w:bCs/>
          <w:sz w:val="22"/>
          <w:szCs w:val="22"/>
        </w:rPr>
        <w:t>** Missing data should be examine</w:t>
      </w:r>
      <w:r>
        <w:rPr>
          <w:bCs/>
          <w:sz w:val="22"/>
          <w:szCs w:val="22"/>
        </w:rPr>
        <w:t>d</w:t>
      </w:r>
      <w:r w:rsidRPr="00736588">
        <w:rPr>
          <w:bCs/>
          <w:sz w:val="22"/>
          <w:szCs w:val="22"/>
        </w:rPr>
        <w:t xml:space="preserve"> both study-wide and within sample-groups; different sample groups may contain different amounts of missing data</w:t>
      </w:r>
    </w:p>
    <w:sectPr w:rsidR="0088299C" w:rsidRPr="00330D6B" w:rsidSect="00485DEE">
      <w:type w:val="continuous"/>
      <w:pgSz w:w="15840" w:h="12240" w:orient="landscape"/>
      <w:pgMar w:top="1440" w:right="1440" w:bottom="1440" w:left="1440" w:header="720" w:footer="720" w:gutter="0"/>
      <w:lnNumType w:countBy="1" w:restart="continuous"/>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ristie, Mark R" w:date="2024-01-18T14:18:00Z" w:initials="MC">
    <w:p w14:paraId="2597951E" w14:textId="77777777" w:rsidR="00DF392D" w:rsidRDefault="00DF392D" w:rsidP="00DF392D">
      <w:pPr>
        <w:pStyle w:val="CommentText"/>
        <w:ind w:firstLine="0"/>
      </w:pPr>
      <w:r>
        <w:rPr>
          <w:rStyle w:val="CommentReference"/>
        </w:rPr>
        <w:annotationRef/>
      </w:r>
      <w:r>
        <w:t>What are the word limits for the abstract, main text, and boxes?</w:t>
      </w:r>
    </w:p>
  </w:comment>
  <w:comment w:id="2" w:author="Christie, Mark R" w:date="2024-01-18T14:19:00Z" w:initials="MC">
    <w:p w14:paraId="7DC56345" w14:textId="77777777" w:rsidR="00DF392D" w:rsidRDefault="00DF392D" w:rsidP="00DF392D">
      <w:pPr>
        <w:pStyle w:val="CommentText"/>
        <w:ind w:firstLine="0"/>
      </w:pPr>
      <w:r>
        <w:rPr>
          <w:rStyle w:val="CommentReference"/>
        </w:rPr>
        <w:annotationRef/>
      </w:r>
      <w:r>
        <w:t>There is a substantial amount of redundant text that could be deleted.</w:t>
      </w:r>
    </w:p>
  </w:comment>
  <w:comment w:id="3" w:author="Grummer, Jared" w:date="2024-01-18T17:26:00Z" w:initials="MOU">
    <w:p w14:paraId="411CD5B4" w14:textId="77777777" w:rsidR="00126324" w:rsidRDefault="00126324" w:rsidP="00126324">
      <w:r>
        <w:rPr>
          <w:rStyle w:val="CommentReference"/>
        </w:rPr>
        <w:annotationRef/>
      </w:r>
      <w:r>
        <w:rPr>
          <w:sz w:val="20"/>
          <w:szCs w:val="20"/>
        </w:rPr>
        <w:t>Abstract = 140</w:t>
      </w:r>
    </w:p>
    <w:p w14:paraId="0A3F3DF9" w14:textId="77777777" w:rsidR="00126324" w:rsidRDefault="00126324" w:rsidP="00126324">
      <w:r>
        <w:rPr>
          <w:sz w:val="20"/>
          <w:szCs w:val="20"/>
        </w:rPr>
        <w:t>Main text says to negotiate with editor</w:t>
      </w:r>
    </w:p>
    <w:p w14:paraId="606FCAD2" w14:textId="77777777" w:rsidR="00126324" w:rsidRDefault="00126324" w:rsidP="00126324">
      <w:r>
        <w:rPr>
          <w:sz w:val="20"/>
          <w:szCs w:val="20"/>
        </w:rPr>
        <w:t>Boxes = 300 with figs, 600 without</w:t>
      </w:r>
    </w:p>
  </w:comment>
  <w:comment w:id="4" w:author="Grummer, Jared" w:date="2024-01-18T17:28:00Z" w:initials="MOU">
    <w:p w14:paraId="11B80D03" w14:textId="77777777" w:rsidR="00126324" w:rsidRDefault="00126324" w:rsidP="00126324">
      <w:r>
        <w:rPr>
          <w:rStyle w:val="CommentReference"/>
        </w:rPr>
        <w:annotationRef/>
      </w:r>
      <w:r>
        <w:rPr>
          <w:sz w:val="20"/>
          <w:szCs w:val="20"/>
        </w:rPr>
        <w:t>Currently Abstract = 212. Needs to be hacked.</w:t>
      </w:r>
      <w:r>
        <w:rPr>
          <w:sz w:val="20"/>
          <w:szCs w:val="20"/>
        </w:rPr>
        <w:cr/>
      </w:r>
      <w:r>
        <w:rPr>
          <w:sz w:val="20"/>
          <w:szCs w:val="20"/>
        </w:rPr>
        <w:cr/>
        <w:t>Main text = 5,834</w:t>
      </w:r>
    </w:p>
  </w:comment>
  <w:comment w:id="7" w:author="Christie, Mark R" w:date="2024-01-18T09:53:00Z" w:initials="MC">
    <w:p w14:paraId="32FF7BC5" w14:textId="77777777" w:rsidR="00721695" w:rsidRDefault="00721695" w:rsidP="00721695">
      <w:pPr>
        <w:pStyle w:val="CommentText"/>
        <w:ind w:firstLine="0"/>
      </w:pPr>
      <w:r>
        <w:rPr>
          <w:rStyle w:val="CommentReference"/>
        </w:rPr>
        <w:annotationRef/>
      </w:r>
      <w:r>
        <w:t>Do you mean if a p-value is used as the filter; if so that should be stated explicitly. If not, this could be clarified.</w:t>
      </w:r>
    </w:p>
  </w:comment>
  <w:comment w:id="8" w:author="Hemstrom, William Beryl" w:date="2024-01-19T12:40:00Z" w:initials="WH">
    <w:p w14:paraId="6DD10CE2" w14:textId="77777777" w:rsidR="0034660F" w:rsidRDefault="0034660F" w:rsidP="0034660F">
      <w:pPr>
        <w:pStyle w:val="CommentText"/>
        <w:ind w:firstLine="0"/>
      </w:pPr>
      <w:r>
        <w:rPr>
          <w:rStyle w:val="CommentReference"/>
        </w:rPr>
        <w:annotationRef/>
      </w:r>
      <w:r>
        <w:t>Gordon, I think you added this? Could you clarify?</w:t>
      </w:r>
    </w:p>
  </w:comment>
  <w:comment w:id="9" w:author="Hemstrom, William Beryl" w:date="2024-01-19T12:25:00Z" w:initials="WH">
    <w:p w14:paraId="22B7A4E1" w14:textId="77777777" w:rsidR="00843D73" w:rsidRDefault="00843D73" w:rsidP="00843D73">
      <w:pPr>
        <w:pStyle w:val="CommentText"/>
        <w:ind w:firstLine="0"/>
      </w:pPr>
      <w:r>
        <w:rPr>
          <w:rStyle w:val="CommentReference"/>
        </w:rPr>
        <w:annotationRef/>
      </w:r>
      <w:r>
        <w:t>Consider where else this might go</w:t>
      </w:r>
    </w:p>
  </w:comment>
  <w:comment w:id="10" w:author="Hemstrom, William Beryl" w:date="2024-01-15T15:28:00Z" w:initials="WH">
    <w:p w14:paraId="12180664" w14:textId="1B0A706D" w:rsidR="009F24C2" w:rsidRDefault="009F24C2" w:rsidP="009F24C2">
      <w:pPr>
        <w:pStyle w:val="CommentText"/>
        <w:ind w:firstLine="0"/>
      </w:pPr>
      <w:r>
        <w:rPr>
          <w:rStyle w:val="CommentReference"/>
        </w:rPr>
        <w:annotationRef/>
      </w:r>
      <w:r>
        <w:t>Gordon has a comment with a lot of detail on this, but I’m not sure the degree we want to go into it.</w:t>
      </w:r>
    </w:p>
  </w:comment>
  <w:comment w:id="11" w:author="Hemstrom, William Beryl" w:date="2024-01-19T13:50:00Z" w:initials="WH">
    <w:p w14:paraId="777C2000" w14:textId="77777777" w:rsidR="008F61F2" w:rsidRDefault="008F61F2" w:rsidP="008F61F2">
      <w:pPr>
        <w:pStyle w:val="CommentText"/>
        <w:ind w:firstLine="0"/>
      </w:pPr>
      <w:r>
        <w:rPr>
          <w:rStyle w:val="CommentReference"/>
        </w:rPr>
        <w:annotationRef/>
      </w:r>
      <w:r>
        <w:t>New header—suggest a better one?</w:t>
      </w:r>
    </w:p>
  </w:comment>
  <w:comment w:id="12" w:author="Grummer, Jared" w:date="2024-01-18T17:37:00Z" w:initials="MOU">
    <w:p w14:paraId="6C2131D6" w14:textId="77777777" w:rsidR="00B44246" w:rsidRDefault="00B44246" w:rsidP="00B44246">
      <w:r>
        <w:rPr>
          <w:rStyle w:val="CommentReference"/>
        </w:rPr>
        <w:annotationRef/>
      </w:r>
      <w:r>
        <w:rPr>
          <w:sz w:val="20"/>
          <w:szCs w:val="20"/>
        </w:rPr>
        <w:t>Author instructions say these should be a single sentence each.</w:t>
      </w:r>
    </w:p>
  </w:comment>
  <w:comment w:id="13" w:author="Grummer, Jared" w:date="2024-01-18T17:38:00Z" w:initials="MOU">
    <w:p w14:paraId="36EF0EBE" w14:textId="77777777" w:rsidR="00B44246" w:rsidRDefault="00B44246" w:rsidP="00B44246">
      <w:r>
        <w:rPr>
          <w:rStyle w:val="CommentReference"/>
        </w:rPr>
        <w:annotationRef/>
      </w:r>
      <w:r>
        <w:rPr>
          <w:sz w:val="20"/>
          <w:szCs w:val="20"/>
        </w:rPr>
        <w:t>Maybe we go hog wild with semicolons…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7951E" w15:done="0"/>
  <w15:commentEx w15:paraId="7DC56345" w15:paraIdParent="2597951E" w15:done="0"/>
  <w15:commentEx w15:paraId="606FCAD2" w15:paraIdParent="2597951E" w15:done="0"/>
  <w15:commentEx w15:paraId="11B80D03" w15:paraIdParent="2597951E" w15:done="0"/>
  <w15:commentEx w15:paraId="32FF7BC5" w15:done="0"/>
  <w15:commentEx w15:paraId="6DD10CE2" w15:paraIdParent="32FF7BC5" w15:done="0"/>
  <w15:commentEx w15:paraId="22B7A4E1" w15:done="0"/>
  <w15:commentEx w15:paraId="12180664" w15:done="0"/>
  <w15:commentEx w15:paraId="777C2000" w15:done="0"/>
  <w15:commentEx w15:paraId="6C2131D6" w15:done="0"/>
  <w15:commentEx w15:paraId="36EF0EBE" w15:paraIdParent="6C2131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BD16827" w16cex:dateUtc="2024-01-18T13:18:00Z"/>
  <w16cex:commentExtensible w16cex:durableId="110700E2" w16cex:dateUtc="2024-01-18T13:19:00Z"/>
  <w16cex:commentExtensible w16cex:durableId="11FBDEEA" w16cex:dateUtc="2024-01-19T00:26:00Z"/>
  <w16cex:commentExtensible w16cex:durableId="7D7892E5" w16cex:dateUtc="2024-01-19T00:28:00Z"/>
  <w16cex:commentExtensible w16cex:durableId="324E6DAE" w16cex:dateUtc="2024-01-18T08:53:00Z"/>
  <w16cex:commentExtensible w16cex:durableId="0EACAD63" w16cex:dateUtc="2024-01-19T20:40:00Z"/>
  <w16cex:commentExtensible w16cex:durableId="67EEFA14" w16cex:dateUtc="2024-01-19T20:25:00Z"/>
  <w16cex:commentExtensible w16cex:durableId="0E7DE9E9" w16cex:dateUtc="2024-01-15T23:28:00Z"/>
  <w16cex:commentExtensible w16cex:durableId="79A152BD" w16cex:dateUtc="2024-01-19T21:50:00Z"/>
  <w16cex:commentExtensible w16cex:durableId="52ABD36C" w16cex:dateUtc="2024-01-19T00:37:00Z"/>
  <w16cex:commentExtensible w16cex:durableId="4B478DD9" w16cex:dateUtc="2024-01-19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7951E" w16cid:durableId="1BD16827"/>
  <w16cid:commentId w16cid:paraId="7DC56345" w16cid:durableId="110700E2"/>
  <w16cid:commentId w16cid:paraId="606FCAD2" w16cid:durableId="11FBDEEA"/>
  <w16cid:commentId w16cid:paraId="11B80D03" w16cid:durableId="7D7892E5"/>
  <w16cid:commentId w16cid:paraId="32FF7BC5" w16cid:durableId="324E6DAE"/>
  <w16cid:commentId w16cid:paraId="6DD10CE2" w16cid:durableId="0EACAD63"/>
  <w16cid:commentId w16cid:paraId="22B7A4E1" w16cid:durableId="67EEFA14"/>
  <w16cid:commentId w16cid:paraId="12180664" w16cid:durableId="0E7DE9E9"/>
  <w16cid:commentId w16cid:paraId="777C2000" w16cid:durableId="79A152BD"/>
  <w16cid:commentId w16cid:paraId="6C2131D6" w16cid:durableId="52ABD36C"/>
  <w16cid:commentId w16cid:paraId="36EF0EBE" w16cid:durableId="4B478D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89DB3" w14:textId="77777777" w:rsidR="00485DEE" w:rsidRDefault="00485DEE">
      <w:pPr>
        <w:spacing w:before="0" w:after="0" w:line="240" w:lineRule="auto"/>
      </w:pPr>
      <w:r>
        <w:separator/>
      </w:r>
    </w:p>
  </w:endnote>
  <w:endnote w:type="continuationSeparator" w:id="0">
    <w:p w14:paraId="583B9B41" w14:textId="77777777" w:rsidR="00485DEE" w:rsidRDefault="00485D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2" w14:textId="2D84E934" w:rsidR="0088299C" w:rsidRDefault="00492867">
    <w:pPr>
      <w:jc w:val="right"/>
    </w:pPr>
    <w:r>
      <w:fldChar w:fldCharType="begin"/>
    </w:r>
    <w:r>
      <w:instrText>PAGE</w:instrText>
    </w:r>
    <w:r>
      <w:fldChar w:fldCharType="separate"/>
    </w:r>
    <w:r w:rsidR="00D67C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DB9BF" w14:textId="77777777" w:rsidR="00485DEE" w:rsidRDefault="00485DEE">
      <w:pPr>
        <w:spacing w:before="0" w:after="0" w:line="240" w:lineRule="auto"/>
      </w:pPr>
      <w:r>
        <w:separator/>
      </w:r>
    </w:p>
  </w:footnote>
  <w:footnote w:type="continuationSeparator" w:id="0">
    <w:p w14:paraId="5136078B" w14:textId="77777777" w:rsidR="00485DEE" w:rsidRDefault="00485DE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328B0"/>
    <w:multiLevelType w:val="multilevel"/>
    <w:tmpl w:val="29564122"/>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551691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e, Mark R">
    <w15:presenceInfo w15:providerId="AD" w15:userId="S::christ99@purdue.edu::1030e2b3-6d82-4b1d-a5d5-bc09261b73d6"/>
  </w15:person>
  <w15:person w15:author="Grummer, Jared">
    <w15:presenceInfo w15:providerId="AD" w15:userId="S::jared.grummer@flbsad.umt.edu::b3d38184-4d46-4af9-ae5c-d4a46bb0ddf6"/>
  </w15:person>
  <w15:person w15:author="Hemstrom, William Beryl">
    <w15:presenceInfo w15:providerId="AD" w15:userId="S::whemstro@purdue.edu::919baf96-2b94-4e61-b9db-422ac6360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99C"/>
    <w:rsid w:val="000176C9"/>
    <w:rsid w:val="000255A1"/>
    <w:rsid w:val="00046362"/>
    <w:rsid w:val="000652D3"/>
    <w:rsid w:val="0006720C"/>
    <w:rsid w:val="000732E4"/>
    <w:rsid w:val="00083276"/>
    <w:rsid w:val="000950A0"/>
    <w:rsid w:val="000A1806"/>
    <w:rsid w:val="000D4BCD"/>
    <w:rsid w:val="00126324"/>
    <w:rsid w:val="00135CD1"/>
    <w:rsid w:val="0015399A"/>
    <w:rsid w:val="001546AB"/>
    <w:rsid w:val="0016642B"/>
    <w:rsid w:val="00195580"/>
    <w:rsid w:val="00195E16"/>
    <w:rsid w:val="001B373D"/>
    <w:rsid w:val="001E5ADE"/>
    <w:rsid w:val="00203F67"/>
    <w:rsid w:val="00206AC7"/>
    <w:rsid w:val="00215B2D"/>
    <w:rsid w:val="00236988"/>
    <w:rsid w:val="0024060D"/>
    <w:rsid w:val="00253571"/>
    <w:rsid w:val="00286DAF"/>
    <w:rsid w:val="00291CF2"/>
    <w:rsid w:val="00294E54"/>
    <w:rsid w:val="002B5BC2"/>
    <w:rsid w:val="002C3116"/>
    <w:rsid w:val="002D1EED"/>
    <w:rsid w:val="002D7C38"/>
    <w:rsid w:val="002E1C18"/>
    <w:rsid w:val="002E41F4"/>
    <w:rsid w:val="002F1326"/>
    <w:rsid w:val="002F249F"/>
    <w:rsid w:val="002F4C08"/>
    <w:rsid w:val="003115B7"/>
    <w:rsid w:val="00330D6B"/>
    <w:rsid w:val="003314A3"/>
    <w:rsid w:val="003377D6"/>
    <w:rsid w:val="0034608B"/>
    <w:rsid w:val="0034660F"/>
    <w:rsid w:val="00346CD2"/>
    <w:rsid w:val="00362ACA"/>
    <w:rsid w:val="0038022B"/>
    <w:rsid w:val="003955A7"/>
    <w:rsid w:val="003A08A8"/>
    <w:rsid w:val="003D334D"/>
    <w:rsid w:val="003D7990"/>
    <w:rsid w:val="003F53D5"/>
    <w:rsid w:val="004028A1"/>
    <w:rsid w:val="00432BBD"/>
    <w:rsid w:val="00451745"/>
    <w:rsid w:val="00461865"/>
    <w:rsid w:val="00472500"/>
    <w:rsid w:val="00477F8C"/>
    <w:rsid w:val="0048300E"/>
    <w:rsid w:val="00485DEE"/>
    <w:rsid w:val="0048765C"/>
    <w:rsid w:val="0049145F"/>
    <w:rsid w:val="00492867"/>
    <w:rsid w:val="004A09C4"/>
    <w:rsid w:val="004C2B9D"/>
    <w:rsid w:val="004C5322"/>
    <w:rsid w:val="004D2838"/>
    <w:rsid w:val="004E1C18"/>
    <w:rsid w:val="004F134F"/>
    <w:rsid w:val="00500F23"/>
    <w:rsid w:val="00541A5D"/>
    <w:rsid w:val="0055170D"/>
    <w:rsid w:val="005856B8"/>
    <w:rsid w:val="005C7A42"/>
    <w:rsid w:val="005D1E6D"/>
    <w:rsid w:val="005D5273"/>
    <w:rsid w:val="00600666"/>
    <w:rsid w:val="00631E31"/>
    <w:rsid w:val="006333E5"/>
    <w:rsid w:val="00653363"/>
    <w:rsid w:val="0065774E"/>
    <w:rsid w:val="006A693B"/>
    <w:rsid w:val="006B56DC"/>
    <w:rsid w:val="006B5ED7"/>
    <w:rsid w:val="006B7596"/>
    <w:rsid w:val="006E3DE4"/>
    <w:rsid w:val="006F6521"/>
    <w:rsid w:val="00705F75"/>
    <w:rsid w:val="00707512"/>
    <w:rsid w:val="007138D7"/>
    <w:rsid w:val="00721695"/>
    <w:rsid w:val="00723BD3"/>
    <w:rsid w:val="00725B0A"/>
    <w:rsid w:val="00735CAF"/>
    <w:rsid w:val="00742654"/>
    <w:rsid w:val="00755877"/>
    <w:rsid w:val="00774F32"/>
    <w:rsid w:val="0079743B"/>
    <w:rsid w:val="007B2FC1"/>
    <w:rsid w:val="007B4129"/>
    <w:rsid w:val="007D7093"/>
    <w:rsid w:val="007E0F9B"/>
    <w:rsid w:val="007F0BCB"/>
    <w:rsid w:val="007F2B44"/>
    <w:rsid w:val="00833ADC"/>
    <w:rsid w:val="00843D73"/>
    <w:rsid w:val="008579EF"/>
    <w:rsid w:val="00864D41"/>
    <w:rsid w:val="008751B3"/>
    <w:rsid w:val="0088299C"/>
    <w:rsid w:val="008842D3"/>
    <w:rsid w:val="008B69F9"/>
    <w:rsid w:val="008B7ED0"/>
    <w:rsid w:val="008D6E1C"/>
    <w:rsid w:val="008F61F2"/>
    <w:rsid w:val="00903E49"/>
    <w:rsid w:val="00925F24"/>
    <w:rsid w:val="00947DCD"/>
    <w:rsid w:val="00972921"/>
    <w:rsid w:val="00976431"/>
    <w:rsid w:val="009B1BD6"/>
    <w:rsid w:val="009B2B26"/>
    <w:rsid w:val="009B4B1E"/>
    <w:rsid w:val="009D05B9"/>
    <w:rsid w:val="009E06D9"/>
    <w:rsid w:val="009E0A4A"/>
    <w:rsid w:val="009E1F85"/>
    <w:rsid w:val="009F24C2"/>
    <w:rsid w:val="00A248CE"/>
    <w:rsid w:val="00A5641A"/>
    <w:rsid w:val="00A84B9E"/>
    <w:rsid w:val="00A91970"/>
    <w:rsid w:val="00AB2C25"/>
    <w:rsid w:val="00AB5C85"/>
    <w:rsid w:val="00AD6642"/>
    <w:rsid w:val="00AF6284"/>
    <w:rsid w:val="00B05EFF"/>
    <w:rsid w:val="00B10B79"/>
    <w:rsid w:val="00B16677"/>
    <w:rsid w:val="00B25BA2"/>
    <w:rsid w:val="00B368E8"/>
    <w:rsid w:val="00B41B97"/>
    <w:rsid w:val="00B44246"/>
    <w:rsid w:val="00B57A26"/>
    <w:rsid w:val="00B65E76"/>
    <w:rsid w:val="00B75F02"/>
    <w:rsid w:val="00B86A90"/>
    <w:rsid w:val="00B91807"/>
    <w:rsid w:val="00BA192E"/>
    <w:rsid w:val="00BA5875"/>
    <w:rsid w:val="00C23CC0"/>
    <w:rsid w:val="00C43FAB"/>
    <w:rsid w:val="00C5435B"/>
    <w:rsid w:val="00C6410D"/>
    <w:rsid w:val="00C70CC9"/>
    <w:rsid w:val="00C7682D"/>
    <w:rsid w:val="00C83400"/>
    <w:rsid w:val="00C951D6"/>
    <w:rsid w:val="00CA1C76"/>
    <w:rsid w:val="00CE56BA"/>
    <w:rsid w:val="00CF49B0"/>
    <w:rsid w:val="00D10B12"/>
    <w:rsid w:val="00D42044"/>
    <w:rsid w:val="00D45710"/>
    <w:rsid w:val="00D46927"/>
    <w:rsid w:val="00D63B7C"/>
    <w:rsid w:val="00D65179"/>
    <w:rsid w:val="00D67CF9"/>
    <w:rsid w:val="00D8121E"/>
    <w:rsid w:val="00D82932"/>
    <w:rsid w:val="00DD3018"/>
    <w:rsid w:val="00DD5DCF"/>
    <w:rsid w:val="00DE4250"/>
    <w:rsid w:val="00DF392D"/>
    <w:rsid w:val="00E222D3"/>
    <w:rsid w:val="00E52144"/>
    <w:rsid w:val="00E600BC"/>
    <w:rsid w:val="00E7397E"/>
    <w:rsid w:val="00E7397F"/>
    <w:rsid w:val="00E81D54"/>
    <w:rsid w:val="00E8738D"/>
    <w:rsid w:val="00EA2A84"/>
    <w:rsid w:val="00EC67D7"/>
    <w:rsid w:val="00ED7858"/>
    <w:rsid w:val="00F05D3E"/>
    <w:rsid w:val="00F12B54"/>
    <w:rsid w:val="00F218DE"/>
    <w:rsid w:val="00F5204E"/>
    <w:rsid w:val="00F71429"/>
    <w:rsid w:val="00F87001"/>
    <w:rsid w:val="00F928CD"/>
    <w:rsid w:val="00FA47EF"/>
    <w:rsid w:val="00FB5B4F"/>
    <w:rsid w:val="00FE2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9F2AE"/>
  <w15:docId w15:val="{DA3CCEAB-B9A3-4358-9E3D-1CF7E8A7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F2"/>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ind w:firstLine="0"/>
    </w:pPr>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67CF9"/>
  </w:style>
  <w:style w:type="paragraph" w:styleId="Bibliography">
    <w:name w:val="Bibliography"/>
    <w:basedOn w:val="Normal"/>
    <w:next w:val="Normal"/>
    <w:uiPriority w:val="37"/>
    <w:unhideWhenUsed/>
    <w:rsid w:val="00330D6B"/>
    <w:pPr>
      <w:tabs>
        <w:tab w:val="left" w:pos="504"/>
      </w:tabs>
      <w:spacing w:after="0"/>
      <w:ind w:left="504" w:hanging="504"/>
    </w:pPr>
  </w:style>
  <w:style w:type="paragraph" w:styleId="ListParagraph">
    <w:name w:val="List Paragraph"/>
    <w:basedOn w:val="Normal"/>
    <w:uiPriority w:val="34"/>
    <w:qFormat/>
    <w:rsid w:val="005D5273"/>
    <w:pPr>
      <w:ind w:left="720"/>
      <w:contextualSpacing/>
    </w:pPr>
    <w:rPr>
      <w:lang w:val="en-US"/>
    </w:rPr>
  </w:style>
  <w:style w:type="table" w:styleId="TableGrid">
    <w:name w:val="Table Grid"/>
    <w:basedOn w:val="TableNormal"/>
    <w:uiPriority w:val="39"/>
    <w:rsid w:val="005D5273"/>
    <w:pPr>
      <w:spacing w:before="0" w:after="0" w:line="240" w:lineRule="auto"/>
      <w:ind w:firstLine="0"/>
    </w:pPr>
    <w:rPr>
      <w:rFonts w:ascii="Calibri" w:eastAsia="Calibri" w:hAnsi="Calibri" w:cs="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2FC1"/>
    <w:pPr>
      <w:spacing w:before="0" w:after="0" w:line="240" w:lineRule="auto"/>
      <w:ind w:firstLine="0"/>
    </w:pPr>
  </w:style>
  <w:style w:type="character" w:styleId="Hyperlink">
    <w:name w:val="Hyperlink"/>
    <w:basedOn w:val="DefaultParagraphFont"/>
    <w:uiPriority w:val="99"/>
    <w:unhideWhenUsed/>
    <w:rsid w:val="007B2FC1"/>
    <w:rPr>
      <w:color w:val="0000FF" w:themeColor="hyperlink"/>
      <w:u w:val="single"/>
    </w:rPr>
  </w:style>
  <w:style w:type="character" w:styleId="UnresolvedMention">
    <w:name w:val="Unresolved Mention"/>
    <w:basedOn w:val="DefaultParagraphFont"/>
    <w:uiPriority w:val="99"/>
    <w:semiHidden/>
    <w:unhideWhenUsed/>
    <w:rsid w:val="007B2FC1"/>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B2FC1"/>
    <w:rPr>
      <w:b/>
      <w:bCs/>
    </w:rPr>
  </w:style>
  <w:style w:type="character" w:customStyle="1" w:styleId="CommentSubjectChar">
    <w:name w:val="Comment Subject Char"/>
    <w:basedOn w:val="CommentTextChar"/>
    <w:link w:val="CommentSubject"/>
    <w:uiPriority w:val="99"/>
    <w:semiHidden/>
    <w:rsid w:val="007B2F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737372">
      <w:bodyDiv w:val="1"/>
      <w:marLeft w:val="0"/>
      <w:marRight w:val="0"/>
      <w:marTop w:val="0"/>
      <w:marBottom w:val="0"/>
      <w:divBdr>
        <w:top w:val="none" w:sz="0" w:space="0" w:color="auto"/>
        <w:left w:val="none" w:sz="0" w:space="0" w:color="auto"/>
        <w:bottom w:val="none" w:sz="0" w:space="0" w:color="auto"/>
        <w:right w:val="none" w:sz="0" w:space="0" w:color="auto"/>
      </w:divBdr>
    </w:div>
    <w:div w:id="1177578916">
      <w:bodyDiv w:val="1"/>
      <w:marLeft w:val="0"/>
      <w:marRight w:val="0"/>
      <w:marTop w:val="0"/>
      <w:marBottom w:val="0"/>
      <w:divBdr>
        <w:top w:val="none" w:sz="0" w:space="0" w:color="auto"/>
        <w:left w:val="none" w:sz="0" w:space="0" w:color="auto"/>
        <w:bottom w:val="none" w:sz="0" w:space="0" w:color="auto"/>
        <w:right w:val="none" w:sz="0" w:space="0" w:color="auto"/>
      </w:divBdr>
    </w:div>
    <w:div w:id="1293562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hemostro@purdue.edu" TargetMode="External"/><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hrist99@purdue.edu"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pfDjlvWSKIzSMrC0dgh9OoXnYw==">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IsoICgp0ZXh0L3BsYWluErsIVGhpcyB0ZXh0IHdhcyBqdXN0IGhhbmdpbmcgb3V0IGJlbG93IFRhYmxlIDI7IG5vdCBzdXJlIHdoeSwgYnV0IGRvZXMgaXQgbmVlZCB0byBnbyBzb21ld2hlcmU/CgoK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sAEAuAEAGIbtyLXGMSCrgum2xjEwAEIQa2l4LjVmdzZiaW41eXR2eiK9FQoLQUFBQkJUVlR0ZzASixUKC0FBQUJCVFZUdGcwEgtBQUFCQlRWVHRnMBq0BwoJdGV4dC9odG1sEqYHPGEgaHJlZj0iaHR0cHM6Ly93d3cuZ29vZ2xlLmNvbS91cmw/cT1odHRwczovL2RvaS5vcmcvMTAuMTExMS8xNzU1LTA5OTguMTM3MzAmYW1wO3NhPUQmYW1wO3NvdXJjZT1kb2NzJmFtcDt1c3Q9MTcwMjY3OTU5NzY3Njg1MCZhbXA7dXNnPUFPdlZhdzNpUGQwMy1jX2lxcjZ3cWdMN0tjYXciIGRhdGEtcmF3S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0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Io8CCgp0ZXh0L3BsYWluEoACaHR0cHM6Ly9qb3VybmFscy5wbG9zLm9yZy9wbG9zZ2VuZXRpY3MvYXJ0aWNsZT9pZD0xMC4xMzcxL2pvdXJuYWwucGdlbi4xMDEwMzAwI3BnZW4uMTAxMDMwMC5yZWYwMjMKCiJmb3IgdGhlIGRldGVjdGlvbiBvZiBnZW5vbWljIHZhcmlhbnRzIFsyM10sIHdpdGggaW5kZXBlbmRlbnQgcmVzZWFyY2ggZ3JvdXBzIGRldmVsb3BpbmcgdGhlaXIgb3duIGluLWhvdXNlIGJpb2luZm9ybWF0aWMgcGlwZWxpbmVzIGZvciBhbmFseXNpcyBbNOKAkzYsMjRdIiobIhUxMDM3MDE4MDYzNzg2OTE5MjYwOTQoADgAMIvD7LbGMTiLw+y2xjFKEgoKdGV4dC9wbGFpbhIEUmVobloMOWpxeG90NXRlemt1cgIgAHgAmgEGCAAQABgAqgH+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2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60</Pages>
  <Words>78056</Words>
  <Characters>444923</Characters>
  <Application>Microsoft Office Word</Application>
  <DocSecurity>0</DocSecurity>
  <Lines>3707</Lines>
  <Paragraphs>1043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H</dc:creator>
  <cp:lastModifiedBy>Hemstrom, William Beryl</cp:lastModifiedBy>
  <cp:revision>13</cp:revision>
  <dcterms:created xsi:type="dcterms:W3CDTF">2024-01-19T20:28:00Z</dcterms:created>
  <dcterms:modified xsi:type="dcterms:W3CDTF">2024-01-23T00:33:00Z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zotero-version="7.0.0-beta.54+6b996d4f9"&gt;&lt;session id="PFMf4Ucl"/&gt;&lt;style id="http://www.zotero.org/styles/nature-reviews-genetics" hasBibliography="1" bibliographyStyleHasBeenSet="1"/&gt;&lt;prefs&gt;&lt;pref name="fieldType" value="Field"/&gt;&lt;pre</vt:lpwstr>
  </property>
  <property fmtid="{D5CDD505-2E9C-101B-9397-08002B2CF9AE}" pid="3" name="ZOTERO_PREF_2">
    <vt:lpwstr>f name="automaticJournalAbbreviations" value="true"/&gt;&lt;pref name="dontAskDelayCitationUpdates"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2023-12-15T23:30:40Z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05e2a360-250f-4ba2-ab4b-6b17d51dcbe8</vt:lpwstr>
  </property>
  <property fmtid="{D5CDD505-2E9C-101B-9397-08002B2CF9AE}" pid="10" name="MSIP_Label_4044bd30-2ed7-4c9d-9d12-46200872a97b_ContentBits">
    <vt:lpwstr>0</vt:lpwstr>
  </property>
</Properties>
</file>