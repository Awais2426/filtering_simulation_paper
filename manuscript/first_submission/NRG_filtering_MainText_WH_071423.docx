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0C7BC" w14:textId="77777777" w:rsidR="00AB68AB" w:rsidRDefault="00000000">
      <w:pPr>
        <w:spacing w:before="0" w:after="0"/>
        <w:ind w:firstLine="0"/>
      </w:pPr>
      <w:r>
        <w:rPr>
          <w:b/>
        </w:rPr>
        <w:t xml:space="preserve">Title: </w:t>
      </w:r>
      <w:r>
        <w:t>The “</w:t>
      </w:r>
      <w:r>
        <w:rPr>
          <w:i/>
        </w:rPr>
        <w:t>F-</w:t>
      </w:r>
      <w:r>
        <w:t xml:space="preserve">word”: Next-generation data </w:t>
      </w:r>
      <w:r>
        <w:rPr>
          <w:i/>
        </w:rPr>
        <w:t>F</w:t>
      </w:r>
      <w:r>
        <w:t>iltering in the genomics era</w:t>
      </w:r>
    </w:p>
    <w:p w14:paraId="7FDB3B67" w14:textId="77777777" w:rsidR="00AB68AB" w:rsidRDefault="00000000">
      <w:pPr>
        <w:spacing w:before="0" w:after="0"/>
        <w:ind w:firstLine="0"/>
      </w:pPr>
      <w:r>
        <w:rPr>
          <w:b/>
        </w:rPr>
        <w:t>Alternative Title</w:t>
      </w:r>
      <w:r>
        <w:t>: Next-generation data filtering in the genomics era</w:t>
      </w:r>
    </w:p>
    <w:p w14:paraId="1882E2E5" w14:textId="77777777" w:rsidR="00AB68AB" w:rsidRDefault="00AB68AB">
      <w:pPr>
        <w:spacing w:before="0" w:after="0"/>
        <w:ind w:firstLine="0"/>
      </w:pPr>
    </w:p>
    <w:p w14:paraId="7047240F" w14:textId="77777777" w:rsidR="00AB68AB" w:rsidRDefault="00000000">
      <w:pPr>
        <w:spacing w:before="0" w:after="0"/>
        <w:ind w:firstLine="0"/>
      </w:pPr>
      <w:r>
        <w:rPr>
          <w:b/>
        </w:rPr>
        <w:t>Running title</w:t>
      </w:r>
      <w:r>
        <w:t>: Next-generation data filtering</w:t>
      </w:r>
    </w:p>
    <w:p w14:paraId="743F4E7B" w14:textId="77777777" w:rsidR="00AB68AB" w:rsidRDefault="00AB68AB">
      <w:pPr>
        <w:spacing w:before="0" w:after="0"/>
        <w:ind w:firstLine="0"/>
      </w:pPr>
    </w:p>
    <w:p w14:paraId="3BB2A86A" w14:textId="77777777" w:rsidR="00AB68AB" w:rsidRDefault="00000000">
      <w:pPr>
        <w:spacing w:before="0" w:after="0"/>
        <w:ind w:firstLine="0"/>
      </w:pPr>
      <w:r>
        <w:rPr>
          <w:b/>
        </w:rPr>
        <w:t>Keywords</w:t>
      </w:r>
      <w:r>
        <w:t>: DNA sequencing, genomic data, data filtering, minor allele frequency, bioinformatics workflow, quality control, variant discovery, genotyping errors</w:t>
      </w:r>
    </w:p>
    <w:p w14:paraId="4FF3BB5B" w14:textId="77777777" w:rsidR="00AB68AB" w:rsidRDefault="00AB68AB">
      <w:pPr>
        <w:spacing w:before="0" w:after="0"/>
        <w:ind w:firstLine="0"/>
      </w:pPr>
    </w:p>
    <w:p w14:paraId="54676B86" w14:textId="77777777" w:rsidR="00AB68AB" w:rsidRDefault="00000000">
      <w:pPr>
        <w:spacing w:before="0" w:after="0"/>
        <w:ind w:firstLine="0"/>
        <w:rPr>
          <w:vertAlign w:val="superscript"/>
        </w:rPr>
      </w:pPr>
      <w:r>
        <w:rPr>
          <w:b/>
        </w:rPr>
        <w:t xml:space="preserve">Authors: </w:t>
      </w:r>
      <w:r>
        <w:t>William Hemstrom*</w:t>
      </w:r>
      <w:r>
        <w:rPr>
          <w:vertAlign w:val="superscript"/>
        </w:rPr>
        <w:t>,†,1</w:t>
      </w:r>
      <w:r>
        <w:t>, Jared Grummer</w:t>
      </w:r>
      <w:r>
        <w:rPr>
          <w:vertAlign w:val="superscript"/>
        </w:rPr>
        <w:t>†,2</w:t>
      </w:r>
      <w:r>
        <w:t>, Gordon Luikart</w:t>
      </w:r>
      <w:r>
        <w:rPr>
          <w:vertAlign w:val="superscript"/>
        </w:rPr>
        <w:t>2</w:t>
      </w:r>
      <w:r>
        <w:t>, Mark Christie</w:t>
      </w:r>
      <w:r>
        <w:rPr>
          <w:vertAlign w:val="superscript"/>
        </w:rPr>
        <w:t>1,3</w:t>
      </w:r>
    </w:p>
    <w:p w14:paraId="1E94C8E0" w14:textId="77777777" w:rsidR="00AB68AB" w:rsidRDefault="00000000">
      <w:pPr>
        <w:spacing w:before="0" w:after="0"/>
        <w:ind w:firstLine="0"/>
      </w:pPr>
      <w:r>
        <w:rPr>
          <w:vertAlign w:val="superscript"/>
        </w:rPr>
        <w:t>†</w:t>
      </w:r>
      <w:r>
        <w:t>These authors contributed equally to this work.</w:t>
      </w:r>
    </w:p>
    <w:p w14:paraId="4CEB0102" w14:textId="77777777" w:rsidR="00AB68AB" w:rsidRDefault="00AB68AB">
      <w:pPr>
        <w:spacing w:before="0" w:after="0"/>
        <w:ind w:firstLine="0"/>
      </w:pPr>
    </w:p>
    <w:p w14:paraId="6E927613" w14:textId="77777777" w:rsidR="00AB68AB" w:rsidRDefault="00000000">
      <w:pPr>
        <w:spacing w:before="0" w:after="0"/>
        <w:ind w:firstLine="0"/>
        <w:rPr>
          <w:b/>
        </w:rPr>
      </w:pPr>
      <w:r>
        <w:rPr>
          <w:b/>
        </w:rPr>
        <w:t>Author Affiliations:</w:t>
      </w:r>
    </w:p>
    <w:p w14:paraId="03C8BAA1" w14:textId="77777777" w:rsidR="00AB68AB" w:rsidRDefault="00000000">
      <w:pPr>
        <w:numPr>
          <w:ilvl w:val="0"/>
          <w:numId w:val="1"/>
        </w:numPr>
        <w:spacing w:before="0" w:after="0"/>
      </w:pPr>
      <w:r>
        <w:t>Department of Biological Sciences, Purdue University; 915 W. State St., West Lafayette, Indiana 47907-2054 USA</w:t>
      </w:r>
    </w:p>
    <w:p w14:paraId="46AC728D" w14:textId="77777777" w:rsidR="00AB68AB" w:rsidRDefault="00000000">
      <w:pPr>
        <w:numPr>
          <w:ilvl w:val="0"/>
          <w:numId w:val="1"/>
        </w:numPr>
        <w:spacing w:before="0" w:after="0"/>
      </w:pPr>
      <w:r>
        <w:t>Flathead Lake Biological Station, Wildlife Biology Program, University of Montana, Missoula, MT, 59860 USA</w:t>
      </w:r>
    </w:p>
    <w:p w14:paraId="60B370AD" w14:textId="77777777" w:rsidR="00AB68AB" w:rsidRDefault="00000000">
      <w:pPr>
        <w:numPr>
          <w:ilvl w:val="0"/>
          <w:numId w:val="1"/>
        </w:numPr>
        <w:spacing w:before="0" w:after="0"/>
      </w:pPr>
      <w:r>
        <w:t>Department of Forestry and Natural Resources, Purdue University; 715 W. State St., West Lafayette, Indiana 47907-2054 USA</w:t>
      </w:r>
    </w:p>
    <w:p w14:paraId="5EF67470" w14:textId="77777777" w:rsidR="00AB68AB" w:rsidRDefault="00AB68AB">
      <w:pPr>
        <w:spacing w:before="0" w:after="0"/>
        <w:ind w:firstLine="0"/>
        <w:rPr>
          <w:vertAlign w:val="superscript"/>
        </w:rPr>
      </w:pPr>
    </w:p>
    <w:p w14:paraId="78E8B31E" w14:textId="2013FFEA" w:rsidR="00367E56" w:rsidRDefault="00000000" w:rsidP="00367E56">
      <w:pPr>
        <w:spacing w:before="0" w:after="0"/>
        <w:ind w:firstLine="0"/>
      </w:pPr>
      <w:r>
        <w:rPr>
          <w:b/>
        </w:rPr>
        <w:t xml:space="preserve">Corresponding Author: </w:t>
      </w:r>
      <w:r>
        <w:t xml:space="preserve">William Hemstrom, </w:t>
      </w:r>
      <w:hyperlink r:id="rId8" w:history="1">
        <w:r w:rsidR="00367E56" w:rsidRPr="009C5AC1">
          <w:rPr>
            <w:rStyle w:val="Hyperlink"/>
          </w:rPr>
          <w:t>whemstro@purdue.edu</w:t>
        </w:r>
      </w:hyperlink>
    </w:p>
    <w:p w14:paraId="5224198D" w14:textId="77777777" w:rsidR="00367E56" w:rsidRDefault="00367E56">
      <w:r>
        <w:br w:type="page"/>
      </w:r>
    </w:p>
    <w:p w14:paraId="6DD5A6F4" w14:textId="4B087DDC" w:rsidR="00AB68AB" w:rsidRDefault="00000000">
      <w:pPr>
        <w:spacing w:before="0" w:after="0"/>
        <w:ind w:firstLine="0"/>
      </w:pPr>
      <w:r>
        <w:rPr>
          <w:b/>
        </w:rPr>
        <w:lastRenderedPageBreak/>
        <w:t>Abstract</w:t>
      </w:r>
      <w:r>
        <w:t>:</w:t>
      </w:r>
    </w:p>
    <w:p w14:paraId="3872C777" w14:textId="197636CB" w:rsidR="00AB68AB" w:rsidRDefault="00000000">
      <w:pPr>
        <w:spacing w:before="0" w:after="0"/>
        <w:ind w:firstLine="0"/>
      </w:pPr>
      <w:r>
        <w:t>Genomic data are now ubiquitous in studies across disciplines including human health, agriculture, biodiversity, molecular ecology, and evolutionary biology. While genome-wide data can improve parameter estimates and resolve previously</w:t>
      </w:r>
      <w:r w:rsidR="00367E56">
        <w:t xml:space="preserve"> </w:t>
      </w:r>
      <w:r>
        <w:t xml:space="preserve">intractable questions, data filtering choices can significantly influence downstream analyses. Here we review recent literature across disciplines to assess the range of filtering steps and thresholds applied including minor allele frequency/counts, missing data levels, linkage disequilibrium, and Hardy-Weinberg deviations. Surprisingly, we found that a large percentage of studies do not report key filtering parameters. We also illustrate large effects of data filtering decisions on statistics such as Tajima’s D, </w:t>
      </w:r>
      <w:r>
        <w:rPr>
          <w:i/>
        </w:rPr>
        <w:t>F</w:t>
      </w:r>
      <w:r>
        <w:rPr>
          <w:vertAlign w:val="subscript"/>
        </w:rPr>
        <w:t>ST</w:t>
      </w:r>
      <w:r>
        <w:t>, and effective population size (</w:t>
      </w:r>
      <w:r>
        <w:rPr>
          <w:i/>
        </w:rPr>
        <w:t>N</w:t>
      </w:r>
      <w:r>
        <w:rPr>
          <w:vertAlign w:val="subscript"/>
        </w:rPr>
        <w:t>e</w:t>
      </w:r>
      <w:r>
        <w:t>).  In light of this current state of affairs, we propose two key principles: 1.) different filtering choices can result in different results such that two researchers, analyzing the same dataset but using different filters, could reach entirely different conclusio</w:t>
      </w:r>
      <w:commentRangeStart w:id="0"/>
      <w:commentRangeStart w:id="1"/>
      <w:r>
        <w:t>n</w:t>
      </w:r>
      <w:commentRangeEnd w:id="0"/>
      <w:r>
        <w:commentReference w:id="0"/>
      </w:r>
      <w:commentRangeEnd w:id="1"/>
      <w:r>
        <w:commentReference w:id="1"/>
      </w:r>
      <w:r>
        <w:t>s, and 2.) distinctively</w:t>
      </w:r>
      <w:r w:rsidR="00367E56">
        <w:t xml:space="preserve"> </w:t>
      </w:r>
      <w:r>
        <w:t xml:space="preserve">filtered versions of the same dataset should be used to address specific questions and to quantify the effects of filtering. We conclude by providing recommendations for standardizing filtering approaches to usher in the next-generation of data filtering. </w:t>
      </w:r>
    </w:p>
    <w:p w14:paraId="265AFE91" w14:textId="77777777" w:rsidR="00AB68AB" w:rsidRDefault="00AB68AB">
      <w:pPr>
        <w:spacing w:before="0" w:after="0"/>
      </w:pPr>
    </w:p>
    <w:p w14:paraId="0BE4CE74" w14:textId="77777777" w:rsidR="00AB68AB" w:rsidRDefault="00AB68AB"/>
    <w:p w14:paraId="63D10072" w14:textId="77777777" w:rsidR="00AB68AB" w:rsidRDefault="00000000">
      <w:pPr>
        <w:rPr>
          <w:color w:val="2F5496"/>
          <w:sz w:val="32"/>
          <w:szCs w:val="32"/>
        </w:rPr>
      </w:pPr>
      <w:r>
        <w:br w:type="page"/>
      </w:r>
    </w:p>
    <w:p w14:paraId="640AFA1E" w14:textId="77777777" w:rsidR="00AB68AB" w:rsidRDefault="00000000">
      <w:pPr>
        <w:spacing w:before="0" w:after="0"/>
        <w:ind w:firstLine="0"/>
        <w:rPr>
          <w:b/>
        </w:rPr>
      </w:pPr>
      <w:commentRangeStart w:id="2"/>
      <w:commentRangeStart w:id="3"/>
      <w:r>
        <w:rPr>
          <w:b/>
        </w:rPr>
        <w:lastRenderedPageBreak/>
        <w:t>Introduction</w:t>
      </w:r>
      <w:commentRangeEnd w:id="2"/>
      <w:r>
        <w:commentReference w:id="2"/>
      </w:r>
      <w:commentRangeEnd w:id="3"/>
      <w:r>
        <w:commentReference w:id="3"/>
      </w:r>
      <w:r>
        <w:rPr>
          <w:b/>
        </w:rPr>
        <w:t>:</w:t>
      </w:r>
    </w:p>
    <w:p w14:paraId="142A2F89" w14:textId="76A95D7D" w:rsidR="00AB68AB" w:rsidRDefault="00000000">
      <w:pPr>
        <w:spacing w:before="0" w:after="0"/>
      </w:pPr>
      <w:r>
        <w:t>Recent and rapid advances in both short and long-read sequencing technologies (</w:t>
      </w:r>
      <w:r>
        <w:rPr>
          <w:i/>
        </w:rPr>
        <w:t>e.g.</w:t>
      </w:r>
      <w:r>
        <w:t>, Illumina and PacBio) have resulted in the proliferation of large genomic datasets</w:t>
      </w:r>
      <w:r w:rsidR="00367E56">
        <w:fldChar w:fldCharType="begin"/>
      </w:r>
      <w:r w:rsidR="00367E56">
        <w:instrText xml:space="preserve"> ADDIN ZOTERO_ITEM CSL_CITATION {"citationID":"oq6bxZvE","properties":{"formattedCitation":"\\super 1\\uc0\\u8211{}4\\nosupersub{}","plainCitation":"1–4","noteIndex":0},"citationItems":[{"id":"ttQi3pPg/rsEijMA0","uris":["http://zotero.org/users/local/pQ9lTDHc/items/DWWL77CU"],"itemData":{"id":42,"type":"article-journal","container-title":"Nature Reviews Genetics","DOI":"10.1038/nrg2844","ISSN":"1471-0064","issue":"10","journalAbbreviation":"Nat Rev Genet","language":"en","license":"2010 Springer Nature Limited","note":"number: 10\npublisher: Nature Publishing Group","page":"697-709","source":"www.nature.com","title":"Genomics and the future of conservation genetics","volume":"11","author":[{"family":"Allendorf","given":"Fred W."},{"family":"Hohenlohe","given":"Paul A."},{"family":"Luikart","given":"Gordon"}],"issued":{"date-parts":[["2010",10]]}}},{"id":5411,"uris":["http://zotero.org/users/10196124/items/WJZTRBDX"],"itemData":{"id":5411,"type":"article-journal","abstract":"Although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367E56">
        <w:fldChar w:fldCharType="separate"/>
      </w:r>
      <w:r w:rsidR="00367E56" w:rsidRPr="00367E56">
        <w:rPr>
          <w:vertAlign w:val="superscript"/>
        </w:rPr>
        <w:t>1–4</w:t>
      </w:r>
      <w:r w:rsidR="00367E56">
        <w:fldChar w:fldCharType="end"/>
      </w:r>
      <w:r>
        <w:t>. All high-throughput (“next-generation”) sequencing methods result in large numbers of reads that, importantly, do not all have low error rates</w:t>
      </w:r>
      <w:r w:rsidR="00367E56">
        <w:fldChar w:fldCharType="begin"/>
      </w:r>
      <w:r w:rsidR="00367E56">
        <w:instrText xml:space="preserve"> ADDIN ZOTERO_ITEM CSL_CITATION {"citationID":"BMvPwB5D","properties":{"formattedCitation":"\\super 5,6\\nosupersub{}","plainCitation":"5,6","noteIndex":0},"citationItems":[{"id":"ttQi3pPg/gmz14Yhy","uris":["http://zotero.org/users/local/nWY58Val/items/8SJ35HLE"],"itemData":{"id":5,"type":"article-journal","container-title":"Nature Reviews Genetics","DOI":"10.1038/nrg1707","ISSN":"1471-0064","issue":"11","journalAbbreviation":"Nat Rev Genet","language":"en","license":"2005 Springer Nature Limited","note":"number: 11\npublisher: Nature Publishing Group","page":"847-859","source":"www.nature.com","title":"Genotyping errors: causes, consequences and solutions","title-short":"Genotyping errors","volume":"6","author":[{"family":"Pompanon","given":"François"},{"family":"Bonin","given":"Aurélie"},{"family":"Bellemain","given":"Eva"},{"family":"Taberlet","given":"Pierre"}],"issued":{"date-parts":[["2005",11]]}}},{"id":"ttQi3pPg/9IoqOlPc","uris":["http://zotero.org/users/local/nWY58Val/items/45L8EC3S"],"itemData":{"id":7,"type":"article-journal","container-title":"NAR Genomics and Bioinformatics","DOI":"10.1093/nargab/lqab019","ISSN":"2631-9268","issue":"1","journalAbbreviation":"NAR Genomics and Bioinformatics","page":"lqab019","source":"Silverchair","title":"Sequencing error profiles of Illumina sequencing instruments","volume":"3","author":[{"family":"Stoler","given":"Nicholas"},{"family":"Nekrutenko","given":"Anton"}],"issued":{"date-parts":[["2021",3,1]]}}}],"schema":"https://github.com/citation-style-language/schema/raw/master/csl-citation.json"} </w:instrText>
      </w:r>
      <w:r w:rsidR="00367E56">
        <w:fldChar w:fldCharType="separate"/>
      </w:r>
      <w:r w:rsidR="00367E56" w:rsidRPr="00367E56">
        <w:rPr>
          <w:vertAlign w:val="superscript"/>
        </w:rPr>
        <w:t>5,6</w:t>
      </w:r>
      <w:r w:rsidR="00367E56">
        <w:fldChar w:fldCharType="end"/>
      </w:r>
      <w:r>
        <w:t xml:space="preserve">. Errors can be further inflated when these sequences are aligned to a reference genome or transcriptome, particularly if the reference is incomplete or assembled </w:t>
      </w:r>
      <w:r>
        <w:rPr>
          <w:b/>
          <w:i/>
        </w:rPr>
        <w:t>de novo</w:t>
      </w:r>
      <w:r>
        <w:t xml:space="preserve"> from the reads themselves</w:t>
      </w:r>
      <w:r w:rsidR="00367E56">
        <w:fldChar w:fldCharType="begin"/>
      </w:r>
      <w:r w:rsidR="00367E56">
        <w:instrText xml:space="preserve"> ADDIN ZOTERO_ITEM CSL_CITATION {"citationID":"EQdfEpdL","properties":{"formattedCitation":"\\super 7\\uc0\\u8211{}9\\nosupersub{}","plainCitation":"7–9","noteIndex":0},"citationItems":[{"id":"ttQi3pPg/QfJpind5","uris":["http://zotero.org/users/local/nWY58Val/items/I99CCR38"],"itemData":{"id":"ZOwYODyU/HiYwG6mi","type":"article-journal","container-title":"Molecular Ecology Resources","issue":"4","note":"publisher: Wiley Online Library","page":"966–978","source":"Google Scholar","title":"Finding the right coverage: the impact of coverage and sequence quality on single nucleotide polymorphism genotyping error rates","title-short":"Finding the right coverage","volume":"16","author":[{"family":"Fountain","given":"Emily D."},{"family":"Pauli","given":"Jonathan N."},{"family":"Reid","given":"Brendan N."},{"family":"Palsbøll","given":"Per J."},{"family":"Peery","given":"M. Zachariah"}],"issued":{"date-parts":[["2016"]]}}},{"id":5211,"uris":["http://zotero.org/users/10196124/items/5A4HF7W3"],"itemData":{"id":5211,"type":"article-journal","abstract":"Abstract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7–9</w:t>
      </w:r>
      <w:r w:rsidR="00367E56">
        <w:fldChar w:fldCharType="end"/>
      </w:r>
      <w:r>
        <w:t xml:space="preserve">. Therefore, most researchers perform multiple types of data </w:t>
      </w:r>
      <w:r>
        <w:rPr>
          <w:b/>
          <w:i/>
        </w:rPr>
        <w:t>filtering</w:t>
      </w:r>
      <w:r>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no comprehensive review currently exists on trends, standardization, or best-practices for data filtering. </w:t>
      </w:r>
    </w:p>
    <w:p w14:paraId="316E5E0E" w14:textId="0828BE7B" w:rsidR="00AB68AB" w:rsidRDefault="00000000">
      <w:pPr>
        <w:spacing w:before="0" w:after="0"/>
      </w:pPr>
      <w:r>
        <w:t>Genomic filtering is not a trivial problem. Indeed, it has been aptly termed the “</w:t>
      </w:r>
      <w:r>
        <w:rPr>
          <w:i/>
        </w:rPr>
        <w:t>F</w:t>
      </w:r>
      <w:r>
        <w:t xml:space="preserve">-word” by geneticists due to how </w:t>
      </w:r>
      <w:r>
        <w:rPr>
          <w:i/>
        </w:rPr>
        <w:t>F</w:t>
      </w:r>
      <w:r>
        <w:t xml:space="preserve">reaking difficult it can be to conduct and understand effects of </w:t>
      </w:r>
      <w:r>
        <w:rPr>
          <w:i/>
        </w:rPr>
        <w:t>F</w:t>
      </w:r>
      <w:r>
        <w:t>iltering on downstream conclusions</w:t>
      </w:r>
      <w:r w:rsidR="00367E56">
        <w:fldChar w:fldCharType="begin"/>
      </w:r>
      <w:r w:rsidR="00367E56">
        <w:instrText xml:space="preserve"> ADDIN ZOTERO_ITEM CSL_CITATION {"citationID":"K9TqpU8O","properties":{"formattedCitation":"\\super 10,11\\nosupersub{}","plainCitation":"10,11","noteIndex":0},"citationItems":[{"id":5218,"uris":["http://zotero.org/users/10196124/items/KNANTTUA"],"itemData":{"id":5218,"type":"article-journal","abstract":"Abstract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367E56">
        <w:fldChar w:fldCharType="separate"/>
      </w:r>
      <w:r w:rsidR="00367E56" w:rsidRPr="00367E56">
        <w:rPr>
          <w:vertAlign w:val="superscript"/>
        </w:rPr>
        <w:t>10,11</w:t>
      </w:r>
      <w:r w:rsidR="00367E56">
        <w:fldChar w:fldCharType="end"/>
      </w:r>
      <w:r>
        <w:t xml:space="preserve">. For the sake of clarity, we here define </w:t>
      </w:r>
      <w:r>
        <w:rPr>
          <w:b/>
          <w:i/>
        </w:rPr>
        <w:t>filtering</w:t>
      </w:r>
      <w:r>
        <w:t xml:space="preserve"> as the intentional removal of bases, reads, individuals, and/or </w:t>
      </w:r>
      <w:r>
        <w:rPr>
          <w:b/>
          <w:i/>
        </w:rPr>
        <w:t>genetic variants</w:t>
      </w:r>
      <w:r>
        <w:t xml:space="preserve"> from a genomic dataset with the explicit goal of improving data quality for downstream analyses. Filtering is distinct from other forms of data processing in that it centers on the removal of data (as in “filtering out”), whereas other approaches, such as </w:t>
      </w:r>
      <w:r>
        <w:rPr>
          <w:b/>
          <w:i/>
        </w:rPr>
        <w:t>imputation</w:t>
      </w:r>
      <w:r>
        <w:t>, modify the data directly without removal. Filtering is an issue of paramount importance because: 1) every genomic dataset must be filtered, often repeatedly, 2) the same dataset filtered in different ways often yields entirely different results</w:t>
      </w:r>
      <w:r w:rsidR="00367E56">
        <w:fldChar w:fldCharType="begin"/>
      </w:r>
      <w:r w:rsidR="00367E56">
        <w:instrText xml:space="preserve"> ADDIN ZOTERO_ITEM CSL_CITATION {"citationID":"Qz7VUsQ3","properties":{"formattedCitation":"\\super 12\\nosupersub{}","plainCitation":"12","noteIndex":0},"citationItems":[{"id":"ttQi3pPg/Zam9BdtE","uris":["http://zotero.org/users/local/nWY58Val/items/IHKYX3MI"],"itemData":{"id":17,"type":"article-journal","container-title":"Evolutionary applications","issue":"2","note":"publisher: Wiley Online Library","page":"278–289","source":"Google Scholar","title":"Incomplete bioinformatic filtering and inadequate age and growth analysis lead to an incorrect inference of harvested-induced changes","volume":"14","author":[{"family":"Larson","given":"Wesley A."},{"family":"Isermann","given":"Daniel A."},{"family":"Feiner","given":"Zachary S."}],"issued":{"date-parts":[["2021"]]}}}],"schema":"https://github.com/citation-style-language/schema/raw/master/csl-citation.json"} </w:instrText>
      </w:r>
      <w:r w:rsidR="00367E56">
        <w:fldChar w:fldCharType="separate"/>
      </w:r>
      <w:r w:rsidR="00367E56" w:rsidRPr="00367E56">
        <w:rPr>
          <w:vertAlign w:val="superscript"/>
        </w:rPr>
        <w:t>12</w:t>
      </w:r>
      <w:r w:rsidR="00367E56">
        <w:fldChar w:fldCharType="end"/>
      </w:r>
      <w:r>
        <w:t>, and 3) filtering choices can be confusing, are often subjective, and currently lack  standard or agreed-upon guidelines</w:t>
      </w:r>
      <w:r w:rsidR="00367E56">
        <w:fldChar w:fldCharType="begin"/>
      </w:r>
      <w:r w:rsidR="00367E56">
        <w:instrText xml:space="preserve"> ADDIN ZOTERO_ITEM CSL_CITATION {"citationID":"X6ONNGuV","properties":{"formattedCitation":"\\super 13\\nosupersub{}","plainCitation":"13","noteIndex":0},"citationItems":[{"id":"ttQi3pPg/nTjUsWb8","uris":["http://zotero.org/users/local/nWY58Val/items/SP75WQRN"],"itemData":{"id":"OQg5m9kC/PmJPl04h","type":"article-journal","container-title":"Frontiers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Lacey"}],"accessed":{"date-parts":[["2023",6,30]]},"issued":{"date-parts":[["2021"]]}}}],"schema":"https://github.com/citation-style-language/schema/raw/master/csl-citation.json"} </w:instrText>
      </w:r>
      <w:r w:rsidR="00367E56">
        <w:fldChar w:fldCharType="separate"/>
      </w:r>
      <w:r w:rsidR="00367E56" w:rsidRPr="00367E56">
        <w:rPr>
          <w:vertAlign w:val="superscript"/>
        </w:rPr>
        <w:t>13</w:t>
      </w:r>
      <w:r w:rsidR="00367E56">
        <w:fldChar w:fldCharType="end"/>
      </w:r>
      <w:r>
        <w:t xml:space="preserve">. </w:t>
      </w:r>
    </w:p>
    <w:p w14:paraId="721B1D45" w14:textId="77777777" w:rsidR="00AB68AB" w:rsidRDefault="00000000">
      <w:pPr>
        <w:spacing w:before="0" w:after="0"/>
        <w:rPr>
          <w:color w:val="444746"/>
        </w:rPr>
      </w:pPr>
      <w:r>
        <w:rPr>
          <w:color w:val="444746"/>
        </w:rPr>
        <w:lastRenderedPageBreak/>
        <w:t xml:space="preserve">It is therefore not surprising that filtering approaches are often inadequately described and vary widely among studies. Indeed, out of 173 empirical genomic research articles from (most published between 2018 and 2023) that we reviewed in the fields of agriculture/domestication, biodiversity studies, and human health, the use of crucial and common filters were not mentioned in 17-56% of studies, depending on the filter (Box 1). Importantly, it is usually not possible to tell if these papers conducted certain filtering steps and simply neglected to mention so, or if they skipped them entirely. Furthermore, even when filters were mentioned, the methodological details used were rarely reported (save for the </w:t>
      </w:r>
      <w:r>
        <w:rPr>
          <w:b/>
          <w:i/>
          <w:color w:val="444746"/>
        </w:rPr>
        <w:t>minor allele frequency (MAF) filter</w:t>
      </w:r>
      <w:r>
        <w:rPr>
          <w:color w:val="444746"/>
        </w:rPr>
        <w:t>, see Box 1). Amongst papers that recorded filtering thresholds, the values used ranged several-fold, suggesting limited consistency or standardization of filter implementation. Qualitatively, we also observed that the vast majority of studies did not provide justifications for their filtering choices (usually using the default program settings with no further comment). Only four (~2%) publications examined the downstream effects of filtering by analyzing independently re-filtered datasets in parallel. Our literature review indicates that: 1) no comprehensive sequence data filtering standards/best-practices exist, 2) the impacts of filtering are rarely quantified (and thus are poorly understood), and 3) many published studies are irreproducible due to the insufficiency of methodological details.</w:t>
      </w:r>
    </w:p>
    <w:p w14:paraId="153EC646" w14:textId="77777777" w:rsidR="00AB68AB" w:rsidRDefault="00000000">
      <w:pPr>
        <w:spacing w:before="0" w:after="0"/>
        <w:rPr>
          <w:color w:val="444746"/>
        </w:rPr>
      </w:pPr>
      <w:r>
        <w:t xml:space="preserve">This is quite clearly an untenable long-term situation: researchers need understanding, methods, standards, and clarity of next-generation filtering to realize the enormous scientific potential of next-generation sequencing. To help researchers improve their filtering methodologies, we here review different strategies for filtering genomic datasets, their downstream effects, and provide practical recommendations, a flowchart, and checklist with </w:t>
      </w:r>
      <w:r>
        <w:lastRenderedPageBreak/>
        <w:t xml:space="preserve">solutions for a diversity of fields within biology. We also demonstrate the downstream effects of selecting various filtering criteria using several </w:t>
      </w:r>
      <w:commentRangeStart w:id="4"/>
      <w:r>
        <w:t>existing</w:t>
      </w:r>
      <w:commentRangeEnd w:id="4"/>
      <w:r>
        <w:commentReference w:id="4"/>
      </w:r>
      <w:r>
        <w:t xml:space="preserve"> empirical datasets. </w:t>
      </w:r>
      <w:r>
        <w:rPr>
          <w:color w:val="444746"/>
        </w:rPr>
        <w:t xml:space="preserve"> </w:t>
      </w:r>
    </w:p>
    <w:p w14:paraId="2449159E" w14:textId="77777777" w:rsidR="00AB68AB" w:rsidRDefault="00AB68AB">
      <w:pPr>
        <w:spacing w:before="0" w:after="0"/>
        <w:ind w:firstLine="0"/>
        <w:rPr>
          <w:color w:val="444746"/>
        </w:rPr>
      </w:pPr>
    </w:p>
    <w:p w14:paraId="22CF0BFE" w14:textId="77777777" w:rsidR="00AB68AB" w:rsidRDefault="00000000">
      <w:pPr>
        <w:spacing w:before="0"/>
        <w:ind w:firstLine="0"/>
        <w:rPr>
          <w:b/>
        </w:rPr>
      </w:pPr>
      <w:r>
        <w:rPr>
          <w:b/>
        </w:rPr>
        <w:t>Common filters: complexity and importance</w:t>
      </w:r>
    </w:p>
    <w:p w14:paraId="7C0BCE96" w14:textId="370EBE85" w:rsidR="00AB68AB" w:rsidRDefault="00000000">
      <w:pPr>
        <w:spacing w:before="0" w:after="0"/>
      </w:pPr>
      <w:r>
        <w:t>Today, researchers have many different instrumentation options for obtaining DNA, RNA, and epigenetic sequencing data</w:t>
      </w:r>
      <w:r w:rsidR="00367E56">
        <w:fldChar w:fldCharType="begin"/>
      </w:r>
      <w:r w:rsidR="00367E56">
        <w:instrText xml:space="preserve"> ADDIN ZOTERO_ITEM CSL_CITATION {"citationID":"JzLkl192","properties":{"formattedCitation":"\\super 14,15\\nosupersub{}","plainCitation":"14,15","noteIndex":0},"citationItems":[{"id":5418,"uris":["http://zotero.org/users/10196124/items/HHAFS29K"],"itemData":{"id":5418,"type":"article-journal","abstract":"Genomes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367E56">
        <w:fldChar w:fldCharType="separate"/>
      </w:r>
      <w:r w:rsidR="00367E56" w:rsidRPr="00367E56">
        <w:rPr>
          <w:vertAlign w:val="superscript"/>
        </w:rPr>
        <w:t>14,15</w:t>
      </w:r>
      <w:r w:rsidR="00367E56">
        <w:fldChar w:fldCharType="end"/>
      </w:r>
      <w:r>
        <w:t>, which subsequently yield reads of different lengths, configurations (</w:t>
      </w:r>
      <w:r>
        <w:rPr>
          <w:i/>
        </w:rPr>
        <w:t>e.g.,</w:t>
      </w:r>
      <w:r>
        <w:t xml:space="preserve"> single- or paired-end), and qualities</w:t>
      </w:r>
      <w:r w:rsidR="00367E56">
        <w:fldChar w:fldCharType="begin"/>
      </w:r>
      <w:r w:rsidR="00367E56">
        <w:instrText xml:space="preserve"> ADDIN ZOTERO_ITEM CSL_CITATION {"citationID":"P3QTYMew","properties":{"formattedCitation":"\\super 16\\nosupersub{}","plainCitation":"16","noteIndex":0},"citationItems":[{"id":5419,"uris":["http://zotero.org/users/10196124/items/IKC2JAY5"],"itemData":{"id":5419,"type":"article-journal","abstract":"This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367E56">
        <w:fldChar w:fldCharType="separate"/>
      </w:r>
      <w:r w:rsidR="00367E56" w:rsidRPr="00367E56">
        <w:rPr>
          <w:vertAlign w:val="superscript"/>
        </w:rPr>
        <w:t>16</w:t>
      </w:r>
      <w:r w:rsidR="00367E56">
        <w:fldChar w:fldCharType="end"/>
      </w:r>
      <w:r>
        <w:t xml:space="preserve">. These sequences are then either aligned back to a </w:t>
      </w:r>
      <w:r>
        <w:rPr>
          <w:b/>
          <w:i/>
        </w:rPr>
        <w:t>reference</w:t>
      </w:r>
      <w:r>
        <w:t xml:space="preserve"> (such as a reference genome or transcriptome), or </w:t>
      </w:r>
      <w:r>
        <w:rPr>
          <w:i/>
        </w:rPr>
        <w:t xml:space="preserve">de novo </w:t>
      </w:r>
      <w:r>
        <w:t>assembled and aligned to consensus sequences (</w:t>
      </w:r>
      <w:r>
        <w:rPr>
          <w:i/>
        </w:rPr>
        <w:t>i.e.</w:t>
      </w:r>
      <w:r>
        <w:t>, contigs or stacks) for subsequent variant calling or analyses</w:t>
      </w:r>
      <w:r w:rsidR="00367E56">
        <w:fldChar w:fldCharType="begin"/>
      </w:r>
      <w:r w:rsidR="00367E56">
        <w:instrText xml:space="preserve"> ADDIN ZOTERO_ITEM CSL_CITATION {"citationID":"kQWqCHk9","properties":{"formattedCitation":"\\super 17,18\\nosupersub{}","plainCitation":"17,18","noteIndex":0},"citationItems":[{"id":"ttQi3pPg/V34L7mxN","uris":["http://zotero.org/users/local/nWY58Val/items/NWV58CNL"],"itemData":{"id":"ZOwYODyU/BxilrJNE","type":"article-journal","container-title":"Molecular Ecology","issue":"23","note":"publisher: Wiley Online Library","page":"5966–5993","source":"Google Scholar","title":"A beginner's guide to low-coverage whole genome sequencing for population genomics","volume":"30","author":[{"family":"Lou","given":"Runyang Nicolas"},{"family":"Jacobs","given":"Arne"},{"family":"Wilder","given":"Aryn P."},{"family":"Therkildsen","given":"Nina Overgaard"}],"issued":{"date-parts":[["2021"]]}}},{"id":5501,"uris":["http://zotero.org/users/10196124/items/GFH4LVWI"],"itemData":{"id":5501,"type":"article-journal","abstract":"Genetic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M."}],"issued":{"date-parts":[["2023",7,1]]},"citation-key":"olsonVariantCallingBenchmarking2023"}}],"schema":"https://github.com/citation-style-language/schema/raw/master/csl-citation.json"} </w:instrText>
      </w:r>
      <w:r w:rsidR="00367E56">
        <w:fldChar w:fldCharType="separate"/>
      </w:r>
      <w:r w:rsidR="00367E56" w:rsidRPr="00367E56">
        <w:rPr>
          <w:vertAlign w:val="superscript"/>
        </w:rPr>
        <w:t>17,18</w:t>
      </w:r>
      <w:r w:rsidR="00367E56">
        <w:fldChar w:fldCharType="end"/>
      </w:r>
      <w:r>
        <w:t>. Without some form of reference-guided alignment, downstream analyses can be limited, since it can be difficult to estimate some relevant parameters (such as inbreeding via runs of homozygosity</w:t>
      </w:r>
      <w:r w:rsidR="00367E56">
        <w:fldChar w:fldCharType="begin"/>
      </w:r>
      <w:r w:rsidR="00367E56">
        <w:instrText xml:space="preserve"> ADDIN ZOTERO_ITEM CSL_CITATION {"citationID":"DvlNFwOg","properties":{"formattedCitation":"\\super 19\\nosupersub{}","plainCitation":"19","noteIndex":0},"citationItems":[{"id":5529,"uris":["http://zotero.org/users/10196124/items/GJ9L9W4M"],"itemData":{"id":5529,"type":"article-journal","abstract":"The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367E56">
        <w:fldChar w:fldCharType="separate"/>
      </w:r>
      <w:r w:rsidR="00367E56" w:rsidRPr="00367E56">
        <w:rPr>
          <w:vertAlign w:val="superscript"/>
        </w:rPr>
        <w:t>19</w:t>
      </w:r>
      <w:r w:rsidR="00367E56">
        <w:fldChar w:fldCharType="end"/>
      </w:r>
      <w:r>
        <w:t>) or determine the genomic context for loci of interest (e.g., linkage)</w:t>
      </w:r>
      <w:r w:rsidR="00367E56">
        <w:fldChar w:fldCharType="begin"/>
      </w:r>
      <w:r w:rsidR="00367E56">
        <w:instrText xml:space="preserve"> ADDIN ZOTERO_ITEM CSL_CITATION {"citationID":"gYZAvl2n","properties":{"formattedCitation":"\\super 20\\nosupersub{}","plainCitation":"20","noteIndex":0},"citationItems":[{"id":5420,"uris":["http://zotero.org/users/10196124/items/EZW9X7L8"],"itemData":{"id":5420,"type":"article-journal","abstract":"Abstract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367E56">
        <w:fldChar w:fldCharType="separate"/>
      </w:r>
      <w:r w:rsidR="00367E56" w:rsidRPr="00367E56">
        <w:rPr>
          <w:vertAlign w:val="superscript"/>
        </w:rPr>
        <w:t>20</w:t>
      </w:r>
      <w:r w:rsidR="00367E56">
        <w:fldChar w:fldCharType="end"/>
      </w:r>
      <w:r>
        <w:t xml:space="preserve"> (but see</w:t>
      </w:r>
      <w:r w:rsidR="00367E56">
        <w:fldChar w:fldCharType="begin"/>
      </w:r>
      <w:r w:rsidR="00367E56">
        <w:instrText xml:space="preserve"> ADDIN ZOTERO_ITEM CSL_CITATION {"citationID":"qHtcXvay","properties":{"formattedCitation":"\\super 21\\nosupersub{}","plainCitation":"21","noteIndex":0},"citationItems":[{"id":5422,"uris":["http://zotero.org/users/10196124/items/B5E2KAVG"],"itemData":{"id":5422,"type":"chapter","abstract":"Experiments involving metagenomics data are become increasingly commonplace. Processing such data requires a unique set of considerations. Quality control of metagenomics data is critical to extracting pertinent insights. In this chapter, we outline some considerations in terms of study design and other confounding factors that can often only be realized at the point of data analysis.","container-title":"Metagenomic Data Analysis","event-place":"New York, NY","ISBN":"978-1-07-163072-3","note":"DOI: 10.1007/978-1-0716-3072-3_2","page":"21-54","publisher":"Springer US","publisher-place":"New York, NY","title":"Quality Control in Metagenomics Data","URL":"https://doi.org/10.1007/978-1-0716-3072-3_2","author":[{"family":"Gihawi","given":"Abraham"},{"family":"Cardenas","given":"Ryan"},{"family":"Hurst","given":"Rachel"},{"family":"Brewer","given":"Daniel S."}],"editor":[{"family":"Mitra","given":"Suparna"}],"issued":{"date-parts":[["2023"]]},"citation-key":"gihawiQualityControlMetagenomics2023"}}],"schema":"https://github.com/citation-style-language/schema/raw/master/csl-citation.json"} </w:instrText>
      </w:r>
      <w:r w:rsidR="00367E56">
        <w:fldChar w:fldCharType="separate"/>
      </w:r>
      <w:r w:rsidR="00367E56" w:rsidRPr="00367E56">
        <w:rPr>
          <w:vertAlign w:val="superscript"/>
        </w:rPr>
        <w:t>21</w:t>
      </w:r>
      <w:r w:rsidR="00367E56">
        <w:fldChar w:fldCharType="end"/>
      </w:r>
      <w:r>
        <w:t xml:space="preserve"> and </w:t>
      </w:r>
      <w:r w:rsidR="00367E56">
        <w:fldChar w:fldCharType="begin"/>
      </w:r>
      <w:r w:rsidR="00367E56">
        <w:instrText xml:space="preserve"> ADDIN ZOTERO_ITEM CSL_CITATION {"citationID":"z20x9rgw","properties":{"formattedCitation":"\\super 22\\nosupersub{}","plainCitation":"22","noteIndex":0},"citationItems":[{"id":5423,"uris":["http://zotero.org/users/10196124/items/9PXPDDWJ"],"itemData":{"id":5423,"type":"article-journal","abstract":"Environmental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Saydur"}],"issued":{"date-parts":[["2019",1,1]]},"citation-key":"ruppertPresentFuturePerspectives2019"}}],"schema":"https://github.com/citation-style-language/schema/raw/master/csl-citation.json"} </w:instrText>
      </w:r>
      <w:r w:rsidR="00367E56">
        <w:fldChar w:fldCharType="separate"/>
      </w:r>
      <w:r w:rsidR="00367E56" w:rsidRPr="00367E56">
        <w:rPr>
          <w:vertAlign w:val="superscript"/>
        </w:rPr>
        <w:t>22</w:t>
      </w:r>
      <w:r w:rsidR="00367E56">
        <w:fldChar w:fldCharType="end"/>
      </w:r>
      <w:r>
        <w:t xml:space="preserve"> for best practices in metagenomics and eDNA, respectively). Lacking a quality reference genome therefore represents a challenge for researchers working in non-model systems, where alignments are often made to low quality reference genome assemblies (</w:t>
      </w:r>
      <w:r>
        <w:rPr>
          <w:i/>
        </w:rPr>
        <w:t>e.g</w:t>
      </w:r>
      <w:r>
        <w:t>., high contig counts with low N/L50 scores</w:t>
      </w:r>
      <w:r w:rsidR="00367E56">
        <w:fldChar w:fldCharType="begin"/>
      </w:r>
      <w:r w:rsidR="00367E56">
        <w:instrText xml:space="preserve"> ADDIN ZOTERO_ITEM CSL_CITATION {"citationID":"Id23IxzA","properties":{"formattedCitation":"\\super 23\\nosupersub{}","plainCitation":"23","noteIndex":0},"citationItems":[{"id":5424,"uris":["http://zotero.org/users/10196124/items/JEEIUWG5"],"itemData":{"id":5424,"type":"article-journal","abstract":"As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367E56">
        <w:fldChar w:fldCharType="separate"/>
      </w:r>
      <w:r w:rsidR="00367E56" w:rsidRPr="00367E56">
        <w:rPr>
          <w:vertAlign w:val="superscript"/>
        </w:rPr>
        <w:t>23</w:t>
      </w:r>
      <w:r w:rsidR="00367E56">
        <w:fldChar w:fldCharType="end"/>
      </w:r>
      <w:r>
        <w:t>) or different, often distantly-related species</w:t>
      </w:r>
      <w:r w:rsidR="00367E56">
        <w:fldChar w:fldCharType="begin"/>
      </w:r>
      <w:r w:rsidR="00367E56">
        <w:instrText xml:space="preserve"> ADDIN ZOTERO_ITEM CSL_CITATION {"citationID":"HMQ2Kx4Z","properties":{"formattedCitation":"\\super 24,25\\nosupersub{}","plainCitation":"24,25","noteIndex":0},"citationItems":[{"id":5426,"uris":["http://zotero.org/users/10196124/items/VLHGBPR5"],"itemData":{"id":5426,"type":"article-journal","abstract":"Abstract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367E56">
        <w:fldChar w:fldCharType="separate"/>
      </w:r>
      <w:r w:rsidR="00367E56" w:rsidRPr="00367E56">
        <w:rPr>
          <w:vertAlign w:val="superscript"/>
        </w:rPr>
        <w:t>24,25</w:t>
      </w:r>
      <w:r w:rsidR="00367E56">
        <w:fldChar w:fldCharType="end"/>
      </w:r>
      <w:r>
        <w:t>. Given these many challenges and technical limitations, errors are always introduced to some degree during both sequencing and alignment, which must be dealt with – usually via filtering – to avoid downstream inference bias.</w:t>
      </w:r>
    </w:p>
    <w:p w14:paraId="6C013CFC" w14:textId="410183C1" w:rsidR="00AB68AB" w:rsidRDefault="00000000">
      <w:pPr>
        <w:spacing w:before="0" w:after="0"/>
      </w:pPr>
      <w:r>
        <w:t xml:space="preserve"> 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w:t>
      </w:r>
      <w:r>
        <w:lastRenderedPageBreak/>
        <w:t>as a principal component analysis (PCA) can be indicative of experimental or laboratory errors (e.g., tube mislabeling), sequencing bias, sex-linked loci, selection, or other phenomena</w:t>
      </w:r>
      <w:r w:rsidR="00367E56">
        <w:fldChar w:fldCharType="begin"/>
      </w:r>
      <w:r w:rsidR="00367E56">
        <w:instrText xml:space="preserve"> ADDIN ZOTERO_ITEM CSL_CITATION {"citationID":"phNMZYLm","properties":{"formattedCitation":"\\super 26\\uc0\\u8211{}28\\nosupersub{}","plainCitation":"26–28","noteIndex":0},"citationItems":[{"id":5503,"uris":["http://zotero.org/users/10196124/items/VRCXQLTN"],"itemData":{"id":5503,"type":"article-journal","abstract":"Abstract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367E56">
        <w:rPr>
          <w:rFonts w:ascii="Cambria Math" w:hAnsi="Cambria Math" w:cs="Cambria Math"/>
        </w:rPr>
        <w:instrText>⩽</w:instrText>
      </w:r>
      <w:r w:rsidR="00367E5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schema":"https://github.com/citation-style-language/schema/raw/master/csl-citation.json"} </w:instrText>
      </w:r>
      <w:r w:rsidR="00367E56">
        <w:fldChar w:fldCharType="separate"/>
      </w:r>
      <w:r w:rsidR="00367E56" w:rsidRPr="00367E56">
        <w:rPr>
          <w:vertAlign w:val="superscript"/>
        </w:rPr>
        <w:t>26–28</w:t>
      </w:r>
      <w:r w:rsidR="00367E56">
        <w:fldChar w:fldCharType="end"/>
      </w:r>
      <w:r>
        <w:t xml:space="preserve"> and thereby suggest the need for further filtering steps. Thus, the process of filtering begins immediately after sequence data collection and typically may not end until all analyses are completed. An exhaustive list of filters, their descriptions, and the typical stage in the workflow where they are applied can be found in Table 1.</w:t>
      </w:r>
    </w:p>
    <w:p w14:paraId="068D905A" w14:textId="77777777" w:rsidR="00AB68AB" w:rsidRDefault="00000000">
      <w:pPr>
        <w:spacing w:before="0" w:after="0"/>
      </w:pPr>
      <w:r>
        <w:t xml:space="preserve">In this section, we introduce and review several of the filters that often have the largest downstream effects. Specifically, we discuss filters for: read and mapping quality, </w:t>
      </w:r>
      <w:r>
        <w:rPr>
          <w:b/>
          <w:i/>
        </w:rPr>
        <w:t>read depth</w:t>
      </w:r>
      <w:r>
        <w:t xml:space="preserve">, </w:t>
      </w:r>
      <w:r>
        <w:rPr>
          <w:b/>
          <w:i/>
        </w:rPr>
        <w:t>missing data</w:t>
      </w:r>
      <w:r>
        <w:t>, MAF/</w:t>
      </w:r>
      <w:r>
        <w:rPr>
          <w:b/>
          <w:i/>
        </w:rPr>
        <w:t>Minor allele Count (MAC)</w:t>
      </w:r>
      <w:r>
        <w:t xml:space="preserve">, </w:t>
      </w:r>
      <w:r>
        <w:rPr>
          <w:b/>
          <w:i/>
        </w:rPr>
        <w:t>Hardy-Weinberg proportions</w:t>
      </w:r>
      <w:r>
        <w:t xml:space="preserve">, and </w:t>
      </w:r>
      <w:r>
        <w:rPr>
          <w:b/>
          <w:i/>
        </w:rPr>
        <w:t>linkage disequilibrium</w:t>
      </w:r>
      <w:r>
        <w:t xml:space="preserve">. These filters can be generally divided into two sequential categories: </w:t>
      </w:r>
      <w:commentRangeStart w:id="5"/>
      <w:r>
        <w:t>pre-variant filtering</w:t>
      </w:r>
      <w:commentRangeEnd w:id="5"/>
      <w:r>
        <w:commentReference w:id="5"/>
      </w:r>
      <w:r>
        <w:t xml:space="preserve"> (</w:t>
      </w:r>
      <w:r>
        <w:rPr>
          <w:i/>
        </w:rPr>
        <w:t>e.g.</w:t>
      </w:r>
      <w:r>
        <w:t>, read/mapping quality and read depth) and post-</w:t>
      </w:r>
      <w:commentRangeStart w:id="6"/>
      <w:r>
        <w:t>variant</w:t>
      </w:r>
      <w:commentRangeEnd w:id="6"/>
      <w:r>
        <w:commentReference w:id="6"/>
      </w:r>
      <w:r>
        <w:t xml:space="preserve"> filtering (</w:t>
      </w:r>
      <w:r>
        <w:rPr>
          <w:i/>
        </w:rPr>
        <w:t>e.g.</w:t>
      </w:r>
      <w:r>
        <w:t>, minor allele counts, MAF/MAC, missing data; see Table 1). Pre- and post-variant stages generally coincide with pre- and post-VCF-file stages (or genotyping).</w:t>
      </w:r>
    </w:p>
    <w:p w14:paraId="7FE78975" w14:textId="77777777" w:rsidR="00AB68AB" w:rsidRDefault="00000000">
      <w:pPr>
        <w:spacing w:before="0" w:after="0"/>
        <w:rPr>
          <w:i/>
        </w:rPr>
      </w:pPr>
      <w:r>
        <w:rPr>
          <w:i/>
        </w:rPr>
        <w:t>Pre-variant filtering:</w:t>
      </w:r>
    </w:p>
    <w:p w14:paraId="7091599E" w14:textId="1AB1435A" w:rsidR="00AB68AB" w:rsidRDefault="00000000">
      <w:pPr>
        <w:spacing w:before="0" w:after="0"/>
      </w:pPr>
      <w:r>
        <w:t xml:space="preserve">Prior to </w:t>
      </w:r>
      <w:r>
        <w:rPr>
          <w:b/>
          <w:i/>
        </w:rPr>
        <w:t>de novo assembly</w:t>
      </w:r>
      <w:r>
        <w:rPr>
          <w:b/>
        </w:rPr>
        <w:t xml:space="preserve"> </w:t>
      </w:r>
      <w:r>
        <w:t xml:space="preserve">or alignment to a </w:t>
      </w:r>
      <w:r>
        <w:rPr>
          <w:b/>
          <w:i/>
        </w:rPr>
        <w:t>reference</w:t>
      </w:r>
      <w:r>
        <w:t>, reads are usually filtered via the removal of low-quality reads (see Table 1). This initial filtering may have downstream effects, and researchers across disciplines often use different and potentially arbitrary definitions of what constitutes a low-quality read (see Box 1). Low-quality reads can also be removed during the process of alignment itself, since different alignment algorithms can prevent sequences from mapping back to a reference if their quality scores are below user-defined thresholds</w:t>
      </w:r>
      <w:r w:rsidR="00367E56">
        <w:fldChar w:fldCharType="begin"/>
      </w:r>
      <w:r w:rsidR="00367E56">
        <w:instrText xml:space="preserve"> ADDIN ZOTERO_ITEM CSL_CITATION {"citationID":"g5L0rtHY","properties":{"formattedCitation":"\\super 29\\uc0\\u8211{}31\\nosupersub{}","plainCitation":"29–31","noteIndex":0},"citationItems":[{"id":5429,"uris":["http://zotero.org/users/10196124/items/GC4BGQB4"],"itemData":{"id":5429,"type":"article-journal","abstract":"The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367E56">
        <w:fldChar w:fldCharType="separate"/>
      </w:r>
      <w:r w:rsidR="00367E56" w:rsidRPr="00367E56">
        <w:rPr>
          <w:vertAlign w:val="superscript"/>
        </w:rPr>
        <w:t>29–31</w:t>
      </w:r>
      <w:r w:rsidR="00367E56">
        <w:fldChar w:fldCharType="end"/>
      </w:r>
      <w:r>
        <w:t xml:space="preserve">. </w:t>
      </w:r>
    </w:p>
    <w:p w14:paraId="1327F604" w14:textId="77777777" w:rsidR="00AB68AB" w:rsidRDefault="00000000">
      <w:pPr>
        <w:spacing w:before="0" w:after="0"/>
      </w:pPr>
      <w:r>
        <w:t>Conversely, high-quality reads may also be excluded if the reference does not contain the sequence or if their sequence is highly repetitive (e.g., transposable elements) or found in multiple genomic locations (</w:t>
      </w:r>
      <w:r>
        <w:rPr>
          <w:i/>
        </w:rPr>
        <w:t>e.g.</w:t>
      </w:r>
      <w:r>
        <w:t xml:space="preserve">, paralogs; see Figure 1A). To aid reviewers and other </w:t>
      </w:r>
      <w:r>
        <w:lastRenderedPageBreak/>
        <w:t xml:space="preserve">researchers in understanding the impacts of these filtering decisions, investigators should always report the following: 1) the percentage of reads that were removed prior to alignment and 2) the percentage of reads that mapped successfully and uniquely (to one location) on the reference. </w:t>
      </w:r>
    </w:p>
    <w:p w14:paraId="7F15B56A" w14:textId="13EEA938" w:rsidR="00AB68AB" w:rsidRDefault="00000000">
      <w:pPr>
        <w:spacing w:before="0" w:after="0"/>
      </w:pPr>
      <w:r>
        <w:t>Reporting these statistics can help reviewers assess the quality of the data underlying the study and allow future investigators to determine whether alternative filtering could address additional questions (</w:t>
      </w:r>
      <w:r>
        <w:rPr>
          <w:i/>
        </w:rPr>
        <w:t>e.g</w:t>
      </w:r>
      <w:r>
        <w:t xml:space="preserve">., re-filtering to allow for multiply-mapped reads could identify paralogous loci or transposable elements). Note, however, that even a </w:t>
      </w:r>
      <w:r>
        <w:rPr>
          <w:b/>
          <w:i/>
        </w:rPr>
        <w:t xml:space="preserve">strong alignment </w:t>
      </w:r>
      <w:r>
        <w:t xml:space="preserve">of putatively high-quality reads does not always mean a </w:t>
      </w:r>
      <w:r>
        <w:rPr>
          <w:i/>
        </w:rPr>
        <w:t>correct alignment,</w:t>
      </w:r>
      <w:r>
        <w:t xml:space="preserve"> since reference bias</w:t>
      </w:r>
      <w:r w:rsidR="00367E56">
        <w:fldChar w:fldCharType="begin"/>
      </w:r>
      <w:r w:rsidR="00367E56">
        <w:instrText xml:space="preserve"> ADDIN ZOTERO_ITEM CSL_CITATION {"citationID":"Obog40ix","properties":{"formattedCitation":"\\super 32\\nosupersub{}","plainCitation":"32","noteIndex":0},"citationItems":[{"id":5430,"uris":["http://zotero.org/users/10196124/items/W8PZPY6R"],"itemData":{"id":5430,"type":"article-journal","abstract":"Most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schema":"https://github.com/citation-style-language/schema/raw/master/csl-citation.json"} </w:instrText>
      </w:r>
      <w:r w:rsidR="00367E56">
        <w:fldChar w:fldCharType="separate"/>
      </w:r>
      <w:r w:rsidR="00367E56" w:rsidRPr="00367E56">
        <w:rPr>
          <w:vertAlign w:val="superscript"/>
        </w:rPr>
        <w:t>32</w:t>
      </w:r>
      <w:r w:rsidR="00367E56">
        <w:fldChar w:fldCharType="end"/>
      </w:r>
      <w:r>
        <w:t>, genome assembly errors</w:t>
      </w:r>
      <w:r w:rsidR="00367E56">
        <w:fldChar w:fldCharType="begin"/>
      </w:r>
      <w:r w:rsidR="00367E56">
        <w:instrText xml:space="preserve"> ADDIN ZOTERO_ITEM CSL_CITATION {"citationID":"auOolJ9W","properties":{"formattedCitation":"\\super 33\\nosupersub{}","plainCitation":"33","noteIndex":0},"citationItems":[{"id":5431,"uris":["http://zotero.org/users/10196124/items/8WSE5RY9"],"itemData":{"id":5431,"type":"article-journal","abstract":"High-quality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367E56">
        <w:fldChar w:fldCharType="separate"/>
      </w:r>
      <w:r w:rsidR="00367E56" w:rsidRPr="00367E56">
        <w:rPr>
          <w:vertAlign w:val="superscript"/>
        </w:rPr>
        <w:t>33</w:t>
      </w:r>
      <w:r w:rsidR="00367E56">
        <w:fldChar w:fldCharType="end"/>
      </w:r>
      <w:r>
        <w:t xml:space="preserve">, </w:t>
      </w:r>
      <w:r>
        <w:rPr>
          <w:b/>
          <w:i/>
        </w:rPr>
        <w:t>structural variants</w:t>
      </w:r>
      <w:r w:rsidR="00367E56">
        <w:fldChar w:fldCharType="begin"/>
      </w:r>
      <w:r w:rsidR="00367E56">
        <w:instrText xml:space="preserve"> ADDIN ZOTERO_ITEM CSL_CITATION {"citationID":"Ojexplls","properties":{"formattedCitation":"\\super 34\\nosupersub{}","plainCitation":"34","noteIndex":0},"citationItems":[{"id":5432,"uris":["http://zotero.org/users/10196124/items/558QXEYD"],"itemData":{"id":5432,"type":"article-journal","abstract":"Identifying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367E56">
        <w:fldChar w:fldCharType="separate"/>
      </w:r>
      <w:r w:rsidR="00367E56" w:rsidRPr="00367E56">
        <w:rPr>
          <w:vertAlign w:val="superscript"/>
        </w:rPr>
        <w:t>34</w:t>
      </w:r>
      <w:r w:rsidR="00367E56">
        <w:fldChar w:fldCharType="end"/>
      </w:r>
      <w:r>
        <w:t>, and challenging alignments (</w:t>
      </w:r>
      <w:r>
        <w:rPr>
          <w:i/>
        </w:rPr>
        <w:t>e.g.</w:t>
      </w:r>
      <w:r>
        <w:t>, transposable elements</w:t>
      </w:r>
      <w:r w:rsidR="00367E56">
        <w:fldChar w:fldCharType="begin"/>
      </w:r>
      <w:r w:rsidR="00367E56">
        <w:instrText xml:space="preserve"> ADDIN ZOTERO_ITEM CSL_CITATION {"citationID":"PVfxhkFi","properties":{"formattedCitation":"\\super 35\\nosupersub{}","plainCitation":"35","noteIndex":0},"citationItems":[{"id":5433,"uris":["http://zotero.org/users/10196124/items/8XCCVVCD"],"itemData":{"id":5433,"type":"article-journal","abstract":"Sequencing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367E56">
        <w:fldChar w:fldCharType="separate"/>
      </w:r>
      <w:r w:rsidR="00367E56" w:rsidRPr="00367E56">
        <w:rPr>
          <w:vertAlign w:val="superscript"/>
        </w:rPr>
        <w:t>35</w:t>
      </w:r>
      <w:r w:rsidR="00367E56">
        <w:fldChar w:fldCharType="end"/>
      </w:r>
      <w:r>
        <w:t>, PCR duplicates</w:t>
      </w:r>
      <w:r w:rsidR="00367E56">
        <w:fldChar w:fldCharType="begin"/>
      </w:r>
      <w:r w:rsidR="00367E56">
        <w:instrText xml:space="preserve"> ADDIN ZOTERO_ITEM CSL_CITATION {"citationID":"MlfxpnJW","properties":{"formattedCitation":"\\super 36\\nosupersub{}","plainCitation":"36","noteIndex":0},"citationItems":[{"id":5434,"uris":["http://zotero.org/users/10196124/items/2QZGJA3R"],"itemData":{"id":5434,"type":"article-journal","abstract":"Abstract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367E56">
        <w:fldChar w:fldCharType="separate"/>
      </w:r>
      <w:r w:rsidR="00367E56" w:rsidRPr="00367E56">
        <w:rPr>
          <w:vertAlign w:val="superscript"/>
        </w:rPr>
        <w:t>36</w:t>
      </w:r>
      <w:r w:rsidR="00367E56">
        <w:fldChar w:fldCharType="end"/>
      </w:r>
      <w:r>
        <w:t>, and copy-number variants</w:t>
      </w:r>
      <w:r w:rsidR="00367E56">
        <w:fldChar w:fldCharType="begin"/>
      </w:r>
      <w:r w:rsidR="00367E56">
        <w:instrText xml:space="preserve"> ADDIN ZOTERO_ITEM CSL_CITATION {"citationID":"if6VRWrW","properties":{"formattedCitation":"\\super 37\\nosupersub{}","plainCitation":"37","noteIndex":0},"citationItems":[{"id":5436,"uris":["http://zotero.org/users/10196124/items/QCV5E3J3"],"itemData":{"id":5436,"type":"article-journal","abstract":"Detection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schema":"https://github.com/citation-style-language/schema/raw/master/csl-citation.json"} </w:instrText>
      </w:r>
      <w:r w:rsidR="00367E56">
        <w:fldChar w:fldCharType="separate"/>
      </w:r>
      <w:r w:rsidR="00367E56" w:rsidRPr="00367E56">
        <w:rPr>
          <w:vertAlign w:val="superscript"/>
        </w:rPr>
        <w:t>37</w:t>
      </w:r>
      <w:r w:rsidR="00367E56">
        <w:fldChar w:fldCharType="end"/>
      </w:r>
      <w:r>
        <w:t xml:space="preserve">) are present in most genomic datasets (Figure 1). </w:t>
      </w:r>
    </w:p>
    <w:p w14:paraId="7EDDAC06" w14:textId="77777777" w:rsidR="00AB68AB" w:rsidRDefault="00000000">
      <w:pPr>
        <w:spacing w:before="0" w:after="0"/>
      </w:pPr>
      <w:r>
        <w:rPr>
          <w:i/>
        </w:rPr>
        <w:t>Post-variant filtering:</w:t>
      </w:r>
    </w:p>
    <w:p w14:paraId="191D6096" w14:textId="242D84B7" w:rsidR="00AB68AB" w:rsidRDefault="00000000">
      <w:pPr>
        <w:spacing w:before="0" w:after="0"/>
      </w:pPr>
      <w:r>
        <w:t xml:space="preserve">After pre-variant filtering, genomic work-flows typically proceed with </w:t>
      </w:r>
      <w:r>
        <w:rPr>
          <w:b/>
        </w:rPr>
        <w:t>genotyping</w:t>
      </w:r>
      <w:r>
        <w:t xml:space="preserve">, whereby genetic variants such as </w:t>
      </w:r>
      <w:r>
        <w:rPr>
          <w:b/>
        </w:rPr>
        <w:t>single nucleotide polymorphisms</w:t>
      </w:r>
      <w:r>
        <w:t xml:space="preserve"> (SNPs), insertions or deletions (indels), and</w:t>
      </w:r>
      <w:r>
        <w:rPr>
          <w:b/>
        </w:rPr>
        <w:t xml:space="preserve"> </w:t>
      </w:r>
      <w:r>
        <w:t>structural</w:t>
      </w:r>
      <w:r>
        <w:rPr>
          <w:b/>
        </w:rPr>
        <w:t xml:space="preserve"> </w:t>
      </w:r>
      <w:r>
        <w:t>variants</w:t>
      </w:r>
      <w:r>
        <w:rPr>
          <w:b/>
          <w:i/>
        </w:rPr>
        <w:t xml:space="preserve"> </w:t>
      </w:r>
      <w:r>
        <w:t>are algorithmically identified with software such as GATK</w:t>
      </w:r>
      <w:r w:rsidR="00367E56">
        <w:fldChar w:fldCharType="begin"/>
      </w:r>
      <w:r w:rsidR="00367E56">
        <w:instrText xml:space="preserve"> ADDIN ZOTERO_ITEM CSL_CITATION {"citationID":"3R8Neu2J","properties":{"formattedCitation":"\\super 38\\nosupersub{}","plainCitation":"38","noteIndex":0},"citationItems":[{"id":5438,"uris":["http://zotero.org/users/10196124/items/VNR7Y55J"],"itemData":{"id":5438,"type":"book","ISBN":"1-4919-7516-4","publisher":"O'Reilly Media","title":"Genomics in the cloud: using Docker, GATK, and WDL in Terra","author":[{"family":"Van der Auwera","given":"Geraldine A"},{"family":"O'Connor","given":"Brian D"}],"issued":{"date-parts":[["2020"]]},"citation-key":"vanderauweraGenomicsCloudUsing2020"}}],"schema":"https://github.com/citation-style-language/schema/raw/master/csl-citation.json"} </w:instrText>
      </w:r>
      <w:r w:rsidR="00367E56">
        <w:fldChar w:fldCharType="separate"/>
      </w:r>
      <w:r w:rsidR="00367E56" w:rsidRPr="00367E56">
        <w:rPr>
          <w:vertAlign w:val="superscript"/>
        </w:rPr>
        <w:t>38</w:t>
      </w:r>
      <w:r w:rsidR="00367E56">
        <w:fldChar w:fldCharType="end"/>
      </w:r>
      <w:r>
        <w:t>, ANGSD</w:t>
      </w:r>
      <w:r w:rsidR="00367E56">
        <w:fldChar w:fldCharType="begin"/>
      </w:r>
      <w:r w:rsidR="00367E56">
        <w:instrText xml:space="preserve"> ADDIN ZOTERO_ITEM CSL_CITATION {"citationID":"enyGn11J","properties":{"formattedCitation":"\\super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STACKS</w:t>
      </w:r>
      <w:r w:rsidR="00367E56">
        <w:fldChar w:fldCharType="begin"/>
      </w:r>
      <w:r w:rsidR="00367E56">
        <w:instrText xml:space="preserve"> ADDIN ZOTERO_ITEM CSL_CITATION {"citationID":"Vvq4nkks","properties":{"formattedCitation":"\\super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9</w:t>
      </w:r>
      <w:r w:rsidR="00367E56">
        <w:fldChar w:fldCharType="end"/>
      </w:r>
      <w:r>
        <w:t>, ipyRAD</w:t>
      </w:r>
      <w:r w:rsidR="00367E56">
        <w:fldChar w:fldCharType="begin"/>
      </w:r>
      <w:r w:rsidR="00367E56">
        <w:instrText xml:space="preserve"> ADDIN ZOTERO_ITEM CSL_CITATION {"citationID":"a0kW6moV","properties":{"formattedCitation":"\\super 40\\nosupersub{}","plainCitation":"40","noteIndex":0},"citationItems":[{"id":5441,"uris":["http://zotero.org/users/10196124/items/NWLX9THC"],"itemData":{"id":5441,"type":"article-journal","abstract":"ipyrad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367E56">
        <w:fldChar w:fldCharType="separate"/>
      </w:r>
      <w:r w:rsidR="00367E56" w:rsidRPr="00367E56">
        <w:rPr>
          <w:vertAlign w:val="superscript"/>
        </w:rPr>
        <w:t>40</w:t>
      </w:r>
      <w:r w:rsidR="00367E56">
        <w:fldChar w:fldCharType="end"/>
      </w:r>
      <w:r>
        <w:t>, or LUMPY</w:t>
      </w:r>
      <w:r w:rsidR="00367E56">
        <w:fldChar w:fldCharType="begin"/>
      </w:r>
      <w:r w:rsidR="00367E56">
        <w:instrText xml:space="preserve"> ADDIN ZOTERO_ITEM CSL_CITATION {"citationID":"LEqPPtW6","properties":{"formattedCitation":"\\super 41\\nosupersub{}","plainCitation":"41","noteIndex":0},"citationItems":[{"id":5442,"uris":["http://zotero.org/users/10196124/items/RNBDT7ZG"],"itemData":{"id":5442,"type":"article-journal","abstract":"Comprehensive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367E56">
        <w:fldChar w:fldCharType="separate"/>
      </w:r>
      <w:r w:rsidR="00367E56" w:rsidRPr="00367E56">
        <w:rPr>
          <w:vertAlign w:val="superscript"/>
        </w:rPr>
        <w:t>41</w:t>
      </w:r>
      <w:r w:rsidR="00367E56">
        <w:fldChar w:fldCharType="end"/>
      </w:r>
      <w:r>
        <w:t>. During this process, the read depth (or coverage) of each locus must be considered, since additional depth of coverage allows for more confidence in genotyping (and subsequently downstream inferences) either directly by marking genotypes as missing if below a certain read depth or indirectly by removing genotypes with poor quality scores caused by low read depths</w:t>
      </w:r>
      <w:r w:rsidR="00367E56">
        <w:fldChar w:fldCharType="begin"/>
      </w:r>
      <w:r w:rsidR="00367E56">
        <w:instrText xml:space="preserve"> ADDIN ZOTERO_ITEM CSL_CITATION {"citationID":"WJ0HzLrp","properties":{"formattedCitation":"\\super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 The depth and/or quality filters used at this step vary substantially across studies (see Box 1). Note, however, that well-developed approaches to make use of low coverage sites do exist</w:t>
      </w:r>
      <w:r w:rsidR="00367E56">
        <w:fldChar w:fldCharType="begin"/>
      </w:r>
      <w:r w:rsidR="00367E56">
        <w:instrText xml:space="preserve"> ADDIN ZOTERO_ITEM CSL_CITATION {"citationID":"svLotnL6","properties":{"formattedCitation":"\\super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xml:space="preserve">, and so filtering out such loci is not </w:t>
      </w:r>
      <w:r>
        <w:rPr>
          <w:i/>
        </w:rPr>
        <w:t>always</w:t>
      </w:r>
      <w:r>
        <w:t xml:space="preserve"> necessary.</w:t>
      </w:r>
    </w:p>
    <w:p w14:paraId="170F1E74" w14:textId="77777777" w:rsidR="00AB68AB" w:rsidRDefault="00000000">
      <w:pPr>
        <w:spacing w:before="0" w:after="0"/>
      </w:pPr>
      <w:r>
        <w:lastRenderedPageBreak/>
        <w:t>While many different ways to filter called genotypic data exist (see Table 1), we will focus here on four particularly widely-used filters (Box 1; Figure 2). Below, in the “Solutions and Best Practices” section, we suggest how to best implement these filters.</w:t>
      </w:r>
    </w:p>
    <w:p w14:paraId="3A101851" w14:textId="53B262B5" w:rsidR="00AB68AB" w:rsidRDefault="00000000">
      <w:pPr>
        <w:spacing w:before="0" w:after="0"/>
        <w:rPr>
          <w:i/>
        </w:rPr>
      </w:pPr>
      <w:r>
        <w:rPr>
          <w:b/>
          <w:i/>
        </w:rPr>
        <w:t>Missing Data</w:t>
      </w:r>
      <w:r>
        <w:t>: filtering out loci or individuals with a user-defined amount (or proportion) of missing data, where an excess of missing data can indicate something awry with sample collection and preservation, genomic library preparation, or alignment, all of which can obscure patterns of variation</w:t>
      </w:r>
      <w:r w:rsidR="00367E56">
        <w:fldChar w:fldCharType="begin"/>
      </w:r>
      <w:r w:rsidR="00367E56">
        <w:instrText xml:space="preserve"> ADDIN ZOTERO_ITEM CSL_CITATION {"citationID":"eXmMxe5j","properties":{"formattedCitation":"\\super 43\\nosupersub{}","plainCitation":"43","noteIndex":0},"citationItems":[{"id":5507,"uris":["http://zotero.org/users/10196124/items/4HRGDTGJ"],"itemData":{"id":5507,"type":"article-journal","abstract":"Recent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367E56">
        <w:fldChar w:fldCharType="separate"/>
      </w:r>
      <w:r w:rsidR="00367E56" w:rsidRPr="00367E56">
        <w:rPr>
          <w:vertAlign w:val="superscript"/>
        </w:rPr>
        <w:t>43</w:t>
      </w:r>
      <w:r w:rsidR="00367E56">
        <w:fldChar w:fldCharType="end"/>
      </w:r>
      <w:r>
        <w:t xml:space="preserve">. The filtering choices used for missing data vary </w:t>
      </w:r>
      <w:r>
        <w:rPr>
          <w:i/>
        </w:rPr>
        <w:t>widely</w:t>
      </w:r>
      <w:r>
        <w:t xml:space="preserve"> among studies and the downstream consequences are rarely evaluated (Boxes 1).</w:t>
      </w:r>
    </w:p>
    <w:p w14:paraId="16819C8B" w14:textId="77777777" w:rsidR="00AB68AB" w:rsidRDefault="00000000">
      <w:pPr>
        <w:spacing w:before="0" w:after="0"/>
      </w:pPr>
      <w:r>
        <w:rPr>
          <w:b/>
          <w:i/>
        </w:rPr>
        <w:t>Minor Allele Frequency (MAF)</w:t>
      </w:r>
      <w:r>
        <w:t>: filtering out loci (typically SNPs) where the less frequent allele (</w:t>
      </w:r>
      <w:r>
        <w:rPr>
          <w:i/>
        </w:rPr>
        <w:t>i.e.</w:t>
      </w:r>
      <w:r>
        <w:t xml:space="preserve">, the minor allele) occurs below a certain frequency. MAF filtering is </w:t>
      </w:r>
      <w:r>
        <w:rPr>
          <w:i/>
        </w:rPr>
        <w:t xml:space="preserve">usually </w:t>
      </w:r>
      <w:r>
        <w:t xml:space="preserve">based on the assumption that </w:t>
      </w:r>
      <w:r>
        <w:rPr>
          <w:b/>
        </w:rPr>
        <w:t xml:space="preserve">singletons </w:t>
      </w:r>
      <w:r>
        <w:t>or</w:t>
      </w:r>
      <w:r>
        <w:rPr>
          <w:b/>
        </w:rPr>
        <w:t xml:space="preserve"> other rare variants</w:t>
      </w:r>
      <w:r>
        <w:t xml:space="preserve"> that occur at a frequency of less than 5% are likely the product of genotyping errors, and so is typically (but not universally) filtered to this specific stringency (Box 1). Depending on the analysis and objectives, this filter can be applied globally (i.e., across all populations) or within each population. </w:t>
      </w:r>
    </w:p>
    <w:p w14:paraId="055F2E0E" w14:textId="77777777" w:rsidR="00AB68AB" w:rsidRDefault="00000000">
      <w:pPr>
        <w:spacing w:before="0" w:after="0"/>
      </w:pPr>
      <w:r>
        <w:rPr>
          <w:b/>
          <w:i/>
        </w:rPr>
        <w:t>Minor Allele Count (MAC)</w:t>
      </w:r>
      <w:r>
        <w:t>: an alternative to MAF filtering wherein loci are removed based on the absolute count of the minor allele rather than its frequency, allowing for more consistent filtering across samples of different sizes (although arguably producing an uneven MAF filter across those same samples). A MAC may be preferable over a MAF to remove only singletons (or doubletons, etc), or when small samples of individuals exist while filtering within populations or collections.</w:t>
      </w:r>
    </w:p>
    <w:p w14:paraId="2F769359" w14:textId="7302A45D" w:rsidR="00AB68AB" w:rsidRDefault="00000000">
      <w:pPr>
        <w:spacing w:before="0" w:after="0"/>
      </w:pPr>
      <w:r>
        <w:rPr>
          <w:b/>
          <w:i/>
        </w:rPr>
        <w:t>Hardy-Weinberg Proportions (HWP)</w:t>
      </w:r>
      <w:r>
        <w:t>: filtering out loci based on statistically significant (for a given alpha/</w:t>
      </w:r>
      <w:r>
        <w:rPr>
          <w:i/>
        </w:rPr>
        <w:t>p</w:t>
      </w:r>
      <w:r>
        <w:t>-value; see Box 1) deviations from Hardy-Weinberg proportions. HWP is a common assumption of many downstream analytical tools (</w:t>
      </w:r>
      <w:r>
        <w:rPr>
          <w:i/>
        </w:rPr>
        <w:t>e.g.,</w:t>
      </w:r>
      <w:r>
        <w:t xml:space="preserve"> STRUCTURE</w:t>
      </w:r>
      <w:r w:rsidR="00367E56">
        <w:fldChar w:fldCharType="begin"/>
      </w:r>
      <w:r w:rsidR="00367E56">
        <w:instrText xml:space="preserve"> ADDIN ZOTERO_ITEM CSL_CITATION {"citationID":"Pp3wV9mn","properties":{"formattedCitation":"\\super 44\\nosupersub{}","plainCitation":"44","noteIndex":0},"citationItems":[{"id":"ttQi3pPg/wQV5PMmQ","uris":["http://zotero.org/users/local/nWY58Val/items/53WR2XYW"],"itemData":{"id":24,"type":"article-journal","container-title":"Genetics","DOI":"10.1093/genetics/155.2.945","ISSN":"1943-2631","issue":"2","journalAbbreviation":"Genetics","page":"945-959","source":"Silverchair","title":"Inference of Population Structure Using Multilocus Genotype Data","volume":"155","author":[{"family":"Pritchard","given":"Jonathan K"},{"family":"Stephens","given":"Matthew"},{"family":"Donnelly","given":"Peter"}],"issued":{"date-parts":[["2000",6,1]]}}}],"schema":"https://github.com/citation-style-language/schema/raw/master/csl-citation.json"} </w:instrText>
      </w:r>
      <w:r w:rsidR="00367E56">
        <w:fldChar w:fldCharType="separate"/>
      </w:r>
      <w:r w:rsidR="00367E56" w:rsidRPr="00367E56">
        <w:rPr>
          <w:vertAlign w:val="superscript"/>
        </w:rPr>
        <w:t>44</w:t>
      </w:r>
      <w:r w:rsidR="00367E56">
        <w:fldChar w:fldCharType="end"/>
      </w:r>
      <w:r>
        <w:t xml:space="preserve">), and removing </w:t>
      </w:r>
      <w:r>
        <w:lastRenderedPageBreak/>
        <w:t>loci that violate HWP can help ensure unbiased results for downstream analyses</w:t>
      </w:r>
      <w:r w:rsidR="00367E56">
        <w:fldChar w:fldCharType="begin"/>
      </w:r>
      <w:r w:rsidR="00367E56">
        <w:instrText xml:space="preserve"> ADDIN ZOTERO_ITEM CSL_CITATION {"citationID":"ziGenzcU","properties":{"formattedCitation":"\\super 45\\nosupersub{}","plainCitation":"45","noteIndex":0},"citationItems":[{"id":5230,"uris":["http://zotero.org/users/10196124/items/GCG564EL"],"itemData":{"id":5230,"type":"article-journal","abstract":"Testing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367E56" w:rsidRPr="00367E56">
        <w:rPr>
          <w:vertAlign w:val="superscript"/>
        </w:rPr>
        <w:t>45</w:t>
      </w:r>
      <w:r w:rsidR="00367E56">
        <w:fldChar w:fldCharType="end"/>
      </w:r>
      <w:r>
        <w:t xml:space="preserve">. It is crucial to correct </w:t>
      </w:r>
      <w:r>
        <w:rPr>
          <w:i/>
        </w:rPr>
        <w:t>p</w:t>
      </w:r>
      <w:r>
        <w:t xml:space="preserve">-values for multiple tests in datasets with many loci, yet this is rarely done </w:t>
      </w:r>
      <w:r w:rsidR="00367E56">
        <w:fldChar w:fldCharType="begin"/>
      </w:r>
      <w:r w:rsidR="00367E56">
        <w:instrText xml:space="preserve"> ADDIN ZOTERO_ITEM CSL_CITATION {"citationID":"5r4npaso","properties":{"formattedCitation":"\\super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 Researchers who do correct for multiple tests should (but rarely do) explicitly report the reasoning behind the correction method they use, which can vary in stringency (from Benjamini–Hochberg</w:t>
      </w:r>
      <w:r w:rsidR="00367E56">
        <w:fldChar w:fldCharType="begin"/>
      </w:r>
      <w:r w:rsidR="00367E56">
        <w:instrText xml:space="preserve"> ADDIN ZOTERO_ITEM CSL_CITATION {"citationID":"jd6U2CoI","properties":{"formattedCitation":"\\super 47\\nosupersub{}","plainCitation":"47","noteIndex":0},"citationItems":[{"id":5510,"uris":["http://zotero.org/users/10196124/items/583ZMUE7"],"itemData":{"id":5510,"type":"article-journal","abstract":"SUMMARY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(Methodological)","DOI":"10.1111/j.2517-6161.1995.tb02031.x","ISSN":"0035-9246","issue":"1","journalAbbreviation":"Journal of the Royal Statistical Society: Series B (Methodological)","note":"publisher: John Wiley &amp; Sons, Ltd","page":"289-300","title":"Controlling the False Discovery Rate: A Practical and Powerful Approach to Multiple Testing","volume":"57","author":[{"family":"Benjamini","given":"Yoav"},{"family":"Hochberg","given":"Yosef"}],"issued":{"date-parts":[["1995",1,1]]},"citation-key":"benjaminiControllingFalseDiscovery1995"}}],"schema":"https://github.com/citation-style-language/schema/raw/master/csl-citation.json"} </w:instrText>
      </w:r>
      <w:r w:rsidR="00367E56">
        <w:fldChar w:fldCharType="separate"/>
      </w:r>
      <w:r w:rsidR="00367E56" w:rsidRPr="00367E56">
        <w:rPr>
          <w:vertAlign w:val="superscript"/>
        </w:rPr>
        <w:t>47</w:t>
      </w:r>
      <w:r w:rsidR="00367E56">
        <w:fldChar w:fldCharType="end"/>
      </w:r>
      <w:r>
        <w:t xml:space="preserve"> to sequential or simple/stringent Bonferroni</w:t>
      </w:r>
      <w:r w:rsidR="00367E56">
        <w:fldChar w:fldCharType="begin"/>
      </w:r>
      <w:r w:rsidR="00367E56">
        <w:instrText xml:space="preserve"> ADDIN ZOTERO_ITEM CSL_CITATION {"citationID":"hmGGzS7u","properties":{"formattedCitation":"\\super 48\\nosupersub{}","plainCitation":"48","noteIndex":0},"citationItems":[{"id":2377,"uris":["http://zotero.org/users/10196124/items/P2UUJ7HT"],"itemData":{"id":2377,"type":"article-journal","abstract":"This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367E56">
        <w:fldChar w:fldCharType="separate"/>
      </w:r>
      <w:r w:rsidR="00367E56" w:rsidRPr="00367E56">
        <w:rPr>
          <w:vertAlign w:val="superscript"/>
        </w:rPr>
        <w:t>48</w:t>
      </w:r>
      <w:r w:rsidR="00367E56">
        <w:fldChar w:fldCharType="end"/>
      </w:r>
      <w:r>
        <w:t xml:space="preserve">). Note, however, that more stringent multiple testing correction for HWE actually </w:t>
      </w:r>
      <w:r>
        <w:rPr>
          <w:i/>
        </w:rPr>
        <w:t xml:space="preserve">decreases </w:t>
      </w:r>
      <w:r>
        <w:t>filtering stringency overall, since more loci will be found to be insignificant and thus retained. Ultimately, different approaches and alpha thresholds can vary depending on the questions/methods used and their tolerance for including problematic loci</w:t>
      </w:r>
      <w:r w:rsidR="00367E56">
        <w:fldChar w:fldCharType="begin"/>
      </w:r>
      <w:r w:rsidR="00367E56">
        <w:instrText xml:space="preserve"> ADDIN ZOTERO_ITEM CSL_CITATION {"citationID":"3DttKKoZ","properties":{"formattedCitation":"\\super 49\\nosupersub{}","plainCitation":"49","noteIndex":0},"citationItems":[{"id":5513,"uris":["http://zotero.org/users/10196124/items/PCJG4PT2"],"itemData":{"id":5513,"type":"book","abstract":"Loss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w:t>
      </w:r>
      <w:r w:rsidR="00367E56">
        <w:fldChar w:fldCharType="end"/>
      </w:r>
      <w:r>
        <w:t>. HWP deviations can often reflect sequencing or assembly errors (such as a heterozygote deficit caused by allelic dropout or a heterozygote excess caused by paralogous regions; see</w:t>
      </w:r>
      <w:r w:rsidR="00367E56">
        <w:fldChar w:fldCharType="begin"/>
      </w:r>
      <w:r w:rsidR="00367E56">
        <w:instrText xml:space="preserve"> ADDIN ZOTERO_ITEM CSL_CITATION {"citationID":"UjcLfkEt","properties":{"formattedCitation":"\\super 50\\uc0\\u8211{}52\\nosupersub{}","plainCitation":"50–52","noteIndex":0},"citationItems":[{"id":5214,"uris":["http://zotero.org/users/10196124/items/U4RAAQMS"],"itemData":{"id":5214,"type":"article-journal","abstract":"Abstract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id":5338,"uris":["http://zotero.org/users/10196124/items/T32AGEDZ"],"itemData":{"id":5338,"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367E56">
        <w:fldChar w:fldCharType="separate"/>
      </w:r>
      <w:r w:rsidR="00367E56" w:rsidRPr="00367E56">
        <w:rPr>
          <w:vertAlign w:val="superscript"/>
        </w:rPr>
        <w:t>50–52</w:t>
      </w:r>
      <w:r w:rsidR="00367E56">
        <w:fldChar w:fldCharType="end"/>
      </w:r>
      <w:r>
        <w:t xml:space="preserve">). However, inappropriately removing loci out of HWP can remove loci that, for example, are indicative of cryptic population sub-structuring or strong selection (Figure </w:t>
      </w:r>
      <w:r>
        <w:rPr>
          <w:highlight w:val="yellow"/>
        </w:rPr>
        <w:t>1b</w:t>
      </w:r>
      <w:r>
        <w:t>). As a result, it is crucial to filter for HWP within populations rather than globally (pooled populations)</w:t>
      </w:r>
      <w:r w:rsidR="00367E56">
        <w:fldChar w:fldCharType="begin"/>
      </w:r>
      <w:r w:rsidR="00367E56">
        <w:instrText xml:space="preserve"> ADDIN ZOTERO_ITEM CSL_CITATION {"citationID":"mOEppphu","properties":{"formattedCitation":"\\super 53\\nosupersub{}","plainCitation":"53","noteIndex":0},"citationItems":[{"id":"ttQi3pPg/qP0yF1wA","uris":["http://zotero.org/users/local/nWY58Val/items/P24LDBB6"],"itemData":{"id":35,"type":"article-journal","container-title":"Molecular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to do so with a low stringency if loci under selection or those that differ between populations are of interest.  </w:t>
      </w:r>
    </w:p>
    <w:p w14:paraId="72FF8303" w14:textId="003E10E2" w:rsidR="00AB68AB" w:rsidRDefault="00000000">
      <w:pPr>
        <w:spacing w:before="0" w:after="0"/>
      </w:pPr>
      <w:r>
        <w:rPr>
          <w:b/>
          <w:i/>
        </w:rPr>
        <w:t>Linkage disequilibrium (LD)</w:t>
      </w:r>
      <w:r>
        <w:t>: pruning clusters of loci that are in substantial LD with each other down to a single locus to ensure statistical independence among loci - a common assumption made by many downstream methods. For example, methods based on the site frequency spectrum (SFS) of a population may be biased if allele frequencies in a variant-rich region differ from the genome-wide average</w:t>
      </w:r>
      <w:r w:rsidR="00717BCE">
        <w:t xml:space="preserve">. </w:t>
      </w:r>
      <w:r>
        <w:t>Similarly, failure to remove non-independent (linked) loci can bias estimates of parameters like effective population size (</w:t>
      </w:r>
      <w:r>
        <w:rPr>
          <w:i/>
        </w:rPr>
        <w:t>N</w:t>
      </w:r>
      <w:r>
        <w:rPr>
          <w:vertAlign w:val="subscript"/>
        </w:rPr>
        <w:t>e</w:t>
      </w:r>
      <w:r>
        <w:t>)</w:t>
      </w:r>
      <w:r w:rsidR="00367E56">
        <w:fldChar w:fldCharType="begin"/>
      </w:r>
      <w:r w:rsidR="00367E56">
        <w:instrText xml:space="preserve"> ADDIN ZOTERO_ITEM CSL_CITATION {"citationID":"JxMqxF4R","properties":{"formattedCitation":"\\super 54\\nosupersub{}","plainCitation":"54","noteIndex":0},"citationItems":[{"id":5514,"uris":["http://zotero.org/users/10196124/items/WUI32P5G"],"itemData":{"id":5514,"type":"article-journal","abstract":"Abstract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367E56">
        <w:fldChar w:fldCharType="separate"/>
      </w:r>
      <w:r w:rsidR="00367E56" w:rsidRPr="00367E56">
        <w:rPr>
          <w:vertAlign w:val="superscript"/>
        </w:rPr>
        <w:t>54</w:t>
      </w:r>
      <w:r w:rsidR="00367E56">
        <w:fldChar w:fldCharType="end"/>
      </w:r>
      <w:r>
        <w:t xml:space="preserve">.  However, filtering out SNPs based on LD could also strongly influence diversity estimates (such as the number of segregating sites across genomic regions). Studies that lack a high-quality reference </w:t>
      </w:r>
      <w:r>
        <w:lastRenderedPageBreak/>
        <w:t>may also require LD filters to ensure independence of loci or contigs</w:t>
      </w:r>
      <w:r w:rsidR="00367E56">
        <w:fldChar w:fldCharType="begin"/>
      </w:r>
      <w:r w:rsidR="00367E56">
        <w:instrText xml:space="preserve"> ADDIN ZOTERO_ITEM CSL_CITATION {"citationID":"XU3EcPnC","properties":{"formattedCitation":"\\super 55\\nosupersub{}","plainCitation":"55","noteIndex":0},"citationItems":[{"id":1662,"uris":["http://zotero.org/users/10196124/items/PJN6U6X5"],"itemData":{"id":1662,"type":"article-journal","container-title":"Heredity","note":"publisher: The Genetics Society Macmillan Publishers Limited, part of Springer Nature.\nCitation Key: Waples2016a","page":"233","title":"Estimating contemporary effective population size in non-model species using linkage disequilibrium across thousands of loci","volume":"117","author":[{"family":"Waples","given":"R K"},{"family":"Larson","given":"W A"},{"family":"Waples","given":"R S"}],"issued":{"date-parts":[["2016",8,24]]},"citation-key":"Waples2016a"}}],"schema":"https://github.com/citation-style-language/schema/raw/master/csl-citation.json"} </w:instrText>
      </w:r>
      <w:r w:rsidR="00367E56">
        <w:fldChar w:fldCharType="separate"/>
      </w:r>
      <w:r w:rsidR="00367E56" w:rsidRPr="00367E56">
        <w:rPr>
          <w:vertAlign w:val="superscript"/>
        </w:rPr>
        <w:t>55</w:t>
      </w:r>
      <w:r w:rsidR="00367E56">
        <w:fldChar w:fldCharType="end"/>
      </w:r>
      <w:r>
        <w:t xml:space="preserve">, which can be accomplished through pairwise correlation measures such as Pearson’s </w:t>
      </w:r>
      <w:r>
        <w:rPr>
          <w:i/>
        </w:rPr>
        <w:t>r</w:t>
      </w:r>
      <w:r>
        <w:rPr>
          <w:vertAlign w:val="superscript"/>
        </w:rPr>
        <w:t>2</w:t>
      </w:r>
      <w:r>
        <w:t xml:space="preserve">. Additionally, many researchers working with </w:t>
      </w:r>
      <w:r>
        <w:rPr>
          <w:i/>
        </w:rPr>
        <w:t>de novo</w:t>
      </w:r>
      <w:r>
        <w:t>-assembled datasets simply extract a single SNP from each contig to mitigate the effects of linkage (though this assumes distinct stacks/contigs are themselves unlinked). Corrections for multiple testing are also important for LD filtering, but seldom reported</w:t>
      </w:r>
      <w:r w:rsidR="00367E56">
        <w:fldChar w:fldCharType="begin"/>
      </w:r>
      <w:r w:rsidR="00367E56">
        <w:instrText xml:space="preserve"> ADDIN ZOTERO_ITEM CSL_CITATION {"citationID":"2GYctmRH","properties":{"formattedCitation":"\\super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w:t>
      </w:r>
    </w:p>
    <w:p w14:paraId="4F520772" w14:textId="77777777" w:rsidR="00AB68AB" w:rsidRDefault="00AB68AB">
      <w:pPr>
        <w:spacing w:before="0" w:after="0"/>
      </w:pPr>
    </w:p>
    <w:p w14:paraId="18F475E9" w14:textId="77777777" w:rsidR="00AB68AB" w:rsidRDefault="00000000">
      <w:pPr>
        <w:spacing w:before="0"/>
        <w:ind w:firstLine="0"/>
        <w:rPr>
          <w:b/>
        </w:rPr>
      </w:pPr>
      <w:commentRangeStart w:id="7"/>
      <w:r>
        <w:rPr>
          <w:b/>
        </w:rPr>
        <w:t>Effects</w:t>
      </w:r>
      <w:commentRangeEnd w:id="7"/>
      <w:r>
        <w:commentReference w:id="7"/>
      </w:r>
      <w:r>
        <w:rPr>
          <w:b/>
        </w:rPr>
        <w:t xml:space="preserve"> of filtering:</w:t>
      </w:r>
    </w:p>
    <w:p w14:paraId="755C28C8" w14:textId="77777777" w:rsidR="00AB68AB" w:rsidRDefault="00000000">
      <w:pPr>
        <w:spacing w:before="0" w:after="0"/>
      </w:pPr>
      <w:r>
        <w:t xml:space="preserve">The effects of filtering are often unappreciated and unknown in genomic studies. While </w:t>
      </w:r>
      <w:r>
        <w:rPr>
          <w:i/>
        </w:rPr>
        <w:t>concerning</w:t>
      </w:r>
      <w:r>
        <w:t xml:space="preserve">, this is not particularly </w:t>
      </w:r>
      <w:r>
        <w:rPr>
          <w:i/>
        </w:rPr>
        <w:t>surprising</w:t>
      </w:r>
      <w:r>
        <w:t>, since</w:t>
      </w:r>
      <w:r>
        <w:rPr>
          <w:i/>
        </w:rPr>
        <w:t xml:space="preserve"> </w:t>
      </w:r>
      <w:r>
        <w:t xml:space="preserve">1) many different filtering approaches exist, 2) filtering requires non-trivial time and computational resources to perform, and 3) all individual filters can be applied with different thresholds and at different data processing stages </w:t>
      </w:r>
      <w:del w:id="8" w:author="Jared Grummer" w:date="2023-07-14T19:59:00Z">
        <w:r>
          <w:delText xml:space="preserve"> </w:delText>
        </w:r>
      </w:del>
      <w:r>
        <w:t>(Table 1). Indeed, circumstances exist where the same type of filter can, and possibly should, be applied at multiple stages of the bioinformatic process (Table 1). Furthermore, many types of filtering occur during the “black box” of alignment and genotyping, leading many investigators (ourselves shamefully included) to simply use default settings and not think about the downstream consequences. This is in part because the added complexity can be overwhelming, time-consuming to properly address and understand, and ultimately distract from the main goals of the study. Nevertheless, we propose two key principles that researchers should apply when filtering nearly every genomic dataset:</w:t>
      </w:r>
    </w:p>
    <w:p w14:paraId="6B958940" w14:textId="77777777" w:rsidR="00AB68AB" w:rsidRDefault="00000000">
      <w:pPr>
        <w:spacing w:before="0" w:after="0"/>
        <w:ind w:left="720" w:firstLine="0"/>
      </w:pPr>
      <w:r>
        <w:lastRenderedPageBreak/>
        <w:t xml:space="preserve">1) </w:t>
      </w:r>
      <w:r>
        <w:rPr>
          <w:i/>
        </w:rPr>
        <w:t xml:space="preserve"> Different filtering choices can result in different results</w:t>
      </w:r>
      <w:r>
        <w:t xml:space="preserve"> such that two researchers, analyzing the same dataset but using different filters, could reach entirely different conclusio</w:t>
      </w:r>
      <w:commentRangeStart w:id="9"/>
      <w:commentRangeStart w:id="10"/>
      <w:r>
        <w:t>ns.</w:t>
      </w:r>
      <w:commentRangeEnd w:id="9"/>
      <w:r>
        <w:commentReference w:id="9"/>
      </w:r>
      <w:commentRangeEnd w:id="10"/>
      <w:r>
        <w:commentReference w:id="10"/>
      </w:r>
    </w:p>
    <w:p w14:paraId="62BF3B2F" w14:textId="77777777" w:rsidR="00AB68AB" w:rsidRDefault="00000000">
      <w:pPr>
        <w:spacing w:before="0" w:after="0"/>
        <w:ind w:left="720" w:firstLine="0"/>
      </w:pPr>
      <w:r>
        <w:t xml:space="preserve">2)  </w:t>
      </w:r>
      <w:r>
        <w:rPr>
          <w:i/>
        </w:rPr>
        <w:t>Distinctively-filtered versions of the same dataset should be used to address specific questions and to quantify the effects of filtering.</w:t>
      </w:r>
      <w:r>
        <w:t xml:space="preserve"> Investigators</w:t>
      </w:r>
      <w:r>
        <w:rPr>
          <w:i/>
        </w:rPr>
        <w:t xml:space="preserve"> </w:t>
      </w:r>
      <w:r>
        <w:t>should filter their data in multiple ways, report the results of such filtering on downstream analyses, and, importantly, think critically to ensure that the filtered datasets used to answer specific questions are appropriate and do not themselves create a significant source of bias.</w:t>
      </w:r>
    </w:p>
    <w:p w14:paraId="5D4E594E" w14:textId="77777777" w:rsidR="00AB68AB" w:rsidRDefault="00000000">
      <w:pPr>
        <w:spacing w:before="0" w:after="0"/>
        <w:ind w:firstLine="0"/>
      </w:pPr>
      <w:r>
        <w:t>The thoughtful application of these principles should help investigators avoid biased conclusions and produce more consistent and biologically meaningful results. To show the importance of these principles, we discuss some examples of major filtering impacts on statistical outcomes below.</w:t>
      </w:r>
    </w:p>
    <w:p w14:paraId="21C5005F" w14:textId="5FFE2A4B" w:rsidR="00AB68AB" w:rsidRDefault="00000000">
      <w:pPr>
        <w:spacing w:before="0" w:after="0"/>
      </w:pPr>
      <w:r>
        <w:t xml:space="preserve"> We illustrate how changing filtering thresholds for two key filters (MAF and missing data) leads to different results</w:t>
      </w:r>
      <w:ins w:id="11" w:author="gordon luikart" w:date="2023-07-14T03:54:00Z">
        <w:r>
          <w:t xml:space="preserve"> </w:t>
        </w:r>
      </w:ins>
      <w:r>
        <w:t xml:space="preserve">for three pre-existing empirical datasets (Box 2). While MAF filters are often applied to remove </w:t>
      </w:r>
      <w:r>
        <w:rPr>
          <w:b/>
        </w:rPr>
        <w:t>singletons or other rare variants</w:t>
      </w:r>
      <w:r>
        <w:t xml:space="preserve">, which can reflect sequencing or genotyping errors, these rare variants (e.g., MAF &lt; 0.05) are critical in several analyses including demographic estimation and tests for selection. Most notably, </w:t>
      </w:r>
      <w:r>
        <w:rPr>
          <w:b/>
          <w:i/>
        </w:rPr>
        <w:t>Tajima’s D</w:t>
      </w:r>
      <w:r>
        <w:t>, a commonly used indicator of both demographic history and response to selection</w:t>
      </w:r>
      <w:r w:rsidR="00367E56">
        <w:fldChar w:fldCharType="begin"/>
      </w:r>
      <w:r w:rsidR="00367E56">
        <w:instrText xml:space="preserve"> ADDIN ZOTERO_ITEM CSL_CITATION {"citationID":"o2a4C3gO","properties":{"formattedCitation":"\\super 56\\nosupersub{}","plainCitation":"56","noteIndex":0},"citationItems":[{"id":5480,"uris":["http://zotero.org/users/10196124/items/FWN4DTTY"],"itemData":{"id":5480,"type":"article-journal","abstract":"Reconstructing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367E56">
        <w:fldChar w:fldCharType="separate"/>
      </w:r>
      <w:r w:rsidR="00367E56" w:rsidRPr="00367E56">
        <w:rPr>
          <w:vertAlign w:val="superscript"/>
        </w:rPr>
        <w:t>56</w:t>
      </w:r>
      <w:r w:rsidR="00367E56">
        <w:fldChar w:fldCharType="end"/>
      </w:r>
      <w:r>
        <w:t xml:space="preserve">, is </w:t>
      </w:r>
      <w:r>
        <w:rPr>
          <w:i/>
        </w:rPr>
        <w:t>substantially</w:t>
      </w:r>
      <w:r>
        <w:t xml:space="preserve"> biased by a MAF filter choice, leading to widely differing biological inferences depending on filtering stringency (Box 2). In this case, our recommendations are straightforward:  because low-frequency alleles heavily influence Tajima’s D</w:t>
      </w:r>
      <w:r w:rsidR="00367E56">
        <w:fldChar w:fldCharType="begin"/>
      </w:r>
      <w:r w:rsidR="00367E56">
        <w:instrText xml:space="preserve"> ADDIN ZOTERO_ITEM CSL_CITATION {"citationID":"oRuD7RMd","properties":{"formattedCitation":"\\super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t xml:space="preserve">, researchers should use both </w:t>
      </w:r>
      <w:r>
        <w:rPr>
          <w:i/>
        </w:rPr>
        <w:t>no</w:t>
      </w:r>
      <w:r>
        <w:t xml:space="preserve"> MAF filter and a </w:t>
      </w:r>
      <w:r>
        <w:rPr>
          <w:i/>
        </w:rPr>
        <w:t>very minor</w:t>
      </w:r>
      <w:r>
        <w:t xml:space="preserve"> one (such as a singleton filter to catch the most blatant sequencing errors) and compare the results when using the statistic</w:t>
      </w:r>
      <w:r w:rsidR="00367E56">
        <w:fldChar w:fldCharType="begin"/>
      </w:r>
      <w:r w:rsidR="00367E56">
        <w:instrText xml:space="preserve"> ADDIN ZOTERO_ITEM CSL_CITATION {"citationID":"xTl1OKyc","properties":{"formattedCitation":"\\super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t xml:space="preserve">. The effects of this and other filtering </w:t>
      </w:r>
      <w:r>
        <w:lastRenderedPageBreak/>
        <w:t>choices on other genetic metrics can also be significant for several diversity estimators and demographic inferences</w:t>
      </w:r>
      <w:r w:rsidR="00367E56">
        <w:fldChar w:fldCharType="begin"/>
      </w:r>
      <w:r w:rsidR="00367E56">
        <w:instrText xml:space="preserve"> ADDIN ZOTERO_ITEM CSL_CITATION {"citationID":"R1j5Ng28","properties":{"formattedCitation":"\\super 58,59\\nosupersub{}","plainCitation":"58,59","noteIndex":0},"citationItems":[{"id":5213,"uris":["http://zotero.org/users/10196124/items/5XADNU3X"],"itemData":{"id":5213,"type":"article-journal","abstract":"Rare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58,59</w:t>
      </w:r>
      <w:r w:rsidR="00367E56">
        <w:fldChar w:fldCharType="end"/>
      </w:r>
      <w:r>
        <w:t xml:space="preserve">, for </w:t>
      </w:r>
      <w:r>
        <w:rPr>
          <w:i/>
        </w:rPr>
        <w:t>F</w:t>
      </w:r>
      <w:r>
        <w:rPr>
          <w:vertAlign w:val="subscript"/>
        </w:rPr>
        <w:t>ST</w:t>
      </w:r>
      <w:r>
        <w:t xml:space="preserve"> and population structure estimates</w:t>
      </w:r>
      <w:r w:rsidR="00367E56">
        <w:fldChar w:fldCharType="begin"/>
      </w:r>
      <w:r w:rsidR="00367E56">
        <w:instrText xml:space="preserve"> ADDIN ZOTERO_ITEM CSL_CITATION {"citationID":"OX695hmx","properties":{"formattedCitation":"\\super 60,61\\nosupersub{}","plainCitation":"60,61","noteIndex":0},"citationItems":[{"id":5220,"uris":["http://zotero.org/users/10196124/items/WGHM5ZVD"],"itemData":{"id":5220,"type":"article-journal","abstract":"Abstract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60,61</w:t>
      </w:r>
      <w:r w:rsidR="00367E56">
        <w:fldChar w:fldCharType="end"/>
      </w:r>
      <w:r>
        <w:t>, estimating the distribution of locus effects on phenotypes</w:t>
      </w:r>
      <w:r w:rsidR="00367E56">
        <w:fldChar w:fldCharType="begin"/>
      </w:r>
      <w:r w:rsidR="00367E56">
        <w:instrText xml:space="preserve"> ADDIN ZOTERO_ITEM CSL_CITATION {"citationID":"s2fhdjgZ","properties":{"formattedCitation":"\\super 61\\nosupersub{}","plainCitation":"61","noteIndex":0},"citationItems":[{"id":5498,"uris":["http://zotero.org/users/10196124/items/9A64ERSX"],"itemData":{"id":5498,"type":"article-journal","abstract":"Abstract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61</w:t>
      </w:r>
      <w:r w:rsidR="00367E56">
        <w:fldChar w:fldCharType="end"/>
      </w:r>
      <w:r>
        <w:t>, and allele frequency spectra</w:t>
      </w:r>
      <w:r w:rsidR="00367E56">
        <w:fldChar w:fldCharType="begin"/>
      </w:r>
      <w:r w:rsidR="00367E56">
        <w:instrText xml:space="preserve"> ADDIN ZOTERO_ITEM CSL_CITATION {"citationID":"KVIfnPzi","properties":{"formattedCitation":"\\super 62\\uc0\\u8211{}65\\nosupersub{}","plainCitation":"62–65","noteIndex":0},"citationItems":[{"id":5228,"uris":["http://zotero.org/users/10196124/items/EHQXHJZM"],"itemData":{"id":5228,"type":"article-journal","abstract":"Restriction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ttQi3pPg/R3v3lhJh","uris":["http://zotero.org/users/local/nWY58Val/items/TI8RSXQC"],"itemData":{"id":33,"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367E56">
        <w:fldChar w:fldCharType="separate"/>
      </w:r>
      <w:r w:rsidR="00367E56" w:rsidRPr="00367E56">
        <w:rPr>
          <w:vertAlign w:val="superscript"/>
        </w:rPr>
        <w:t>62–65</w:t>
      </w:r>
      <w:r w:rsidR="00367E56">
        <w:fldChar w:fldCharType="end"/>
      </w:r>
      <w:r>
        <w:t>. Other filtering choices therefore require similar levels of care.</w:t>
      </w:r>
    </w:p>
    <w:p w14:paraId="1DABF9BB" w14:textId="4AD5C24D" w:rsidR="00AB68AB" w:rsidRDefault="00000000">
      <w:pPr>
        <w:spacing w:before="0" w:after="0"/>
      </w:pPr>
      <w:r>
        <w:t xml:space="preserve">With respect to principal #2 above, investigators should become more comfortable using distinctively-filtered datasets to answer specific questions, even within the same study. </w:t>
      </w:r>
      <w:commentRangeStart w:id="12"/>
      <w:r>
        <w:t>For example</w:t>
      </w:r>
      <w:commentRangeEnd w:id="12"/>
      <w:r>
        <w:commentReference w:id="12"/>
      </w:r>
      <w:r>
        <w:t>, low-stringency MAF filters should be used for several demographic inferences (</w:t>
      </w:r>
      <w:r>
        <w:rPr>
          <w:i/>
        </w:rPr>
        <w:t>e.g.</w:t>
      </w:r>
      <w:r>
        <w:t>, Tajima’s D; SFS) whereas a stringent MAF filter is useful for delineating populations</w:t>
      </w:r>
      <w:r w:rsidR="00367E56">
        <w:fldChar w:fldCharType="begin"/>
      </w:r>
      <w:r w:rsidR="00367E56">
        <w:instrText xml:space="preserve"> ADDIN ZOTERO_ITEM CSL_CITATION {"citationID":"cQ89KL2e","properties":{"formattedCitation":"\\super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367E56">
        <w:fldChar w:fldCharType="separate"/>
      </w:r>
      <w:r w:rsidR="00367E56" w:rsidRPr="00367E56">
        <w:rPr>
          <w:vertAlign w:val="superscript"/>
        </w:rPr>
        <w:t>60</w:t>
      </w:r>
      <w:r w:rsidR="00367E56">
        <w:fldChar w:fldCharType="end"/>
      </w:r>
      <w:r>
        <w:t xml:space="preserve"> (see Box 2), planning genomically informed breeding strategies</w:t>
      </w:r>
      <w:r w:rsidR="00367E56">
        <w:fldChar w:fldCharType="begin"/>
      </w:r>
      <w:r w:rsidR="00367E56">
        <w:instrText xml:space="preserve"> ADDIN ZOTERO_ITEM CSL_CITATION {"citationID":"4ZcuGCEj","properties":{"formattedCitation":"\\super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367E56">
        <w:fldChar w:fldCharType="separate"/>
      </w:r>
      <w:r w:rsidR="00367E56" w:rsidRPr="00367E56">
        <w:rPr>
          <w:vertAlign w:val="superscript"/>
        </w:rPr>
        <w:t>66</w:t>
      </w:r>
      <w:r w:rsidR="00367E56">
        <w:fldChar w:fldCharType="end"/>
      </w:r>
      <w:r>
        <w:t>, or for estimating individual relatedness</w:t>
      </w:r>
      <w:r w:rsidR="00367E56">
        <w:fldChar w:fldCharType="begin"/>
      </w:r>
      <w:r w:rsidR="00367E56">
        <w:instrText xml:space="preserve"> ADDIN ZOTERO_ITEM CSL_CITATION {"citationID":"g0AesZvN","properties":{"formattedCitation":"\\super 67\\uc0\\u8211{}69\\nosupersub{}","plainCitation":"67–69","noteIndex":0},"citationItems":[{"id":5490,"uris":["http://zotero.org/users/10196124/items/P8SF247Q"],"itemData":{"id":5490,"type":"article-journal","abstract":"Likelihood-based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367E56">
        <w:fldChar w:fldCharType="separate"/>
      </w:r>
      <w:r w:rsidR="00367E56" w:rsidRPr="00367E56">
        <w:rPr>
          <w:vertAlign w:val="superscript"/>
        </w:rPr>
        <w:t>67–69</w:t>
      </w:r>
      <w:r w:rsidR="00367E56">
        <w:fldChar w:fldCharType="end"/>
      </w:r>
      <w:r>
        <w:t xml:space="preserve">. We have created a detailed flow chart to assist investigators in matching research questions with methods and filters (Figure 3; see also Solutions and Best Practices). Pragmatically, however, this concept requires a fundamental shift in the way genetics data are analyzed: </w:t>
      </w:r>
      <w:r>
        <w:rPr>
          <w:i/>
        </w:rPr>
        <w:t>investigators must realize that no single “best” filtering strategy or filtered dataset exists for every dataset and objective</w:t>
      </w:r>
      <w:r>
        <w:t xml:space="preserve">. </w:t>
      </w:r>
    </w:p>
    <w:p w14:paraId="69983DC4" w14:textId="77777777" w:rsidR="00AB68AB" w:rsidRDefault="00AB68AB">
      <w:pPr>
        <w:spacing w:before="0" w:after="0"/>
      </w:pPr>
    </w:p>
    <w:p w14:paraId="1086894F" w14:textId="77777777" w:rsidR="00AB68AB" w:rsidRDefault="00000000">
      <w:pPr>
        <w:spacing w:before="0" w:after="0"/>
        <w:ind w:firstLine="0"/>
      </w:pPr>
      <w:r>
        <w:rPr>
          <w:b/>
        </w:rPr>
        <w:t>Study-wide versus within sample-group filtering:</w:t>
      </w:r>
      <w:r>
        <w:t xml:space="preserve"> </w:t>
      </w:r>
    </w:p>
    <w:p w14:paraId="144E4DE7" w14:textId="56E56C64" w:rsidR="00AB68AB" w:rsidRDefault="00000000">
      <w:pPr>
        <w:spacing w:before="0" w:after="0"/>
      </w:pPr>
      <w:r>
        <w:t>Many filtering methods can be applied to all individuals in the study or separately within each sample group, which can represent different populations, geographic or temporal sampling designs, or experimental treatments. When filtering occurs across all samples (</w:t>
      </w:r>
      <w:r>
        <w:rPr>
          <w:i/>
        </w:rPr>
        <w:t>e.g.</w:t>
      </w:r>
      <w:r>
        <w:t xml:space="preserve">, individuals) within a study jointly and simultaneously, we refer to this process as </w:t>
      </w:r>
      <w:r>
        <w:rPr>
          <w:b/>
          <w:i/>
        </w:rPr>
        <w:t xml:space="preserve">study-wide </w:t>
      </w:r>
      <w:r>
        <w:t xml:space="preserve">(or “global”) </w:t>
      </w:r>
      <w:r>
        <w:rPr>
          <w:b/>
          <w:i/>
        </w:rPr>
        <w:t>filtering</w:t>
      </w:r>
      <w:r>
        <w:t xml:space="preserve">. When filtering occurs within each sample group separately, we refer to this process as </w:t>
      </w:r>
      <w:r>
        <w:rPr>
          <w:b/>
          <w:i/>
        </w:rPr>
        <w:t>within-group filtering</w:t>
      </w:r>
      <w:r>
        <w:t>. The effects of this filtering decision can be surprisingly large. For example, when a study-wide MAF filter of 0.05 was applied to a yellow perch (</w:t>
      </w:r>
      <w:r>
        <w:rPr>
          <w:i/>
        </w:rPr>
        <w:t>Perca flavescens</w:t>
      </w:r>
      <w:r>
        <w:t xml:space="preserve">) </w:t>
      </w:r>
      <w:r>
        <w:rPr>
          <w:b/>
          <w:i/>
        </w:rPr>
        <w:lastRenderedPageBreak/>
        <w:t>whole-genome sequencing (WGS</w:t>
      </w:r>
      <w:r>
        <w:rPr>
          <w:i/>
        </w:rPr>
        <w:t>)</w:t>
      </w:r>
      <w:r>
        <w:t xml:space="preserve"> dataset, rather than a within-group MAF filter, </w:t>
      </w:r>
      <w:commentRangeStart w:id="13"/>
      <w:r>
        <w:t>the large variance in SNP counts per sample-group they had observed with the former filter was almost completely erased</w:t>
      </w:r>
      <w:commentRangeEnd w:id="13"/>
      <w:r>
        <w:commentReference w:id="13"/>
      </w:r>
      <w:r>
        <w:t xml:space="preserve"> (Christie et al. in press; Figure 2). In this case, some populations in the study likely had radically different true SFSs,</w:t>
      </w:r>
      <w:r>
        <w:rPr>
          <w:b/>
        </w:rPr>
        <w:t xml:space="preserve"> </w:t>
      </w:r>
      <w:r>
        <w:t>likely caused by recent population expansions in some but not all populations</w:t>
      </w:r>
      <w:r w:rsidR="00367E56">
        <w:fldChar w:fldCharType="begin"/>
      </w:r>
      <w:r w:rsidR="00367E56">
        <w:instrText xml:space="preserve"> ADDIN ZOTERO_ITEM CSL_CITATION {"citationID":"SIacmb5k","properties":{"formattedCitation":"\\super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56,57</w:t>
      </w:r>
      <w:r w:rsidR="00367E56">
        <w:fldChar w:fldCharType="end"/>
      </w:r>
      <w:r>
        <w:t>. Study-wide filtering therefore led in this case to the removal of critically informative, globally rare but locally common alleles. Indeed, while filtering MAF globally instead of within study groups is common, it should generally be expected to have serious effects whenever SFSs vary between study groups, such as when demographic histories differ (like above) or when local adaptation has occurred.</w:t>
      </w:r>
    </w:p>
    <w:p w14:paraId="1B0F6538" w14:textId="6343C02F" w:rsidR="00AB68AB" w:rsidRDefault="00000000">
      <w:pPr>
        <w:spacing w:before="0" w:after="0"/>
      </w:pPr>
      <w:r>
        <w:t xml:space="preserve">Study-wide versus within-group filtering will also impact </w:t>
      </w:r>
      <w:r>
        <w:rPr>
          <w:b/>
          <w:i/>
        </w:rPr>
        <w:t>Genome-Wide Association Studies (GWAS)</w:t>
      </w:r>
      <w:r>
        <w:t xml:space="preserve">, where it is common, </w:t>
      </w:r>
      <w:r>
        <w:rPr>
          <w:i/>
        </w:rPr>
        <w:t>but non-trivial</w:t>
      </w:r>
      <w:r>
        <w:t>, to perform study-wide MAF filtering where the MAF choice is dictated by sample size (which can often be quite large, particularly in human or agricultural work</w:t>
      </w:r>
      <w:r w:rsidR="00367E56">
        <w:fldChar w:fldCharType="begin"/>
      </w:r>
      <w:r w:rsidR="00367E56">
        <w:instrText xml:space="preserve"> ADDIN ZOTERO_ITEM CSL_CITATION {"citationID":"e7DRYUi6","properties":{"formattedCitation":"\\super 70\\nosupersub{}","plainCitation":"70","noteIndex":0},"citationItems":[{"id":2871,"uris":["http://zotero.org/users/10196124/items/7KWUQU6B"],"itemData":{"id":2871,"type":"article-journal","abstract":"Application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367E56">
        <w:fldChar w:fldCharType="separate"/>
      </w:r>
      <w:r w:rsidR="00367E56" w:rsidRPr="00367E56">
        <w:rPr>
          <w:vertAlign w:val="superscript"/>
        </w:rPr>
        <w:t>70</w:t>
      </w:r>
      <w:r w:rsidR="00367E56">
        <w:fldChar w:fldCharType="end"/>
      </w:r>
      <w:r>
        <w:t>). The implications of these standardized pipelines are often not given much consideration, but the effects may be non-trivial. When populations with different SFSs are compared, for example, a study-wide MAF filter can introduce ascertainment bias by removing more segregating loci from specific study groups. Human populations (and any others with complex biogeographic histories) may be prone to this, since populations with African ancestry tend to have more sites with low-frequency alleles than those with European ancestry</w:t>
      </w:r>
      <w:r w:rsidR="00367E56">
        <w:fldChar w:fldCharType="begin"/>
      </w:r>
      <w:r w:rsidR="00367E56">
        <w:instrText xml:space="preserve"> ADDIN ZOTERO_ITEM CSL_CITATION {"citationID":"BSPmedDh","properties":{"formattedCitation":"\\super 71\\nosupersub{}","plainCitation":"71","noteIndex":0},"citationItems":[{"id":5451,"uris":["http://zotero.org/users/10196124/items/59GHIUPG"],"itemData":{"id":5451,"type":"article-journal","abstract":"Recent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367E56">
        <w:fldChar w:fldCharType="separate"/>
      </w:r>
      <w:r w:rsidR="00367E56" w:rsidRPr="00367E56">
        <w:rPr>
          <w:vertAlign w:val="superscript"/>
        </w:rPr>
        <w:t>71</w:t>
      </w:r>
      <w:r w:rsidR="00367E56">
        <w:fldChar w:fldCharType="end"/>
      </w:r>
      <w:r>
        <w:t xml:space="preserve">. Using a study-wide MAF filter will therefore remove more segregating loci from the African ancestry sample group and result in ascertainment bias for alleles in European populations. While we have focused on MAF filtering here due to its near universal implementation (see Box 1), other filtering approaches can be similarly biased by study-wide versus within-group filtering. </w:t>
      </w:r>
      <w:r>
        <w:lastRenderedPageBreak/>
        <w:t>Differences in downstream outcomes from filtering HWP</w:t>
      </w:r>
      <w:r w:rsidR="00367E56">
        <w:fldChar w:fldCharType="begin"/>
      </w:r>
      <w:r w:rsidR="00367E56">
        <w:instrText xml:space="preserve"> ADDIN ZOTERO_ITEM CSL_CITATION {"citationID":"MaoguuIV","properties":{"formattedCitation":"\\super 53\\nosupersub{}","plainCitation":"53","noteIndex":0},"citationItems":[{"id":"ttQi3pPg/qP0yF1wA","uris":["http://zotero.org/users/local/nWY58Val/items/P24LDBB6"],"itemData":{"id":35,"type":"article-journal","container-title":"Molecular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LD</w:t>
      </w:r>
      <w:r w:rsidR="00367E56">
        <w:fldChar w:fldCharType="begin"/>
      </w:r>
      <w:r w:rsidR="00367E56">
        <w:instrText xml:space="preserve"> ADDIN ZOTERO_ITEM CSL_CITATION {"citationID":"qWLBNXFa","properties":{"formattedCitation":"\\super 72\\nosupersub{}","plainCitation":"72","noteIndex":0},"citationItems":[{"id":5528,"uris":["http://zotero.org/users/10196124/items/R4CH8BYQ"],"itemData":{"id":5528,"type":"article-journal","abstract":"Phenotypic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367E56">
        <w:fldChar w:fldCharType="separate"/>
      </w:r>
      <w:r w:rsidR="00367E56" w:rsidRPr="00367E56">
        <w:rPr>
          <w:vertAlign w:val="superscript"/>
        </w:rPr>
        <w:t>72</w:t>
      </w:r>
      <w:r w:rsidR="00367E56">
        <w:fldChar w:fldCharType="end"/>
      </w:r>
      <w:r>
        <w:t xml:space="preserve"> within-groups vs. study-wide, for example, have been previously documented. </w:t>
      </w:r>
    </w:p>
    <w:p w14:paraId="38AAE811" w14:textId="2F0F47C5" w:rsidR="00AB68AB" w:rsidRDefault="00000000">
      <w:pPr>
        <w:spacing w:before="0" w:after="0"/>
      </w:pPr>
      <w:r>
        <w:t xml:space="preserve">In light of these findings, it is crucial to consider </w:t>
      </w:r>
      <w:r>
        <w:rPr>
          <w:i/>
        </w:rPr>
        <w:t xml:space="preserve">why </w:t>
      </w:r>
      <w:r>
        <w:t>results may differ when applying filters globally or within groups, particularly if sample groups include individuals from different populations, locations, or time points</w:t>
      </w:r>
      <w:r w:rsidR="00367E56">
        <w:fldChar w:fldCharType="begin"/>
      </w:r>
      <w:r w:rsidR="00367E56">
        <w:instrText xml:space="preserve"> ADDIN ZOTERO_ITEM CSL_CITATION {"citationID":"2hi0ENf1","properties":{"formattedCitation":"\\super 73\\nosupersub{}","plainCitation":"73","noteIndex":0},"citationItems":[{"id":5484,"uris":["http://zotero.org/users/10196124/items/5VM5QXQ9"],"itemData":{"id":5484,"type":"article-journal","abstract":"Abstract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367E56">
        <w:fldChar w:fldCharType="separate"/>
      </w:r>
      <w:r w:rsidR="00367E56" w:rsidRPr="00367E56">
        <w:rPr>
          <w:vertAlign w:val="superscript"/>
        </w:rPr>
        <w:t>73</w:t>
      </w:r>
      <w:r w:rsidR="00367E56">
        <w:fldChar w:fldCharType="end"/>
      </w:r>
      <w:r>
        <w:t xml:space="preserve">. Tests for HWP should be conducted on each local group or population (deme) separately. If genetically-distinct groups are pooled, there will be an excess of homozygotes (positive </w:t>
      </w:r>
      <w:r>
        <w:rPr>
          <w:i/>
        </w:rPr>
        <w:t>F</w:t>
      </w:r>
      <w:r>
        <w:rPr>
          <w:vertAlign w:val="subscript"/>
        </w:rPr>
        <w:t>IS</w:t>
      </w:r>
      <w:r>
        <w:t xml:space="preserve">) across loci genome-wide (i.e., a </w:t>
      </w:r>
      <w:r>
        <w:rPr>
          <w:b/>
          <w:i/>
        </w:rPr>
        <w:t>Wahlund effect</w:t>
      </w:r>
      <w:r>
        <w:t>) and their removal can mask population structure (see Figure 2)</w:t>
      </w:r>
      <w:r w:rsidR="00367E56">
        <w:fldChar w:fldCharType="begin"/>
      </w:r>
      <w:r w:rsidR="00367E56">
        <w:instrText xml:space="preserve"> ADDIN ZOTERO_ITEM CSL_CITATION {"citationID":"txyjrUbC","properties":{"formattedCitation":"\\super 45,74\\nosupersub{}","plainCitation":"45,74","noteIndex":0},"citationItems":[{"id":"ttQi3pPg/INSgXKcP","uris":["http://zotero.org/users/local/nWY58Val/items/ADKDT8RU"],"itemData":{"id":53,"type":"article-journal","container-title":"Journal of Heredity","issue":"4","note":"publisher: Oxford University Press US","page":"446–456","source":"Google Scholar","title":"Revisiting F IS, F ST, Wahlund effects, and null alleles","volume":"109","author":[{"family":"De Meeûs","given":"Thierry"}],"issued":{"date-parts":[["2018"]]}}},{"id":5230,"uris":["http://zotero.org/users/10196124/items/GCG564EL"],"itemData":{"id":5230,"type":"article-journal","abstract":"Testing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367E56" w:rsidRPr="00367E56">
        <w:rPr>
          <w:vertAlign w:val="superscript"/>
        </w:rPr>
        <w:t>45,74</w:t>
      </w:r>
      <w:r w:rsidR="00367E56">
        <w:fldChar w:fldCharType="end"/>
      </w:r>
      <w:r>
        <w:t>. Genome-wide heterozygote deficiency can also result from low sequencing coverage and allelic dropout, which can be difficult to differentiate from Wahlund effects (although the latter influences all loci independent of read depth</w:t>
      </w:r>
      <w:r w:rsidR="00367E56">
        <w:fldChar w:fldCharType="begin"/>
      </w:r>
      <w:r w:rsidR="00367E56">
        <w:instrText xml:space="preserve"> ADDIN ZOTERO_ITEM CSL_CITATION {"citationID":"QwesF5zN","properties":{"formattedCitation":"\\super 49,63\\nosupersub{}","plainCitation":"49,63","noteIndex":0},"citationItems":[{"id":5341,"uris":["http://zotero.org/users/10196124/items/2RY74CP6"],"itemData":{"id":5341,"type":"article-journal","abstract":"Abstract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49,63</w:t>
      </w:r>
      <w:r w:rsidR="00367E56">
        <w:fldChar w:fldCharType="end"/>
      </w:r>
      <w:r>
        <w:t xml:space="preserve">). If a specific locus shows a consistent HWP deviation (e.g., positive or negative </w:t>
      </w:r>
      <w:r>
        <w:rPr>
          <w:i/>
        </w:rPr>
        <w:t>F</w:t>
      </w:r>
      <w:r>
        <w:rPr>
          <w:vertAlign w:val="subscript"/>
        </w:rPr>
        <w:t>IS</w:t>
      </w:r>
      <w:r>
        <w:t>) in multiple different groups, it may indicate genotyping error (e.g., allelic drop-out), or alignment or genome assembly errors (beyond natural/biological processes</w:t>
      </w:r>
      <w:r w:rsidR="00367E56">
        <w:fldChar w:fldCharType="begin"/>
      </w:r>
      <w:r w:rsidR="00367E56">
        <w:instrText xml:space="preserve"> ADDIN ZOTERO_ITEM CSL_CITATION {"citationID":"xCoy4cdD","properties":{"formattedCitation":"\\super 75\\nosupersub{}","plainCitation":"75","noteIndex":0},"citationItems":[{"id":5518,"uris":["http://zotero.org/users/10196124/items/QHZUH3H3"],"itemData":{"id":5518,"type":"article-journal","abstract":"Statistical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367E56">
        <w:fldChar w:fldCharType="separate"/>
      </w:r>
      <w:r w:rsidR="00367E56" w:rsidRPr="00367E56">
        <w:rPr>
          <w:vertAlign w:val="superscript"/>
        </w:rPr>
        <w:t>75</w:t>
      </w:r>
      <w:r w:rsidR="00367E56">
        <w:fldChar w:fldCharType="end"/>
      </w:r>
      <w:r>
        <w:t xml:space="preserve">), whereas consistent within-group deviations may instead indicate inbreeding, underlying cryptic population structure, and/or assortative mating. </w:t>
      </w:r>
    </w:p>
    <w:p w14:paraId="0F959C09" w14:textId="77777777" w:rsidR="00AB68AB" w:rsidRDefault="00AB68AB">
      <w:pPr>
        <w:spacing w:before="0" w:after="0"/>
        <w:ind w:firstLine="0"/>
      </w:pPr>
    </w:p>
    <w:p w14:paraId="798FC029" w14:textId="77777777" w:rsidR="00AB68AB" w:rsidRDefault="00000000">
      <w:pPr>
        <w:spacing w:before="0"/>
        <w:ind w:firstLine="0"/>
        <w:rPr>
          <w:b/>
        </w:rPr>
      </w:pPr>
      <w:r>
        <w:rPr>
          <w:b/>
        </w:rPr>
        <w:t xml:space="preserve">Solutions and best practices: </w:t>
      </w:r>
    </w:p>
    <w:p w14:paraId="1ACBDC42" w14:textId="6C3D22E1" w:rsidR="00AB68AB" w:rsidRDefault="00000000">
      <w:pPr>
        <w:spacing w:before="0" w:after="0"/>
      </w:pPr>
      <w:r>
        <w:t>Filtering is a powerful tool that should be applied early and thoughtfully throughout  genomic dataset construction and analysis to test for  effects of broad-ranging problems (</w:t>
      </w:r>
      <w:r>
        <w:rPr>
          <w:i/>
        </w:rPr>
        <w:t>e.g.</w:t>
      </w:r>
      <w:r>
        <w:t>, experimental, sample collection, tube labeling, or library preparation errors; batch-effect sequencing and genome assembly errors), and interesting biological phenomena (</w:t>
      </w:r>
      <w:r>
        <w:rPr>
          <w:i/>
        </w:rPr>
        <w:t>e.g.</w:t>
      </w:r>
      <w:r>
        <w:t xml:space="preserve">, natural selection, structural variants, Wahlund effects). Even in highly-studied species, such as humans, </w:t>
      </w:r>
      <w:r>
        <w:lastRenderedPageBreak/>
        <w:t>thoughtful and multi-faceted filtering is important as novel structural and genetic variants occur within every population</w:t>
      </w:r>
      <w:r w:rsidR="00367E56">
        <w:fldChar w:fldCharType="begin"/>
      </w:r>
      <w:r w:rsidR="00367E56">
        <w:instrText xml:space="preserve"> ADDIN ZOTERO_ITEM CSL_CITATION {"citationID":"lTXPZdYX","properties":{"formattedCitation":"\\super 76\\nosupersub{}","plainCitation":"76","noteIndex":0},"citationItems":[{"id":5437,"uris":["http://zotero.org/users/10196124/items/REM58CZU"],"itemData":{"id":5437,"type":"article-journal","abstract":"Large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367E56">
        <w:fldChar w:fldCharType="separate"/>
      </w:r>
      <w:r w:rsidR="00367E56" w:rsidRPr="00367E56">
        <w:rPr>
          <w:vertAlign w:val="superscript"/>
        </w:rPr>
        <w:t>76</w:t>
      </w:r>
      <w:r w:rsidR="00367E56">
        <w:fldChar w:fldCharType="end"/>
      </w:r>
      <w:r>
        <w:t>, and failing to account for them may curtail power to identify causal associations or even lead to incorrect inferences</w:t>
      </w:r>
      <w:r w:rsidR="00367E56">
        <w:fldChar w:fldCharType="begin"/>
      </w:r>
      <w:r w:rsidR="00367E56">
        <w:instrText xml:space="preserve"> ADDIN ZOTERO_ITEM CSL_CITATION {"citationID":"OnlAyWfN","properties":{"formattedCitation":"\\super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 xml:space="preserve">. </w:t>
      </w:r>
    </w:p>
    <w:p w14:paraId="19CD9118" w14:textId="58A3B679" w:rsidR="00AB68AB" w:rsidRDefault="00000000">
      <w:pPr>
        <w:spacing w:before="0" w:after="0"/>
      </w:pPr>
      <w:r>
        <w:t>To facilitate next-generation filtering, we have created a detailed flow chart that can, in practice, be applied generally across disciplines and study systems (Figure 3; see also Table 1 and Box 4). However, we recognize that some alignment-free analysis methods exist that use high throughput sequencing data, particularly for metagenomics and other phylogenomic analyses</w:t>
      </w:r>
      <w:r w:rsidR="00367E56">
        <w:fldChar w:fldCharType="begin"/>
      </w:r>
      <w:r w:rsidR="00367E56">
        <w:instrText xml:space="preserve"> ADDIN ZOTERO_ITEM CSL_CITATION {"citationID":"wbGqofKt","properties":{"formattedCitation":"\\super 77\\nosupersub{}","plainCitation":"77","noteIndex":0},"citationItems":[{"id":5453,"uris":["http://zotero.org/users/10196124/items/8NTNDVN3"],"itemData":{"id":5453,"type":"article-journal","abstract":"In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367E56">
        <w:fldChar w:fldCharType="separate"/>
      </w:r>
      <w:r w:rsidR="00367E56" w:rsidRPr="00367E56">
        <w:rPr>
          <w:vertAlign w:val="superscript"/>
        </w:rPr>
        <w:t>77</w:t>
      </w:r>
      <w:r w:rsidR="00367E56">
        <w:fldChar w:fldCharType="end"/>
      </w:r>
      <w:r>
        <w:t>, and they are not considered extensively here. Likewise, filtering for RNAseq is not thoroughly reviewed here–while the core principals we developed hold true for RNAseq data, many of the specific filters we have discussed do not apply. For all other studies, we here highlight the salient features of a genomics study workflow.</w:t>
      </w:r>
    </w:p>
    <w:p w14:paraId="7E43F346" w14:textId="01785BE8" w:rsidR="00AB68AB" w:rsidRDefault="00000000">
      <w:pPr>
        <w:spacing w:before="0" w:after="0"/>
      </w:pPr>
      <w:r>
        <w:t>First, we note that most genomic workflows differ depending on the question and researcher decisions, and that the documentation of filtering decisions is therefore paramount for reproducibility and research efficiency. As a first step, we recommend that raw data be immediately archived in 2-3 independent repositories/locations (</w:t>
      </w:r>
      <w:r>
        <w:rPr>
          <w:i/>
        </w:rPr>
        <w:t>e.g.</w:t>
      </w:r>
      <w:r>
        <w:t xml:space="preserve">, the NCBI Short-read Archive [SRA], external hard drives, and cloud storage) prior to any analysis to avoid the dreaded “catastrophic data loss” quandary or the lost/stolen laptop conundrum (see </w:t>
      </w:r>
      <w:r w:rsidR="00367E56">
        <w:fldChar w:fldCharType="begin"/>
      </w:r>
      <w:r w:rsidR="00367E56">
        <w:instrText xml:space="preserve"> ADDIN ZOTERO_ITEM CSL_CITATION {"citationID":"LQKacsyp","properties":{"formattedCitation":"\\super 78,79\\nosupersub{}","plainCitation":"78,79","noteIndex":0},"citationItems":[{"id":5456,"uris":["http://zotero.org/users/10196124/items/QXTBNSVI"],"itemData":{"id":5456,"type":"article-journal","abstract":"As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367E56">
        <w:fldChar w:fldCharType="separate"/>
      </w:r>
      <w:r w:rsidR="00367E56" w:rsidRPr="00367E56">
        <w:rPr>
          <w:vertAlign w:val="superscript"/>
        </w:rPr>
        <w:t>78,79</w:t>
      </w:r>
      <w:r w:rsidR="00367E56">
        <w:fldChar w:fldCharType="end"/>
      </w:r>
      <w:r>
        <w:t xml:space="preserve"> for reviews on genomics data management best practices). To this point, we refer the reader to Tanjo et al (2021)</w:t>
      </w:r>
      <w:r w:rsidR="00367E56">
        <w:fldChar w:fldCharType="begin"/>
      </w:r>
      <w:r w:rsidR="00367E56">
        <w:instrText xml:space="preserve"> ADDIN ZOTERO_ITEM CSL_CITATION {"citationID":"COhzjR13","properties":{"formattedCitation":"\\super 80\\nosupersub{}","plainCitation":"80","noteIndex":0},"citationItems":[{"id":5474,"uris":["http://zotero.org/users/10196124/items/EBD337W4"],"itemData":{"id":5474,"type":"article-journal","abstract":"Studies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367E56">
        <w:fldChar w:fldCharType="separate"/>
      </w:r>
      <w:r w:rsidR="00367E56" w:rsidRPr="00367E56">
        <w:rPr>
          <w:vertAlign w:val="superscript"/>
        </w:rPr>
        <w:t>80</w:t>
      </w:r>
      <w:r w:rsidR="00367E56">
        <w:fldChar w:fldCharType="end"/>
      </w:r>
      <w:r>
        <w:t xml:space="preserve"> for information on dataset and study organization. </w:t>
      </w:r>
    </w:p>
    <w:p w14:paraId="0FD8AF0E" w14:textId="5AD2E9C8" w:rsidR="00AB68AB" w:rsidRDefault="00000000">
      <w:pPr>
        <w:spacing w:before="0" w:after="0"/>
      </w:pPr>
      <w:r>
        <w:t>After archival, reads should be filtered for general quality control (base calling quality, adapter removal, poly-G tails, sequencing artifacts, etc.) and trimmed when appropriate and useful</w:t>
      </w:r>
      <w:r w:rsidR="00367E56">
        <w:fldChar w:fldCharType="begin"/>
      </w:r>
      <w:r w:rsidR="00367E56">
        <w:instrText xml:space="preserve"> ADDIN ZOTERO_ITEM CSL_CITATION {"citationID":"cHZw1cbd","properties":{"formattedCitation":"\\super 81,82\\nosupersub{}","plainCitation":"81,82","noteIndex":0},"citationItems":[{"id":5458,"uris":["http://zotero.org/users/10196124/items/SWHKV2H5"],"itemData":{"id":5458,"type":"article-journal","abstract":"Next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367E56">
        <w:fldChar w:fldCharType="separate"/>
      </w:r>
      <w:r w:rsidR="00367E56" w:rsidRPr="00367E56">
        <w:rPr>
          <w:vertAlign w:val="superscript"/>
        </w:rPr>
        <w:t>81,82</w:t>
      </w:r>
      <w:r w:rsidR="00367E56">
        <w:fldChar w:fldCharType="end"/>
      </w:r>
      <w:r>
        <w:t xml:space="preserve">. For most workflows, the alignment of reads to a reference or </w:t>
      </w:r>
      <w:r>
        <w:rPr>
          <w:i/>
        </w:rPr>
        <w:t>de novo</w:t>
      </w:r>
      <w:r>
        <w:t xml:space="preserve"> assembly follows. Depending on the goals of the study, it may be useful to create multiple datasets at this </w:t>
      </w:r>
      <w:r>
        <w:lastRenderedPageBreak/>
        <w:t xml:space="preserve">stage for downstream analysis. This practice is particularly relevant to </w:t>
      </w:r>
      <w:r>
        <w:rPr>
          <w:i/>
        </w:rPr>
        <w:t xml:space="preserve">de novo </w:t>
      </w:r>
      <w:r>
        <w:t xml:space="preserve">reference assembly, since assembly decisions can result in very different references and thus very different filtering and analytical outcomes. The </w:t>
      </w:r>
      <w:r>
        <w:rPr>
          <w:i/>
        </w:rPr>
        <w:t xml:space="preserve">m </w:t>
      </w:r>
      <w:r>
        <w:t xml:space="preserve">and </w:t>
      </w:r>
      <w:r>
        <w:rPr>
          <w:i/>
        </w:rPr>
        <w:t xml:space="preserve">M </w:t>
      </w:r>
      <w:r>
        <w:t xml:space="preserve">STACKS parameters and their impacts on </w:t>
      </w:r>
      <w:r>
        <w:rPr>
          <w:i/>
        </w:rPr>
        <w:t xml:space="preserve">de novo </w:t>
      </w:r>
      <w:r>
        <w:t>reference construction, for example, have been well-studied</w:t>
      </w:r>
      <w:r w:rsidR="00367E56">
        <w:fldChar w:fldCharType="begin"/>
      </w:r>
      <w:r w:rsidR="00367E56">
        <w:instrText xml:space="preserve"> ADDIN ZOTERO_ITEM CSL_CITATION {"citationID":"qF129l04","properties":{"formattedCitation":"\\super 83\\uc0\\u8211{}86\\nosupersub{}","plainCitation":"83–86","noteIndex":0},"citationItems":[{"id":5337,"uris":["http://zotero.org/users/10196124/items/QKEHHUXS"],"itemData":{"id":5337,"type":"article-journal","abstract":"Next-generation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M"}],"issued":{"date-parts":[["2017",12,1]]},"citation-key":"rochetteDerivingGenotypesRADseq2017"}}],"schema":"https://github.com/citation-style-language/schema/raw/master/csl-citation.json"} </w:instrText>
      </w:r>
      <w:r w:rsidR="00367E56">
        <w:fldChar w:fldCharType="separate"/>
      </w:r>
      <w:r w:rsidR="00367E56" w:rsidRPr="00367E56">
        <w:rPr>
          <w:vertAlign w:val="superscript"/>
        </w:rPr>
        <w:t>83–86</w:t>
      </w:r>
      <w:r w:rsidR="00367E56">
        <w:fldChar w:fldCharType="end"/>
      </w:r>
      <w:r>
        <w:t>.</w:t>
      </w:r>
    </w:p>
    <w:p w14:paraId="06C071D9" w14:textId="44403BCC" w:rsidR="00AB68AB" w:rsidRDefault="00000000">
      <w:pPr>
        <w:spacing w:before="0" w:after="0"/>
      </w:pPr>
      <w:r>
        <w:t>After alignment, the data should be filtered for technical (</w:t>
      </w:r>
      <w:r>
        <w:rPr>
          <w:i/>
        </w:rPr>
        <w:t>e.g.</w:t>
      </w:r>
      <w:r>
        <w:t>, PCR) duplicates. Note that while removing PCR duplicates has been suggested to often be of little consequence</w:t>
      </w:r>
      <w:r w:rsidR="00367E56">
        <w:fldChar w:fldCharType="begin"/>
      </w:r>
      <w:r w:rsidR="00367E56">
        <w:instrText xml:space="preserve"> ADDIN ZOTERO_ITEM CSL_CITATION {"citationID":"RleIh0vx","properties":{"formattedCitation":"\\super 87,88\\nosupersub{}","plainCitation":"87,88","noteIndex":0},"citationItems":[{"id":5459,"uris":["http://zotero.org/users/10196124/items/BBQR37MI"],"itemData":{"id":5459,"type":"article-journal","abstract":"Analyzing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367E56">
        <w:fldChar w:fldCharType="separate"/>
      </w:r>
      <w:r w:rsidR="00367E56" w:rsidRPr="00367E56">
        <w:rPr>
          <w:vertAlign w:val="superscript"/>
        </w:rPr>
        <w:t>87,88</w:t>
      </w:r>
      <w:r w:rsidR="00367E56">
        <w:fldChar w:fldCharType="end"/>
      </w:r>
      <w:r>
        <w:t>, this is unlikely true for every study, such as those with low coverage</w:t>
      </w:r>
      <w:r w:rsidR="00367E56">
        <w:fldChar w:fldCharType="begin"/>
      </w:r>
      <w:r w:rsidR="00367E56">
        <w:instrText xml:space="preserve"> ADDIN ZOTERO_ITEM CSL_CITATION {"citationID":"z0KRW4Ii","properties":{"formattedCitation":"\\super 11,36,89\\nosupersub{}","plainCitation":"11,36,89","noteIndex":0},"citationItems":[{"id":5413,"uris":["http://zotero.org/users/10196124/items/64QKVN26"],"itemData":{"id":5413,"type":"article-journal","abstract":"Next-generation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367E56">
        <w:fldChar w:fldCharType="separate"/>
      </w:r>
      <w:r w:rsidR="00367E56" w:rsidRPr="00367E56">
        <w:rPr>
          <w:vertAlign w:val="superscript"/>
        </w:rPr>
        <w:t>11,36,89</w:t>
      </w:r>
      <w:r w:rsidR="00367E56">
        <w:fldChar w:fldCharType="end"/>
      </w:r>
      <w:r>
        <w:t xml:space="preserve"> (in conflict with common practice, see Supplementary Materials). The remaining reads should then be filtered for mapping and read quality, and researchers should ensure that they record and eventually report the number of reads that passed these pre-variant filters.</w:t>
      </w:r>
    </w:p>
    <w:p w14:paraId="1FDC496E" w14:textId="701639BE" w:rsidR="00AB68AB" w:rsidRDefault="00000000">
      <w:pPr>
        <w:spacing w:before="0" w:after="0"/>
      </w:pPr>
      <w:r>
        <w:t xml:space="preserve"> Researchers can then call variants and filter the resulting data set to remove loci (for MAF/HWP/LD/etc.) and then subsequently poorly sequenced individuals (and/or those with other quality or analytical concerns; see Figure 3). Note that it may be beneficial to reverse the last two steps and filter individuals first in instances where retaining as many loci as possible is needed or where data quality varies widely among individuals</w:t>
      </w:r>
      <w:r w:rsidR="00367E56">
        <w:fldChar w:fldCharType="begin"/>
      </w:r>
      <w:r w:rsidR="00367E56">
        <w:instrText xml:space="preserve"> ADDIN ZOTERO_ITEM CSL_CITATION {"citationID":"NjyBHMUX","properties":{"formattedCitation":"\\super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An iterative approach, where individuals and loci are first removed with low stringency filters then stringency is increased for additional filtering, may also improve data quality by removing poor individuals that reduce overall call-rates in high-quality loci and vice versa</w:t>
      </w:r>
      <w:r w:rsidR="00367E56">
        <w:fldChar w:fldCharType="begin"/>
      </w:r>
      <w:r w:rsidR="00367E56">
        <w:instrText xml:space="preserve"> ADDIN ZOTERO_ITEM CSL_CITATION {"citationID":"7N6Beh7F","properties":{"formattedCitation":"\\super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As with pre-variant filters, the percentage of reads, sites, and individuals retained at each post-variant filtering step should be reported (Box 4).</w:t>
      </w:r>
    </w:p>
    <w:p w14:paraId="60F9D242" w14:textId="779F1FBA" w:rsidR="00AB68AB" w:rsidRDefault="00000000">
      <w:pPr>
        <w:spacing w:before="0" w:after="0"/>
      </w:pPr>
      <w:r>
        <w:t xml:space="preserve">We generally recommend at this stage, in keeping with our primary recommendation above, that a </w:t>
      </w:r>
      <w:r>
        <w:rPr>
          <w:i/>
        </w:rPr>
        <w:t xml:space="preserve">minimum </w:t>
      </w:r>
      <w:r>
        <w:t>of two (divergently-filtered) datasets be created - one with low filtering stringency (</w:t>
      </w:r>
      <w:r>
        <w:rPr>
          <w:i/>
        </w:rPr>
        <w:t>e.g.</w:t>
      </w:r>
      <w:r>
        <w:t xml:space="preserve">, allowing more missing data, a low MAF, and few loci removed due to HWP and </w:t>
      </w:r>
      <w:r>
        <w:lastRenderedPageBreak/>
        <w:t>LD deviations), and one with high filtering stringency (</w:t>
      </w:r>
      <w:r>
        <w:rPr>
          <w:i/>
        </w:rPr>
        <w:t>e.g.</w:t>
      </w:r>
      <w:r>
        <w:t>, many loci/individuals removed due to missing data, and a higher MAF, etc.). The precise filters used should reflect the specificities of the study: for example, studies interested in transposable elements may want to vary alignment thresholds (uniquely versus multiply mapped reads) but keep other filters stringent to strike a balance between sensitivity and accuracy</w:t>
      </w:r>
      <w:r w:rsidR="00367E56">
        <w:fldChar w:fldCharType="begin"/>
      </w:r>
      <w:r w:rsidR="00367E56">
        <w:instrText xml:space="preserve"> ADDIN ZOTERO_ITEM CSL_CITATION {"citationID":"mTIVydoP","properties":{"formattedCitation":"\\super 90,91\\nosupersub{}","plainCitation":"90,91","noteIndex":0},"citationItems":[{"id":5477,"uris":["http://zotero.org/users/10196124/items/HFYXH2T5"],"itemData":{"id":5477,"type":"article-journal","abstract":"In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367E56">
        <w:fldChar w:fldCharType="separate"/>
      </w:r>
      <w:r w:rsidR="00367E56" w:rsidRPr="00367E56">
        <w:rPr>
          <w:vertAlign w:val="superscript"/>
        </w:rPr>
        <w:t>90,91</w:t>
      </w:r>
      <w:r w:rsidR="00367E56">
        <w:fldChar w:fldCharType="end"/>
      </w:r>
      <w:r>
        <w:t>. After the initial filtered datasets are created, investigators should proceed with their parameter estimation, statistical analyses, and modeling with these datasets in parallel to answer their key questions of interest. Note that we are not the first to suggest comparing outcomes from different filtering strategies</w:t>
      </w:r>
      <w:r w:rsidR="00367E56">
        <w:fldChar w:fldCharType="begin"/>
      </w:r>
      <w:r w:rsidR="00367E56">
        <w:instrText xml:space="preserve"> ADDIN ZOTERO_ITEM CSL_CITATION {"citationID":"j9lqZKzi","properties":{"formattedCitation":"\\super 13,59,63\\nosupersub{}","plainCitation":"13,59,63","noteIndex":0},"citationItems":[{"id":5341,"uris":["http://zotero.org/users/10196124/items/2RY74CP6"],"itemData":{"id":5341,"type":"article-journal","abstract":"Abstract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ttQi3pPg/nTjUsWb8","uris":["http://zotero.org/users/local/nWY58Val/items/SP75WQRN"],"itemData":{"id":"4zCxrD65/FsnDhjfo","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13,59,63</w:t>
      </w:r>
      <w:r w:rsidR="00367E56">
        <w:fldChar w:fldCharType="end"/>
      </w:r>
      <w:r>
        <w:t>, and we suspect that this recommendation will become more common over time. Some stand-out papers exist that already follow this recommendation</w:t>
      </w:r>
      <w:r w:rsidR="00367E56">
        <w:fldChar w:fldCharType="begin"/>
      </w:r>
      <w:r w:rsidR="00367E56">
        <w:instrText xml:space="preserve"> ADDIN ZOTERO_ITEM CSL_CITATION {"citationID":"vzWjjXTL","properties":{"formattedCitation":"\\super 13,61,92,93\\nosupersub{}","plainCitation":"13,61,92,93","noteIndex":0},"citationItems":[{"id":5498,"uris":["http://zotero.org/users/10196124/items/9A64ERSX"],"itemData":{"id":5498,"type":"article-journal","abstract":"Abstract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ttQi3pPg/nTjUsWb8","uris":["http://zotero.org/users/local/nWY58Val/items/SP75WQRN"],"itemData":{"id":"bBRuDhdM/ojXnCjov","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367E56">
        <w:fldChar w:fldCharType="separate"/>
      </w:r>
      <w:r w:rsidR="00367E56" w:rsidRPr="00367E56">
        <w:rPr>
          <w:vertAlign w:val="superscript"/>
        </w:rPr>
        <w:t>13,61,92,93</w:t>
      </w:r>
      <w:r w:rsidR="00367E56">
        <w:fldChar w:fldCharType="end"/>
      </w:r>
      <w:r>
        <w:t>, although they are in the minority (Box 1).</w:t>
      </w:r>
    </w:p>
    <w:p w14:paraId="6B040AE3" w14:textId="77777777" w:rsidR="00AB68AB" w:rsidRDefault="00000000">
      <w:pPr>
        <w:spacing w:before="0" w:after="0"/>
      </w:pPr>
      <w:r>
        <w:t>As data analysis proceeds, we suggest (to further ostracize us at parties) that re-filtering should be part of most genomics workflows. For example, PCA may reveal individuals that were mislabeled, mis-classified into an incorrect sample group or were contaminated during sample preparation, and should be removed. Similarly, the addition of new analyses (</w:t>
      </w:r>
      <w:r>
        <w:rPr>
          <w:i/>
        </w:rPr>
        <w:t>e.g.</w:t>
      </w:r>
      <w:r>
        <w:t>, Tajima’s D, transposable element annotation) that were not initially considered and may also require a careful re-filtering of the data. We suggest that authors and journals implement a supplementary table that describes the final datasets (</w:t>
      </w:r>
      <w:r>
        <w:rPr>
          <w:i/>
        </w:rPr>
        <w:t>e.g.</w:t>
      </w:r>
      <w:r>
        <w:t>, low and high stringency datasets), the specific filters and thresholds employed, the name of the final VCF files, and the specific analyses for which the datasets were used. We provide an example of such in Table 2.</w:t>
      </w:r>
    </w:p>
    <w:p w14:paraId="1522894C" w14:textId="2EC194B5" w:rsidR="00AB68AB" w:rsidRDefault="00000000">
      <w:pPr>
        <w:spacing w:before="0" w:after="0"/>
      </w:pPr>
      <w:r>
        <w:t xml:space="preserve">After the analysis is completed, the resulting data and analytical tools should again be archived and/or recorded, including all relevant meta-data and the exact filtering decisions and genotyping pipelines (e.g., bioinformatic scripts, software versions). Given that recreating the exact filtering and genotyping pipelines requires a considerable amount of resources (and may </w:t>
      </w:r>
      <w:r>
        <w:lastRenderedPageBreak/>
        <w:t>actually be impossible given limited data or analytical tool availability), we stron</w:t>
      </w:r>
      <w:commentRangeStart w:id="14"/>
      <w:commentRangeStart w:id="15"/>
      <w:r>
        <w:t xml:space="preserve">gly recommend that post-project archival include all filtered genotypic/variant data </w:t>
      </w:r>
      <w:commentRangeEnd w:id="14"/>
      <w:r>
        <w:commentReference w:id="14"/>
      </w:r>
      <w:commentRangeEnd w:id="15"/>
      <w:r>
        <w:commentReference w:id="15"/>
      </w:r>
      <w:r>
        <w:t xml:space="preserve">in the form of carefully annotated </w:t>
      </w:r>
      <w:r>
        <w:rPr>
          <w:b/>
          <w:i/>
        </w:rPr>
        <w:t>VCF files</w:t>
      </w:r>
      <w:r>
        <w:t xml:space="preserve"> that include detailed filtering descriptions in the header (see </w:t>
      </w:r>
      <w:r w:rsidR="00367E56">
        <w:fldChar w:fldCharType="begin"/>
      </w:r>
      <w:r w:rsidR="00367E56">
        <w:instrText xml:space="preserve"> ADDIN ZOTERO_ITEM CSL_CITATION {"citationID":"NU7y3q6j","properties":{"formattedCitation":"\\super 94\\nosupersub{}","plainCitation":"94","noteIndex":0},"citationItems":[{"id":2339,"uris":["http://zotero.org/users/10196124/items/UIGGSGD8"],"itemData":{"id":2339,"type":"article-journal","abstract":"Summary: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367E56">
        <w:fldChar w:fldCharType="separate"/>
      </w:r>
      <w:r w:rsidR="00367E56" w:rsidRPr="00367E56">
        <w:rPr>
          <w:vertAlign w:val="superscript"/>
        </w:rPr>
        <w:t>94</w:t>
      </w:r>
      <w:r w:rsidR="00367E56">
        <w:fldChar w:fldCharType="end"/>
      </w:r>
      <w:r>
        <w:t xml:space="preserve"> for a detailed description of VCF files). </w:t>
      </w:r>
    </w:p>
    <w:p w14:paraId="68F9F290" w14:textId="244A8775" w:rsidR="00AB68AB" w:rsidRDefault="00000000">
      <w:pPr>
        <w:spacing w:before="0" w:after="0"/>
      </w:pPr>
      <w:r>
        <w:t>We recognize that a proper and thorough examination of filtering will mean extra time and work for researchers. However, this is generally necessary to achieve high-quality, reproducible research. Following reproducible research guidelines may help: reproducible research is reproducible not just for other researchers, but also for the investigators themselves. A reproduction-friendly pipeline script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367E56">
        <w:fldChar w:fldCharType="begin"/>
      </w:r>
      <w:r w:rsidR="00367E56">
        <w:instrText xml:space="preserve"> ADDIN ZOTERO_ITEM CSL_CITATION {"citationID":"peI8LNzo","properties":{"formattedCitation":"\\super 60,95,96\\nosupersub{}","plainCitation":"60,95,96","noteIndex":0},"citationItems":[{"id":5220,"uris":["http://zotero.org/users/10196124/items/WGHM5ZVD"],"itemData":{"id":5220,"type":"article-journal","abstract":"Abstract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367E56">
        <w:fldChar w:fldCharType="separate"/>
      </w:r>
      <w:r w:rsidR="00367E56" w:rsidRPr="00367E56">
        <w:rPr>
          <w:vertAlign w:val="superscript"/>
        </w:rPr>
        <w:t>60,95,96</w:t>
      </w:r>
      <w:r w:rsidR="00367E56">
        <w:fldChar w:fldCharType="end"/>
      </w:r>
      <w:r>
        <w:t>.</w:t>
      </w:r>
    </w:p>
    <w:p w14:paraId="57DB62DD" w14:textId="77777777" w:rsidR="00AB68AB" w:rsidRDefault="00AB68AB">
      <w:pPr>
        <w:spacing w:before="0" w:after="0"/>
      </w:pPr>
    </w:p>
    <w:p w14:paraId="166CAF59" w14:textId="77777777" w:rsidR="00AB68AB" w:rsidRDefault="00000000">
      <w:pPr>
        <w:spacing w:before="0" w:after="0"/>
        <w:ind w:firstLine="0"/>
        <w:rPr>
          <w:b/>
        </w:rPr>
      </w:pPr>
      <w:r>
        <w:rPr>
          <w:b/>
        </w:rPr>
        <w:t xml:space="preserve">Conclusions and future </w:t>
      </w:r>
      <w:commentRangeStart w:id="16"/>
      <w:commentRangeStart w:id="17"/>
      <w:r>
        <w:rPr>
          <w:b/>
        </w:rPr>
        <w:t>directions</w:t>
      </w:r>
      <w:commentRangeEnd w:id="16"/>
      <w:r>
        <w:commentReference w:id="16"/>
      </w:r>
      <w:commentRangeEnd w:id="17"/>
      <w:r>
        <w:commentReference w:id="17"/>
      </w:r>
      <w:r>
        <w:rPr>
          <w:b/>
        </w:rPr>
        <w:t>:</w:t>
      </w:r>
    </w:p>
    <w:p w14:paraId="628FB4DC" w14:textId="77777777" w:rsidR="00AB68AB" w:rsidRDefault="00000000">
      <w:pPr>
        <w:spacing w:before="0" w:after="0"/>
      </w:pPr>
      <w:r>
        <w:t>In this new and exciting era of genomics, a systematic, thoughtful, and transparent approach to filtering sequence data should be an integral part of every publication and data analysis pipeline with a focus not only on reproducibility, but also on matching the specifically-filtered dataset with the appropriate questions. While technological advances have driven exponentially increased sequencing quantities, advances in filtering and its subsequent documentation or reporting have not kept pace. Instead, many investigators are unfamiliar with or ignore filtering issues during the quality control and analysis of large genomic datasets, for example, using default program settings without critical thought or explanation of their filtering decisions.</w:t>
      </w:r>
    </w:p>
    <w:p w14:paraId="3E1A395C" w14:textId="24D70718" w:rsidR="00AB68AB" w:rsidRDefault="00000000">
      <w:pPr>
        <w:spacing w:before="0" w:after="0"/>
      </w:pPr>
      <w:r>
        <w:lastRenderedPageBreak/>
        <w:t>Here, we reviewed the different types of data filtering, illustrated the effects of divergent filtering choices, and presented a flow chart and checklist to simplify, streamline, and potentially standardize and improve the filtering process. Critically, we highlight that for the same dataset 1) varying filtering thresholds can create different downstream results, and 2) most analyses should be run on datasets produced from different filtering settings to allow for the quantification of filtering effects on results and improve conclusion certainty. As technology behind genomic sequencing continues to advance, we will likely see longer, higher-quality reads, which, alongside improvements in reference quality</w:t>
      </w:r>
      <w:r w:rsidR="00367E56">
        <w:fldChar w:fldCharType="begin"/>
      </w:r>
      <w:r w:rsidR="00367E56">
        <w:instrText xml:space="preserve"> ADDIN ZOTERO_ITEM CSL_CITATION {"citationID":"aPJOK8Tc","properties":{"formattedCitation":"\\super 97\\uc0\\u8211{}99\\nosupersub{}","plainCitation":"97–99","noteIndex":0},"citationItems":[{"id":5470,"uris":["http://zotero.org/users/10196124/items/64RPZ9H9"],"itemData":{"id":5470,"type":"article-journal","abstract":"Genome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367E56">
        <w:fldChar w:fldCharType="separate"/>
      </w:r>
      <w:r w:rsidR="00367E56" w:rsidRPr="00367E56">
        <w:rPr>
          <w:vertAlign w:val="superscript"/>
        </w:rPr>
        <w:t>97–99</w:t>
      </w:r>
      <w:r w:rsidR="00367E56">
        <w:fldChar w:fldCharType="end"/>
      </w:r>
      <w:r>
        <w:t xml:space="preserve"> and the burgeoning field of pangenomics</w:t>
      </w:r>
      <w:r w:rsidR="00367E56">
        <w:fldChar w:fldCharType="begin"/>
      </w:r>
      <w:r w:rsidR="00367E56">
        <w:instrText xml:space="preserve"> ADDIN ZOTERO_ITEM CSL_CITATION {"citationID":"dLeLk3UF","properties":{"formattedCitation":"\\super 100,101\\nosupersub{}","plainCitation":"100,101","noteIndex":0},"citationItems":[{"id":5468,"uris":["http://zotero.org/users/10196124/items/NGE6ECEM"],"itemData":{"id":5468,"type":"article-journal","note":"publisher: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367E56">
        <w:fldChar w:fldCharType="separate"/>
      </w:r>
      <w:r w:rsidR="00367E56" w:rsidRPr="00367E56">
        <w:rPr>
          <w:vertAlign w:val="superscript"/>
        </w:rPr>
        <w:t>100,101</w:t>
      </w:r>
      <w:r w:rsidR="00367E56">
        <w:fldChar w:fldCharType="end"/>
      </w:r>
      <w:r>
        <w:t>, will  increase the accuracy and power of genomic data analyses. Nonetheless, no genomic dataset will be error-free, and filtering will undoubtedly remain a central part of all genomic analyses for decades to come. We hope this review ushers a new era of next-generation filtering in genomic analyses that sparks improvements in our understanding and applications of filtering, data interpretation, reproducibility, and drives production of new data analysis tools to make it easier to re-filter and quantify filtering effects on questions across disciplines.</w:t>
      </w:r>
    </w:p>
    <w:p w14:paraId="0F17454F" w14:textId="77777777" w:rsidR="00AB68AB" w:rsidRDefault="00000000">
      <w:pPr>
        <w:ind w:firstLine="0"/>
        <w:rPr>
          <w:b/>
        </w:rPr>
      </w:pPr>
      <w:r>
        <w:rPr>
          <w:b/>
        </w:rPr>
        <w:t>Acknowledgements:</w:t>
      </w:r>
    </w:p>
    <w:p w14:paraId="0ACA94BC" w14:textId="77777777" w:rsidR="00AB68AB" w:rsidRDefault="00AB68AB"/>
    <w:p w14:paraId="18B8AA25" w14:textId="77777777" w:rsidR="00AB68AB" w:rsidRDefault="00AB68AB">
      <w:pPr>
        <w:pStyle w:val="Heading1"/>
        <w:rPr>
          <w:rFonts w:ascii="Times New Roman" w:eastAsia="Times New Roman" w:hAnsi="Times New Roman" w:cs="Times New Roman"/>
        </w:rPr>
      </w:pPr>
    </w:p>
    <w:p w14:paraId="7F64099B" w14:textId="77777777" w:rsidR="00AB68AB" w:rsidRDefault="00000000">
      <w:pPr>
        <w:rPr>
          <w:color w:val="2F5496"/>
          <w:sz w:val="32"/>
          <w:szCs w:val="32"/>
        </w:rPr>
      </w:pPr>
      <w:r>
        <w:br w:type="page"/>
      </w:r>
    </w:p>
    <w:p w14:paraId="3BD17A0B" w14:textId="77777777" w:rsidR="00AB68AB" w:rsidRDefault="00000000">
      <w:pPr>
        <w:ind w:firstLine="0"/>
      </w:pPr>
      <w:r>
        <w:rPr>
          <w:b/>
        </w:rPr>
        <w:lastRenderedPageBreak/>
        <w:t>Literature cited:</w:t>
      </w:r>
    </w:p>
    <w:p w14:paraId="13E6856E" w14:textId="77777777" w:rsidR="00717BCE" w:rsidRDefault="00367E56" w:rsidP="00717BCE">
      <w:pPr>
        <w:pStyle w:val="Bibliography"/>
        <w:spacing w:line="240" w:lineRule="auto"/>
      </w:pPr>
      <w:r>
        <w:fldChar w:fldCharType="begin"/>
      </w:r>
      <w:r w:rsidR="00717BCE">
        <w:instrText xml:space="preserve"> ADDIN ZOTERO_BIBL {"uncited":[],"omitted":[],"custom":[]} CSL_BIBLIOGRAPHY </w:instrText>
      </w:r>
      <w:r>
        <w:fldChar w:fldCharType="separate"/>
      </w:r>
      <w:r w:rsidR="00717BCE">
        <w:t>1.</w:t>
      </w:r>
      <w:r w:rsidR="00717BCE">
        <w:tab/>
        <w:t xml:space="preserve">Allendorf, F. W., Hohenlohe, P. A. &amp; Luikart, G. Genomics and the future of conservation genetics. </w:t>
      </w:r>
      <w:r w:rsidR="00717BCE">
        <w:rPr>
          <w:i/>
          <w:iCs/>
        </w:rPr>
        <w:t>Nat. Rev. Genet.</w:t>
      </w:r>
      <w:r w:rsidR="00717BCE">
        <w:t xml:space="preserve"> </w:t>
      </w:r>
      <w:r w:rsidR="00717BCE">
        <w:rPr>
          <w:b/>
          <w:bCs/>
        </w:rPr>
        <w:t>11</w:t>
      </w:r>
      <w:r w:rsidR="00717BCE">
        <w:t>, 697–709 (2010).</w:t>
      </w:r>
    </w:p>
    <w:p w14:paraId="0D999306" w14:textId="77777777" w:rsidR="00717BCE" w:rsidRDefault="00717BCE" w:rsidP="00717BCE">
      <w:pPr>
        <w:pStyle w:val="Bibliography"/>
        <w:spacing w:line="240" w:lineRule="auto"/>
      </w:pPr>
      <w:r>
        <w:t>2.</w:t>
      </w:r>
      <w:r>
        <w:tab/>
        <w:t xml:space="preserve">Athanasopoulou, K., Boti, M. A., Adamopoulos, P. G., Skourou, P. C. &amp; Scorilas, A. Third-Generation Sequencing: The Spearhead towards the Radical Transformation of Modern Genomics. </w:t>
      </w:r>
      <w:r>
        <w:rPr>
          <w:i/>
          <w:iCs/>
        </w:rPr>
        <w:t>Life</w:t>
      </w:r>
      <w:r>
        <w:t xml:space="preserve"> </w:t>
      </w:r>
      <w:r>
        <w:rPr>
          <w:b/>
          <w:bCs/>
        </w:rPr>
        <w:t>12</w:t>
      </w:r>
      <w:r>
        <w:t>, (2022).</w:t>
      </w:r>
    </w:p>
    <w:p w14:paraId="57A9FA49" w14:textId="77777777" w:rsidR="00717BCE" w:rsidRDefault="00717BCE" w:rsidP="00717BCE">
      <w:pPr>
        <w:pStyle w:val="Bibliography"/>
        <w:spacing w:line="240" w:lineRule="auto"/>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J. Hered.</w:t>
      </w:r>
      <w:r>
        <w:t xml:space="preserve"> </w:t>
      </w:r>
      <w:r>
        <w:rPr>
          <w:b/>
          <w:bCs/>
        </w:rPr>
        <w:t>113</w:t>
      </w:r>
      <w:r>
        <w:t>, 589–596 (2022).</w:t>
      </w:r>
    </w:p>
    <w:p w14:paraId="2EF3A9B2" w14:textId="77777777" w:rsidR="00717BCE" w:rsidRDefault="00717BCE" w:rsidP="00717BCE">
      <w:pPr>
        <w:pStyle w:val="Bibliography"/>
        <w:spacing w:line="240" w:lineRule="auto"/>
      </w:pPr>
      <w:r>
        <w:t>4.</w:t>
      </w:r>
      <w:r>
        <w:tab/>
        <w:t xml:space="preserve">Hu, T., Chitnis, N., Monos, D. &amp; Dinh, A. Next-generation sequencing technologies: An overview. </w:t>
      </w:r>
      <w:r>
        <w:rPr>
          <w:i/>
          <w:iCs/>
        </w:rPr>
        <w:t>Gener. Seq. Its Appl. Med. Lab. Immunol.</w:t>
      </w:r>
      <w:r>
        <w:t xml:space="preserve"> </w:t>
      </w:r>
      <w:r>
        <w:rPr>
          <w:b/>
          <w:bCs/>
        </w:rPr>
        <w:t>82</w:t>
      </w:r>
      <w:r>
        <w:t>, 801–811 (2021).</w:t>
      </w:r>
    </w:p>
    <w:p w14:paraId="54C1F013" w14:textId="77777777" w:rsidR="00717BCE" w:rsidRDefault="00717BCE" w:rsidP="00717BCE">
      <w:pPr>
        <w:pStyle w:val="Bibliography"/>
        <w:spacing w:line="240" w:lineRule="auto"/>
      </w:pPr>
      <w:r>
        <w:t>5.</w:t>
      </w:r>
      <w:r>
        <w:tab/>
        <w:t xml:space="preserve">Pompanon, F., Bonin, A., Bellemain, E. &amp; Taberlet, P. Genotyping errors: causes, consequences and solutions. </w:t>
      </w:r>
      <w:r>
        <w:rPr>
          <w:i/>
          <w:iCs/>
        </w:rPr>
        <w:t>Nat. Rev. Genet.</w:t>
      </w:r>
      <w:r>
        <w:t xml:space="preserve"> </w:t>
      </w:r>
      <w:r>
        <w:rPr>
          <w:b/>
          <w:bCs/>
        </w:rPr>
        <w:t>6</w:t>
      </w:r>
      <w:r>
        <w:t>, 847–859 (2005).</w:t>
      </w:r>
    </w:p>
    <w:p w14:paraId="2F23DDA6" w14:textId="77777777" w:rsidR="00717BCE" w:rsidRDefault="00717BCE" w:rsidP="00717BCE">
      <w:pPr>
        <w:pStyle w:val="Bibliography"/>
        <w:spacing w:line="240" w:lineRule="auto"/>
      </w:pPr>
      <w:r>
        <w:t>6.</w:t>
      </w:r>
      <w:r>
        <w:tab/>
        <w:t xml:space="preserve">Stoler, N. &amp; Nekrutenko, A. Sequencing error profiles of Illumina sequencing instruments. </w:t>
      </w:r>
      <w:r>
        <w:rPr>
          <w:i/>
          <w:iCs/>
        </w:rPr>
        <w:t>NAR Genomics Bioinforma.</w:t>
      </w:r>
      <w:r>
        <w:t xml:space="preserve"> </w:t>
      </w:r>
      <w:r>
        <w:rPr>
          <w:b/>
          <w:bCs/>
        </w:rPr>
        <w:t>3</w:t>
      </w:r>
      <w:r>
        <w:t>, lqab019 (2021).</w:t>
      </w:r>
    </w:p>
    <w:p w14:paraId="0DFAED7E" w14:textId="77777777" w:rsidR="00717BCE" w:rsidRDefault="00717BCE" w:rsidP="00717BCE">
      <w:pPr>
        <w:pStyle w:val="Bibliography"/>
        <w:spacing w:line="240" w:lineRule="auto"/>
      </w:pPr>
      <w:r>
        <w:t>7.</w:t>
      </w:r>
      <w:r>
        <w:tab/>
        <w:t xml:space="preserve">Fountain, E. D., Pauli, J. N., Reid, B. N., Palsbøll, P. J. &amp; Peery, M. Z. Finding the right coverage: the impact of coverage and sequence quality on single nucleotide polymorphism genotyping error rates. </w:t>
      </w:r>
      <w:r>
        <w:rPr>
          <w:i/>
          <w:iCs/>
        </w:rPr>
        <w:t>Mol. Ecol. Resour.</w:t>
      </w:r>
      <w:r>
        <w:t xml:space="preserve"> </w:t>
      </w:r>
      <w:r>
        <w:rPr>
          <w:b/>
          <w:bCs/>
        </w:rPr>
        <w:t>16</w:t>
      </w:r>
      <w:r>
        <w:t>, 966–978 (2016).</w:t>
      </w:r>
    </w:p>
    <w:p w14:paraId="6E75B97C" w14:textId="77777777" w:rsidR="00717BCE" w:rsidRDefault="00717BCE" w:rsidP="00717BCE">
      <w:pPr>
        <w:pStyle w:val="Bibliography"/>
        <w:spacing w:line="240" w:lineRule="auto"/>
      </w:pPr>
      <w:r>
        <w:t>8.</w:t>
      </w:r>
      <w:r>
        <w:tab/>
        <w:t xml:space="preserve">O’Leary, S. J., Puritz, J. B., Willis, S. C., Hollenbeck, C. M. &amp; Portnoy, D. S. These aren’t the loci you’e looking for: Principles of effective SNP filtering for molecular ecologists. </w:t>
      </w:r>
      <w:r>
        <w:rPr>
          <w:i/>
          <w:iCs/>
        </w:rPr>
        <w:t>Mol. Ecol.</w:t>
      </w:r>
      <w:r>
        <w:t xml:space="preserve"> </w:t>
      </w:r>
      <w:r>
        <w:rPr>
          <w:b/>
          <w:bCs/>
        </w:rPr>
        <w:t>27</w:t>
      </w:r>
      <w:r>
        <w:t>, 3193–3206 (2018).</w:t>
      </w:r>
    </w:p>
    <w:p w14:paraId="3559CB86" w14:textId="77777777" w:rsidR="00717BCE" w:rsidRDefault="00717BCE" w:rsidP="00717BCE">
      <w:pPr>
        <w:pStyle w:val="Bibliography"/>
        <w:spacing w:line="240" w:lineRule="auto"/>
      </w:pPr>
      <w:r>
        <w:t>9.</w:t>
      </w:r>
      <w:r>
        <w:tab/>
        <w:t xml:space="preserve">Rochette, N. C., Rivera-Colón, A. G. &amp; Catchen, J. M. Stacks 2: Analytical methods for paired-end sequencing improve RADseq-based population genomics. </w:t>
      </w:r>
      <w:r>
        <w:rPr>
          <w:i/>
          <w:iCs/>
        </w:rPr>
        <w:t>Mol. Ecol.</w:t>
      </w:r>
      <w:r>
        <w:t xml:space="preserve"> </w:t>
      </w:r>
      <w:r>
        <w:rPr>
          <w:b/>
          <w:bCs/>
        </w:rPr>
        <w:t>28</w:t>
      </w:r>
      <w:r>
        <w:t>, 4737–4754 (2019).</w:t>
      </w:r>
    </w:p>
    <w:p w14:paraId="50E1A8B9" w14:textId="77777777" w:rsidR="00717BCE" w:rsidRDefault="00717BCE" w:rsidP="00717BCE">
      <w:pPr>
        <w:pStyle w:val="Bibliography"/>
        <w:spacing w:line="240" w:lineRule="auto"/>
      </w:pPr>
      <w:r>
        <w:t>10.</w:t>
      </w:r>
      <w:r>
        <w:tab/>
        <w:t xml:space="preserve">Ahrens, C. W. </w:t>
      </w:r>
      <w:r>
        <w:rPr>
          <w:i/>
          <w:iCs/>
        </w:rPr>
        <w:t>et al.</w:t>
      </w:r>
      <w:r>
        <w:t xml:space="preserve"> Regarding the F-word: The effects of data filtering on inferred genotype-environment associations. </w:t>
      </w:r>
      <w:r>
        <w:rPr>
          <w:i/>
          <w:iCs/>
        </w:rPr>
        <w:t>Mol. Ecol. Resour.</w:t>
      </w:r>
      <w:r>
        <w:t xml:space="preserve"> </w:t>
      </w:r>
      <w:r>
        <w:rPr>
          <w:b/>
          <w:bCs/>
        </w:rPr>
        <w:t>21</w:t>
      </w:r>
      <w:r>
        <w:t>, 1460–1474 (2021).</w:t>
      </w:r>
    </w:p>
    <w:p w14:paraId="7C12A143" w14:textId="77777777" w:rsidR="00717BCE" w:rsidRDefault="00717BCE" w:rsidP="00717BCE">
      <w:pPr>
        <w:pStyle w:val="Bibliography"/>
        <w:spacing w:line="240" w:lineRule="auto"/>
      </w:pPr>
      <w:r>
        <w:t>11.</w:t>
      </w:r>
      <w:r>
        <w:tab/>
        <w:t xml:space="preserve">Andrews, K. R. &amp; Luikart, G. Recent novel approaches for population genomics data analysis. </w:t>
      </w:r>
      <w:r>
        <w:rPr>
          <w:i/>
          <w:iCs/>
        </w:rPr>
        <w:t>Mol. Ecol.</w:t>
      </w:r>
      <w:r>
        <w:t xml:space="preserve"> </w:t>
      </w:r>
      <w:r>
        <w:rPr>
          <w:b/>
          <w:bCs/>
        </w:rPr>
        <w:t>23</w:t>
      </w:r>
      <w:r>
        <w:t>, 1661–1667 (2014).</w:t>
      </w:r>
    </w:p>
    <w:p w14:paraId="71C1824B" w14:textId="77777777" w:rsidR="00717BCE" w:rsidRDefault="00717BCE" w:rsidP="00717BCE">
      <w:pPr>
        <w:pStyle w:val="Bibliography"/>
        <w:spacing w:line="240" w:lineRule="auto"/>
      </w:pPr>
      <w:r>
        <w:t>12.</w:t>
      </w:r>
      <w:r>
        <w:tab/>
        <w:t xml:space="preserve">Larson, W. A., Isermann, D. A. &amp; Feiner, Z. S. Incomplete bioinformatic filtering and inadequate age and growth analysis lead to an incorrect inference of harvested-induced changes. </w:t>
      </w:r>
      <w:r>
        <w:rPr>
          <w:i/>
          <w:iCs/>
        </w:rPr>
        <w:t>Evol. Appl.</w:t>
      </w:r>
      <w:r>
        <w:t xml:space="preserve"> </w:t>
      </w:r>
      <w:r>
        <w:rPr>
          <w:b/>
          <w:bCs/>
        </w:rPr>
        <w:t>14</w:t>
      </w:r>
      <w:r>
        <w:t>, 278–289 (2021).</w:t>
      </w:r>
    </w:p>
    <w:p w14:paraId="27B07A4C" w14:textId="77777777" w:rsidR="00717BCE" w:rsidRDefault="00717BCE" w:rsidP="00717BCE">
      <w:pPr>
        <w:pStyle w:val="Bibliography"/>
        <w:spacing w:line="240" w:lineRule="auto"/>
      </w:pPr>
      <w:r>
        <w:lastRenderedPageBreak/>
        <w:t>13.</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3850839C" w14:textId="77777777" w:rsidR="00717BCE" w:rsidRDefault="00717BCE" w:rsidP="00717BCE">
      <w:pPr>
        <w:pStyle w:val="Bibliography"/>
        <w:spacing w:line="240" w:lineRule="auto"/>
      </w:pPr>
      <w:r>
        <w:t>14.</w:t>
      </w:r>
      <w:r>
        <w:tab/>
        <w:t xml:space="preserve">Giani, A. M., Gallo, G. R., Gianfranceschi, L. &amp; Formenti, G. Long walk to genomics: History and current approaches to genome sequencing and assembly. </w:t>
      </w:r>
      <w:r>
        <w:rPr>
          <w:i/>
          <w:iCs/>
        </w:rPr>
        <w:t>Comput. Struct. Biotechnol. J.</w:t>
      </w:r>
      <w:r>
        <w:t xml:space="preserve"> </w:t>
      </w:r>
      <w:r>
        <w:rPr>
          <w:b/>
          <w:bCs/>
        </w:rPr>
        <w:t>18</w:t>
      </w:r>
      <w:r>
        <w:t>, 9–19 (2020).</w:t>
      </w:r>
    </w:p>
    <w:p w14:paraId="03D5D4E3" w14:textId="77777777" w:rsidR="00717BCE" w:rsidRDefault="00717BCE" w:rsidP="00717BCE">
      <w:pPr>
        <w:pStyle w:val="Bibliography"/>
        <w:spacing w:line="240" w:lineRule="auto"/>
      </w:pPr>
      <w:r>
        <w:t>15.</w:t>
      </w:r>
      <w:r>
        <w:tab/>
        <w:t xml:space="preserve">Kumar, K. R. ; C., Mark J. ;. Davis, Ryan L. Next-Generation Sequencing and Emerging Technologies. </w:t>
      </w:r>
      <w:r>
        <w:rPr>
          <w:i/>
          <w:iCs/>
        </w:rPr>
        <w:t>Semin. Thromb. Hemost.</w:t>
      </w:r>
      <w:r>
        <w:t xml:space="preserve"> </w:t>
      </w:r>
      <w:r>
        <w:rPr>
          <w:b/>
          <w:bCs/>
        </w:rPr>
        <w:t>45</w:t>
      </w:r>
      <w:r>
        <w:t>, 661–673 (2019).</w:t>
      </w:r>
    </w:p>
    <w:p w14:paraId="3D54BA71" w14:textId="77777777" w:rsidR="00717BCE" w:rsidRDefault="00717BCE" w:rsidP="00717BCE">
      <w:pPr>
        <w:pStyle w:val="Bibliography"/>
        <w:spacing w:line="240" w:lineRule="auto"/>
      </w:pPr>
      <w:r>
        <w:t>16.</w:t>
      </w:r>
      <w:r>
        <w:tab/>
        <w:t xml:space="preserve">Shendure, J. </w:t>
      </w:r>
      <w:r>
        <w:rPr>
          <w:i/>
          <w:iCs/>
        </w:rPr>
        <w:t>et al.</w:t>
      </w:r>
      <w:r>
        <w:t xml:space="preserve"> DNA sequencing at 40: past, present and future. </w:t>
      </w:r>
      <w:r>
        <w:rPr>
          <w:i/>
          <w:iCs/>
        </w:rPr>
        <w:t>Nature</w:t>
      </w:r>
      <w:r>
        <w:t xml:space="preserve"> </w:t>
      </w:r>
      <w:r>
        <w:rPr>
          <w:b/>
          <w:bCs/>
        </w:rPr>
        <w:t>550</w:t>
      </w:r>
      <w:r>
        <w:t>, 345–353 (2017).</w:t>
      </w:r>
    </w:p>
    <w:p w14:paraId="768160CE" w14:textId="77777777" w:rsidR="00717BCE" w:rsidRDefault="00717BCE" w:rsidP="00717BCE">
      <w:pPr>
        <w:pStyle w:val="Bibliography"/>
        <w:spacing w:line="240" w:lineRule="auto"/>
      </w:pPr>
      <w:r>
        <w:t>17.</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5C6BC448" w14:textId="77777777" w:rsidR="00717BCE" w:rsidRDefault="00717BCE" w:rsidP="00717BCE">
      <w:pPr>
        <w:pStyle w:val="Bibliography"/>
        <w:spacing w:line="240" w:lineRule="auto"/>
      </w:pPr>
      <w:r>
        <w:t>18.</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2D55EB54" w14:textId="77777777" w:rsidR="00717BCE" w:rsidRDefault="00717BCE" w:rsidP="00717BCE">
      <w:pPr>
        <w:pStyle w:val="Bibliography"/>
        <w:spacing w:line="240" w:lineRule="auto"/>
      </w:pPr>
      <w:r>
        <w:t>19.</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5431C1F1" w14:textId="77777777" w:rsidR="00717BCE" w:rsidRDefault="00717BCE" w:rsidP="00717BCE">
      <w:pPr>
        <w:pStyle w:val="Bibliography"/>
        <w:spacing w:line="240" w:lineRule="auto"/>
      </w:pPr>
      <w:r>
        <w:t>20.</w:t>
      </w:r>
      <w:r>
        <w:tab/>
        <w:t xml:space="preserve">Heller, R. </w:t>
      </w:r>
      <w:r>
        <w:rPr>
          <w:i/>
          <w:iCs/>
        </w:rPr>
        <w:t>et al.</w:t>
      </w:r>
      <w:r>
        <w:t xml:space="preserve"> A reference-free approach to analyse RADseq data using standard next generation sequencing toolkits. </w:t>
      </w:r>
      <w:r>
        <w:rPr>
          <w:i/>
          <w:iCs/>
        </w:rPr>
        <w:t>Mol. Ecol. Resour.</w:t>
      </w:r>
      <w:r>
        <w:t xml:space="preserve"> </w:t>
      </w:r>
      <w:r>
        <w:rPr>
          <w:b/>
          <w:bCs/>
        </w:rPr>
        <w:t>21</w:t>
      </w:r>
      <w:r>
        <w:t>, 1085–1097 (2021).</w:t>
      </w:r>
    </w:p>
    <w:p w14:paraId="13EA1EE2" w14:textId="77777777" w:rsidR="00717BCE" w:rsidRDefault="00717BCE" w:rsidP="00717BCE">
      <w:pPr>
        <w:pStyle w:val="Bibliography"/>
        <w:spacing w:line="240" w:lineRule="auto"/>
      </w:pPr>
      <w:r>
        <w:t>21.</w:t>
      </w:r>
      <w:r>
        <w:tab/>
        <w:t xml:space="preserve">Gihawi, A., Cardenas, R., Hurst, R. &amp; Brewer, D. S. Quality Control in Metagenomics Data. in </w:t>
      </w:r>
      <w:r>
        <w:rPr>
          <w:i/>
          <w:iCs/>
        </w:rPr>
        <w:t>Metagenomic Data Analysis</w:t>
      </w:r>
      <w:r>
        <w:t xml:space="preserve"> (ed. Mitra, S.) 21–54 (Springer US, 2023). doi:10.1007/978-1-0716-3072-3_2.</w:t>
      </w:r>
    </w:p>
    <w:p w14:paraId="17AF7FE6" w14:textId="77777777" w:rsidR="00717BCE" w:rsidRDefault="00717BCE" w:rsidP="00717BCE">
      <w:pPr>
        <w:pStyle w:val="Bibliography"/>
        <w:spacing w:line="240" w:lineRule="auto"/>
      </w:pPr>
      <w:r>
        <w:t>22.</w:t>
      </w:r>
      <w:r>
        <w:tab/>
        <w:t xml:space="preserve">Ruppert, K. M., Kline, R. J. &amp; Rahman, M. S. Past, present, and future perspectives of environmental DNA (eDNA) metabarcoding: A systematic review in methods, monitoring, and applications of global eDNA. </w:t>
      </w:r>
      <w:r>
        <w:rPr>
          <w:i/>
          <w:iCs/>
        </w:rPr>
        <w:t>Glob. Ecol. Conserv.</w:t>
      </w:r>
      <w:r>
        <w:t xml:space="preserve"> </w:t>
      </w:r>
      <w:r>
        <w:rPr>
          <w:b/>
          <w:bCs/>
        </w:rPr>
        <w:t>17</w:t>
      </w:r>
      <w:r>
        <w:t>, e00547 (2019).</w:t>
      </w:r>
    </w:p>
    <w:p w14:paraId="42CA4C15" w14:textId="77777777" w:rsidR="00717BCE" w:rsidRDefault="00717BCE" w:rsidP="00717BCE">
      <w:pPr>
        <w:pStyle w:val="Bibliography"/>
        <w:spacing w:line="240" w:lineRule="auto"/>
      </w:pPr>
      <w:r>
        <w:t>23.</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65D59DF0" w14:textId="77777777" w:rsidR="00717BCE" w:rsidRDefault="00717BCE" w:rsidP="00717BCE">
      <w:pPr>
        <w:pStyle w:val="Bibliography"/>
        <w:spacing w:line="240" w:lineRule="auto"/>
      </w:pPr>
      <w:r>
        <w:t>24.</w:t>
      </w:r>
      <w:r>
        <w:tab/>
        <w:t xml:space="preserve">Bohling, J. Evaluating the effect of reference genome divergence on the analysis of empirical RADseq datasets. </w:t>
      </w:r>
      <w:r>
        <w:rPr>
          <w:i/>
          <w:iCs/>
        </w:rPr>
        <w:t>Ecol. Evol.</w:t>
      </w:r>
      <w:r>
        <w:t xml:space="preserve"> </w:t>
      </w:r>
      <w:r>
        <w:rPr>
          <w:b/>
          <w:bCs/>
        </w:rPr>
        <w:t>10</w:t>
      </w:r>
      <w:r>
        <w:t>, 7585–7601 (2020).</w:t>
      </w:r>
    </w:p>
    <w:p w14:paraId="4F18F7FF" w14:textId="77777777" w:rsidR="00717BCE" w:rsidRDefault="00717BCE" w:rsidP="00717BCE">
      <w:pPr>
        <w:pStyle w:val="Bibliography"/>
        <w:spacing w:line="240" w:lineRule="auto"/>
      </w:pPr>
      <w:r>
        <w:t>25.</w:t>
      </w:r>
      <w:r>
        <w:tab/>
        <w:t xml:space="preserve">Valiente-Mullor, C. </w:t>
      </w:r>
      <w:r>
        <w:rPr>
          <w:i/>
          <w:iCs/>
        </w:rPr>
        <w:t>et al.</w:t>
      </w:r>
      <w:r>
        <w:t xml:space="preserve"> One is not enough: On the effects of reference genome for the mapping and subsequent analyses of short-reads. </w:t>
      </w:r>
      <w:r>
        <w:rPr>
          <w:i/>
          <w:iCs/>
        </w:rPr>
        <w:t>PLOS Comput. Biol.</w:t>
      </w:r>
      <w:r>
        <w:t xml:space="preserve"> </w:t>
      </w:r>
      <w:r>
        <w:rPr>
          <w:b/>
          <w:bCs/>
        </w:rPr>
        <w:t>17</w:t>
      </w:r>
      <w:r>
        <w:t>, e1008678 (2021).</w:t>
      </w:r>
    </w:p>
    <w:p w14:paraId="0BEEDC7D" w14:textId="77777777" w:rsidR="00717BCE" w:rsidRDefault="00717BCE" w:rsidP="00717BCE">
      <w:pPr>
        <w:pStyle w:val="Bibliography"/>
        <w:spacing w:line="240" w:lineRule="auto"/>
      </w:pPr>
      <w:r>
        <w:t>26.</w:t>
      </w:r>
      <w:r>
        <w:tab/>
        <w:t xml:space="preserve">Vaux, F., Dutoit, L., Fraser, C. I. &amp; Waters, J. M. Genotyping-by-sequencing for biogeography. </w:t>
      </w:r>
      <w:r>
        <w:rPr>
          <w:i/>
          <w:iCs/>
        </w:rPr>
        <w:t>J. Biogeogr.</w:t>
      </w:r>
      <w:r>
        <w:t xml:space="preserve"> </w:t>
      </w:r>
      <w:r>
        <w:rPr>
          <w:b/>
          <w:bCs/>
        </w:rPr>
        <w:t>50</w:t>
      </w:r>
      <w:r>
        <w:t>, 262–281 (2023).</w:t>
      </w:r>
    </w:p>
    <w:p w14:paraId="658D5BA2" w14:textId="77777777" w:rsidR="00717BCE" w:rsidRDefault="00717BCE" w:rsidP="00717BCE">
      <w:pPr>
        <w:pStyle w:val="Bibliography"/>
        <w:spacing w:line="240" w:lineRule="auto"/>
      </w:pPr>
      <w:r>
        <w:lastRenderedPageBreak/>
        <w:t>27.</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7B0146D7" w14:textId="77777777" w:rsidR="00717BCE" w:rsidRDefault="00717BCE" w:rsidP="00717BCE">
      <w:pPr>
        <w:pStyle w:val="Bibliography"/>
        <w:spacing w:line="240" w:lineRule="auto"/>
      </w:pPr>
      <w:r>
        <w:t>28.</w:t>
      </w:r>
      <w:r>
        <w:tab/>
        <w:t xml:space="preserve">Luikart, G., England, P. R., Tallmon, D., Jordan, S. &amp; Taberlet, P. The power and promise of population genomics: from genotyping to genome typing. </w:t>
      </w:r>
      <w:r>
        <w:rPr>
          <w:i/>
          <w:iCs/>
        </w:rPr>
        <w:t>Nat. Rev. Genet.</w:t>
      </w:r>
      <w:r>
        <w:t xml:space="preserve"> </w:t>
      </w:r>
      <w:r>
        <w:rPr>
          <w:b/>
          <w:bCs/>
        </w:rPr>
        <w:t>4</w:t>
      </w:r>
      <w:r>
        <w:t>, 981–994 (2003).</w:t>
      </w:r>
    </w:p>
    <w:p w14:paraId="7B07A302" w14:textId="77777777" w:rsidR="00717BCE" w:rsidRDefault="00717BCE" w:rsidP="00717BCE">
      <w:pPr>
        <w:pStyle w:val="Bibliography"/>
        <w:spacing w:line="240" w:lineRule="auto"/>
      </w:pPr>
      <w:r>
        <w:t>29.</w:t>
      </w:r>
      <w:r>
        <w:tab/>
        <w:t xml:space="preserve">Langmead, B. &amp; Salzberg, S. L. Fast gapped-read alignment with Bowtie 2. </w:t>
      </w:r>
      <w:r>
        <w:rPr>
          <w:i/>
          <w:iCs/>
        </w:rPr>
        <w:t>Nat. Methods</w:t>
      </w:r>
      <w:r>
        <w:t xml:space="preserve"> </w:t>
      </w:r>
      <w:r>
        <w:rPr>
          <w:b/>
          <w:bCs/>
        </w:rPr>
        <w:t>9</w:t>
      </w:r>
      <w:r>
        <w:t>, 357–359 (2012).</w:t>
      </w:r>
    </w:p>
    <w:p w14:paraId="6F057C22" w14:textId="77777777" w:rsidR="00717BCE" w:rsidRDefault="00717BCE" w:rsidP="00717BCE">
      <w:pPr>
        <w:pStyle w:val="Bibliography"/>
        <w:spacing w:line="240" w:lineRule="auto"/>
      </w:pPr>
      <w:r>
        <w:t>30.</w:t>
      </w:r>
      <w:r>
        <w:tab/>
        <w:t xml:space="preserve">Li, H. &amp; Durbin, R. Fast and accurate short read alignment with Burrows-Wheeler transform. </w:t>
      </w:r>
      <w:r>
        <w:rPr>
          <w:i/>
          <w:iCs/>
        </w:rPr>
        <w:t>Bioinforma. Oxf. Engl.</w:t>
      </w:r>
      <w:r>
        <w:t xml:space="preserve"> </w:t>
      </w:r>
      <w:r>
        <w:rPr>
          <w:b/>
          <w:bCs/>
        </w:rPr>
        <w:t>25</w:t>
      </w:r>
      <w:r>
        <w:t>, 1754–1760 (2009).</w:t>
      </w:r>
    </w:p>
    <w:p w14:paraId="407820A8" w14:textId="77777777" w:rsidR="00717BCE" w:rsidRDefault="00717BCE" w:rsidP="00717BCE">
      <w:pPr>
        <w:pStyle w:val="Bibliography"/>
        <w:spacing w:line="240" w:lineRule="auto"/>
      </w:pPr>
      <w:r>
        <w:t>31.</w:t>
      </w:r>
      <w:r>
        <w:tab/>
        <w:t xml:space="preserve">Pfeifer, S. P. From next-generation resequencing reads to a high-quality variant data set. </w:t>
      </w:r>
      <w:r>
        <w:rPr>
          <w:i/>
          <w:iCs/>
        </w:rPr>
        <w:t>Heredity</w:t>
      </w:r>
      <w:r>
        <w:t xml:space="preserve"> </w:t>
      </w:r>
      <w:r>
        <w:rPr>
          <w:b/>
          <w:bCs/>
        </w:rPr>
        <w:t>118</w:t>
      </w:r>
      <w:r>
        <w:t>, 111–124 (2017).</w:t>
      </w:r>
    </w:p>
    <w:p w14:paraId="5B89B40E" w14:textId="77777777" w:rsidR="00717BCE" w:rsidRDefault="00717BCE" w:rsidP="00717BCE">
      <w:pPr>
        <w:pStyle w:val="Bibliography"/>
        <w:spacing w:line="240" w:lineRule="auto"/>
      </w:pPr>
      <w:r>
        <w:t>32.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4CCD73EC" w14:textId="77777777" w:rsidR="00717BCE" w:rsidRDefault="00717BCE" w:rsidP="00717BCE">
      <w:pPr>
        <w:pStyle w:val="Bibliography"/>
        <w:spacing w:line="240" w:lineRule="auto"/>
      </w:pPr>
      <w:r>
        <w:t>33.</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00E501B9" w14:textId="77777777" w:rsidR="00717BCE" w:rsidRDefault="00717BCE" w:rsidP="00717BCE">
      <w:pPr>
        <w:pStyle w:val="Bibliography"/>
        <w:spacing w:line="240" w:lineRule="auto"/>
      </w:pPr>
      <w:r>
        <w:t>34.</w:t>
      </w:r>
      <w:r>
        <w:tab/>
        <w:t xml:space="preserve">Ho, S. S., Urban, A. E. &amp; Mills, R. E. Structural variation in the sequencing era. </w:t>
      </w:r>
      <w:r>
        <w:rPr>
          <w:i/>
          <w:iCs/>
        </w:rPr>
        <w:t>Nat. Rev. Genet.</w:t>
      </w:r>
      <w:r>
        <w:t xml:space="preserve"> </w:t>
      </w:r>
      <w:r>
        <w:rPr>
          <w:b/>
          <w:bCs/>
        </w:rPr>
        <w:t>21</w:t>
      </w:r>
      <w:r>
        <w:t>, 171–189 (2020).</w:t>
      </w:r>
    </w:p>
    <w:p w14:paraId="6C7FD9A4" w14:textId="77777777" w:rsidR="00717BCE" w:rsidRDefault="00717BCE" w:rsidP="00717BCE">
      <w:pPr>
        <w:pStyle w:val="Bibliography"/>
        <w:spacing w:line="240" w:lineRule="auto"/>
      </w:pPr>
      <w:r>
        <w:t>35.</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7FCD54B2" w14:textId="77777777" w:rsidR="00717BCE" w:rsidRDefault="00717BCE" w:rsidP="00717BCE">
      <w:pPr>
        <w:pStyle w:val="Bibliography"/>
        <w:spacing w:line="240" w:lineRule="auto"/>
      </w:pPr>
      <w:r>
        <w:t>36.</w:t>
      </w:r>
      <w:r>
        <w:tab/>
        <w:t xml:space="preserve">Rochette, N. C. </w:t>
      </w:r>
      <w:r>
        <w:rPr>
          <w:i/>
          <w:iCs/>
        </w:rPr>
        <w:t>et al.</w:t>
      </w:r>
      <w:r>
        <w:t xml:space="preserve"> On the causes, consequences, and avoidance of PCR duplicates: Towards a theory of library complexity. </w:t>
      </w:r>
      <w:r>
        <w:rPr>
          <w:i/>
          <w:iCs/>
        </w:rPr>
        <w:t>Mol. Ecol. Resour.</w:t>
      </w:r>
      <w:r>
        <w:t xml:space="preserve"> </w:t>
      </w:r>
      <w:r>
        <w:rPr>
          <w:b/>
          <w:bCs/>
        </w:rPr>
        <w:t>n/a</w:t>
      </w:r>
      <w:r>
        <w:t>, (2023).</w:t>
      </w:r>
    </w:p>
    <w:p w14:paraId="0337409B" w14:textId="77777777" w:rsidR="00717BCE" w:rsidRDefault="00717BCE" w:rsidP="00717BCE">
      <w:pPr>
        <w:pStyle w:val="Bibliography"/>
        <w:spacing w:line="240" w:lineRule="auto"/>
      </w:pPr>
      <w:r>
        <w:t>37.</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79B62B3C" w14:textId="77777777" w:rsidR="00717BCE" w:rsidRDefault="00717BCE" w:rsidP="00717BCE">
      <w:pPr>
        <w:pStyle w:val="Bibliography"/>
        <w:spacing w:line="240" w:lineRule="auto"/>
      </w:pPr>
      <w:r>
        <w:t>38.</w:t>
      </w:r>
      <w:r>
        <w:tab/>
        <w:t xml:space="preserve">Van der Auwera, G. A. &amp; O’Connor, B. D. </w:t>
      </w:r>
      <w:r>
        <w:rPr>
          <w:i/>
          <w:iCs/>
        </w:rPr>
        <w:t>Genomics in the cloud: using Docker, GATK, and WDL in Terra</w:t>
      </w:r>
      <w:r>
        <w:t>. (O’Reilly Media, 2020).</w:t>
      </w:r>
    </w:p>
    <w:p w14:paraId="5CA58E17" w14:textId="77777777" w:rsidR="00717BCE" w:rsidRDefault="00717BCE" w:rsidP="00717BCE">
      <w:pPr>
        <w:pStyle w:val="Bibliography"/>
        <w:spacing w:line="240" w:lineRule="auto"/>
      </w:pPr>
      <w:r>
        <w:t>39.</w:t>
      </w:r>
      <w:r>
        <w:tab/>
        <w:t xml:space="preserve">Korneliussen, T. S., Albrechtsen, A. &amp; Nielsen, R. ANGSD: Analysis of Next Generation Sequencing Data. </w:t>
      </w:r>
      <w:r>
        <w:rPr>
          <w:i/>
          <w:iCs/>
        </w:rPr>
        <w:t>BMC Bioinformatics</w:t>
      </w:r>
      <w:r>
        <w:t xml:space="preserve"> </w:t>
      </w:r>
      <w:r>
        <w:rPr>
          <w:b/>
          <w:bCs/>
        </w:rPr>
        <w:t>15</w:t>
      </w:r>
      <w:r>
        <w:t>, 356 (2014).</w:t>
      </w:r>
    </w:p>
    <w:p w14:paraId="5648EB7C" w14:textId="77777777" w:rsidR="00717BCE" w:rsidRDefault="00717BCE" w:rsidP="00717BCE">
      <w:pPr>
        <w:pStyle w:val="Bibliography"/>
        <w:spacing w:line="240" w:lineRule="auto"/>
      </w:pPr>
      <w:r>
        <w:t>40.</w:t>
      </w:r>
      <w:r>
        <w:tab/>
        <w:t xml:space="preserve">Eaton, D. A. R. &amp; Overcast, I. ipyrad: Interactive assembly and analysis of RADseq datasets. </w:t>
      </w:r>
      <w:r>
        <w:rPr>
          <w:i/>
          <w:iCs/>
        </w:rPr>
        <w:t>Bioinformatics</w:t>
      </w:r>
      <w:r>
        <w:t xml:space="preserve"> </w:t>
      </w:r>
      <w:r>
        <w:rPr>
          <w:b/>
          <w:bCs/>
        </w:rPr>
        <w:t>36</w:t>
      </w:r>
      <w:r>
        <w:t>, 2592–2594 (2020).</w:t>
      </w:r>
    </w:p>
    <w:p w14:paraId="467ED9CD" w14:textId="77777777" w:rsidR="00717BCE" w:rsidRDefault="00717BCE" w:rsidP="00717BCE">
      <w:pPr>
        <w:pStyle w:val="Bibliography"/>
        <w:spacing w:line="240" w:lineRule="auto"/>
      </w:pPr>
      <w:r>
        <w:t>41.</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0B765A94" w14:textId="77777777" w:rsidR="00717BCE" w:rsidRDefault="00717BCE" w:rsidP="00717BCE">
      <w:pPr>
        <w:pStyle w:val="Bibliography"/>
        <w:spacing w:line="240" w:lineRule="auto"/>
      </w:pPr>
      <w:r>
        <w:lastRenderedPageBreak/>
        <w:t>42.</w:t>
      </w:r>
      <w:r>
        <w:tab/>
        <w:t>Mona, S., Benazzo, A., Delrieu-Trottin, E. &amp; Lesturgie, P. Population genetics using low coverage RADseq data in non-model organisms: biases and solutions. (2023) doi:10.22541/au.168252801.19878064/v1.</w:t>
      </w:r>
    </w:p>
    <w:p w14:paraId="567D8FB8" w14:textId="77777777" w:rsidR="00717BCE" w:rsidRDefault="00717BCE" w:rsidP="00717BCE">
      <w:pPr>
        <w:pStyle w:val="Bibliography"/>
        <w:spacing w:line="240" w:lineRule="auto"/>
      </w:pPr>
      <w:r>
        <w:t>43.</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29FF6946" w14:textId="77777777" w:rsidR="00717BCE" w:rsidRDefault="00717BCE" w:rsidP="00717BCE">
      <w:pPr>
        <w:pStyle w:val="Bibliography"/>
        <w:spacing w:line="240" w:lineRule="auto"/>
      </w:pPr>
      <w:r>
        <w:t>44.</w:t>
      </w:r>
      <w:r>
        <w:tab/>
        <w:t xml:space="preserve">Pritchard, J. K., Stephens, M. &amp; Donnelly, P. Inference of Population Structure Using Multilocus Genotype Data. </w:t>
      </w:r>
      <w:r>
        <w:rPr>
          <w:i/>
          <w:iCs/>
        </w:rPr>
        <w:t>Genetics</w:t>
      </w:r>
      <w:r>
        <w:t xml:space="preserve"> </w:t>
      </w:r>
      <w:r>
        <w:rPr>
          <w:b/>
          <w:bCs/>
        </w:rPr>
        <w:t>155</w:t>
      </w:r>
      <w:r>
        <w:t>, 945–959 (2000).</w:t>
      </w:r>
    </w:p>
    <w:p w14:paraId="46767DB1" w14:textId="77777777" w:rsidR="00717BCE" w:rsidRDefault="00717BCE" w:rsidP="00717BCE">
      <w:pPr>
        <w:pStyle w:val="Bibliography"/>
        <w:spacing w:line="240" w:lineRule="auto"/>
      </w:pPr>
      <w:r>
        <w:t>45.</w:t>
      </w:r>
      <w:r>
        <w:tab/>
        <w:t xml:space="preserve">Waples, R. S. Testing for Hardy–Weinberg Proportions: Have We Lost the Plot? </w:t>
      </w:r>
      <w:r>
        <w:rPr>
          <w:i/>
          <w:iCs/>
        </w:rPr>
        <w:t>J. Hered.</w:t>
      </w:r>
      <w:r>
        <w:t xml:space="preserve"> </w:t>
      </w:r>
      <w:r>
        <w:rPr>
          <w:b/>
          <w:bCs/>
        </w:rPr>
        <w:t>106</w:t>
      </w:r>
      <w:r>
        <w:t>, 1–19 (2015).</w:t>
      </w:r>
    </w:p>
    <w:p w14:paraId="4AC0D248" w14:textId="77777777" w:rsidR="00717BCE" w:rsidRDefault="00717BCE" w:rsidP="00717BCE">
      <w:pPr>
        <w:pStyle w:val="Bibliography"/>
        <w:spacing w:line="240" w:lineRule="auto"/>
      </w:pPr>
      <w:r>
        <w:t>46.</w:t>
      </w:r>
      <w:r>
        <w:tab/>
        <w:t xml:space="preserve">Sethuraman, A. </w:t>
      </w:r>
      <w:r>
        <w:rPr>
          <w:i/>
          <w:iCs/>
        </w:rPr>
        <w:t>et al.</w:t>
      </w:r>
      <w:r>
        <w:t xml:space="preserve"> Continued misuse of multiple testing correction methods in population genetics-A wake-up call? </w:t>
      </w:r>
      <w:r>
        <w:rPr>
          <w:i/>
          <w:iCs/>
        </w:rPr>
        <w:t>Mol. Ecol. Resour.</w:t>
      </w:r>
      <w:r>
        <w:t xml:space="preserve"> </w:t>
      </w:r>
      <w:r>
        <w:rPr>
          <w:b/>
          <w:bCs/>
        </w:rPr>
        <w:t>19</w:t>
      </w:r>
      <w:r>
        <w:t>, 23–26 (2019).</w:t>
      </w:r>
    </w:p>
    <w:p w14:paraId="624FEBF8" w14:textId="77777777" w:rsidR="00717BCE" w:rsidRDefault="00717BCE" w:rsidP="00717BCE">
      <w:pPr>
        <w:pStyle w:val="Bibliography"/>
        <w:spacing w:line="240" w:lineRule="auto"/>
      </w:pPr>
      <w:r>
        <w:t>47.</w:t>
      </w:r>
      <w:r>
        <w:tab/>
        <w:t xml:space="preserve">Benjamini, Y. &amp; Hochberg, Y. Controlling the False Discovery Rate: A Practical and Powerful Approach to Multiple Testing. </w:t>
      </w:r>
      <w:r>
        <w:rPr>
          <w:i/>
          <w:iCs/>
        </w:rPr>
        <w:t>J. R. Stat. Soc. Ser. B Methodol.</w:t>
      </w:r>
      <w:r>
        <w:t xml:space="preserve"> </w:t>
      </w:r>
      <w:r>
        <w:rPr>
          <w:b/>
          <w:bCs/>
        </w:rPr>
        <w:t>57</w:t>
      </w:r>
      <w:r>
        <w:t>, 289–300 (1995).</w:t>
      </w:r>
    </w:p>
    <w:p w14:paraId="2F1C84CD" w14:textId="77777777" w:rsidR="00717BCE" w:rsidRDefault="00717BCE" w:rsidP="00717BCE">
      <w:pPr>
        <w:pStyle w:val="Bibliography"/>
        <w:spacing w:line="240" w:lineRule="auto"/>
      </w:pPr>
      <w:r>
        <w:t>48.</w:t>
      </w:r>
      <w:r>
        <w:tab/>
        <w:t xml:space="preserve">Holm, S. A Simple Sequentially Rejective Multiple Test Procedure. </w:t>
      </w:r>
      <w:r>
        <w:rPr>
          <w:i/>
          <w:iCs/>
        </w:rPr>
        <w:t>Scand. J. Stat.</w:t>
      </w:r>
      <w:r>
        <w:t xml:space="preserve"> </w:t>
      </w:r>
      <w:r>
        <w:rPr>
          <w:b/>
          <w:bCs/>
        </w:rPr>
        <w:t>6</w:t>
      </w:r>
      <w:r>
        <w:t>, 65–70 (1979).</w:t>
      </w:r>
    </w:p>
    <w:p w14:paraId="741F820A" w14:textId="77777777" w:rsidR="00717BCE" w:rsidRDefault="00717BCE" w:rsidP="00717BCE">
      <w:pPr>
        <w:pStyle w:val="Bibliography"/>
        <w:spacing w:line="240" w:lineRule="auto"/>
      </w:pPr>
      <w:r>
        <w:t>49.</w:t>
      </w:r>
      <w:r>
        <w:tab/>
        <w:t xml:space="preserve">Allendorf, F. W. </w:t>
      </w:r>
      <w:r>
        <w:rPr>
          <w:i/>
          <w:iCs/>
        </w:rPr>
        <w:t>et al.</w:t>
      </w:r>
      <w:r>
        <w:t xml:space="preserve"> </w:t>
      </w:r>
      <w:r>
        <w:rPr>
          <w:i/>
          <w:iCs/>
        </w:rPr>
        <w:t>Conservation and the Genomics of Populations</w:t>
      </w:r>
      <w:r>
        <w:t>. (Oxford University Press, 2022). doi:10.1093/oso/9780198856566.001.0001.</w:t>
      </w:r>
    </w:p>
    <w:p w14:paraId="77CCA41A" w14:textId="77777777" w:rsidR="00717BCE" w:rsidRDefault="00717BCE" w:rsidP="00717BCE">
      <w:pPr>
        <w:pStyle w:val="Bibliography"/>
        <w:spacing w:line="240" w:lineRule="auto"/>
      </w:pPr>
      <w:r>
        <w:t>50.</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00C07DFF" w14:textId="77777777" w:rsidR="00717BCE" w:rsidRDefault="00717BCE" w:rsidP="00717BCE">
      <w:pPr>
        <w:pStyle w:val="Bibliography"/>
        <w:spacing w:line="240" w:lineRule="auto"/>
      </w:pPr>
      <w:r>
        <w:t>51.</w:t>
      </w:r>
      <w:r>
        <w:tab/>
        <w:t xml:space="preserve">Günther, T. &amp; Nettelblad, C. The presence and impact of reference bias on population genomic studies of prehistoric human populations. </w:t>
      </w:r>
      <w:r>
        <w:rPr>
          <w:i/>
          <w:iCs/>
        </w:rPr>
        <w:t>PLOS Genet.</w:t>
      </w:r>
      <w:r>
        <w:t xml:space="preserve"> </w:t>
      </w:r>
      <w:r>
        <w:rPr>
          <w:b/>
          <w:bCs/>
        </w:rPr>
        <w:t>15</w:t>
      </w:r>
      <w:r>
        <w:t>, e1008302 (2019).</w:t>
      </w:r>
    </w:p>
    <w:p w14:paraId="73AE5F8C" w14:textId="77777777" w:rsidR="00717BCE" w:rsidRDefault="00717BCE" w:rsidP="00717BCE">
      <w:pPr>
        <w:pStyle w:val="Bibliography"/>
        <w:spacing w:line="240" w:lineRule="auto"/>
      </w:pPr>
      <w:r>
        <w:t>52.</w:t>
      </w:r>
      <w:r>
        <w:tab/>
        <w:t xml:space="preserve">McKinney, G. J., Waples, R. K., Seeb, L. W. &amp; Seeb, J. E. Paralogs are revealed by proportion of heterozygotes and deviations in read ratios in genotyping-by-sequencing data from natural populations. </w:t>
      </w:r>
      <w:r>
        <w:rPr>
          <w:i/>
          <w:iCs/>
        </w:rPr>
        <w:t>Mol. Ecol. Resour.</w:t>
      </w:r>
      <w:r>
        <w:t xml:space="preserve"> </w:t>
      </w:r>
      <w:r>
        <w:rPr>
          <w:b/>
          <w:bCs/>
        </w:rPr>
        <w:t>17</w:t>
      </w:r>
      <w:r>
        <w:t>, 656–669 (2017).</w:t>
      </w:r>
    </w:p>
    <w:p w14:paraId="03947BBE" w14:textId="77777777" w:rsidR="00717BCE" w:rsidRDefault="00717BCE" w:rsidP="00717BCE">
      <w:pPr>
        <w:pStyle w:val="Bibliography"/>
        <w:spacing w:line="240" w:lineRule="auto"/>
      </w:pPr>
      <w:r>
        <w:t>53.</w:t>
      </w:r>
      <w:r>
        <w:tab/>
        <w:t xml:space="preserve">Pearman, W. S., Urban, L. &amp; Alexander, A. Commonly used Hardy–Weinberg equilibrium filtering schemes impact population structure inferences using RADseq data. </w:t>
      </w:r>
      <w:r>
        <w:rPr>
          <w:i/>
          <w:iCs/>
        </w:rPr>
        <w:t>Mol. Ecol. Resour.</w:t>
      </w:r>
      <w:r>
        <w:t xml:space="preserve"> </w:t>
      </w:r>
      <w:r>
        <w:rPr>
          <w:b/>
          <w:bCs/>
        </w:rPr>
        <w:t>22</w:t>
      </w:r>
      <w:r>
        <w:t>, 2599–2613 (2022).</w:t>
      </w:r>
    </w:p>
    <w:p w14:paraId="725BED08" w14:textId="77777777" w:rsidR="00717BCE" w:rsidRDefault="00717BCE" w:rsidP="00717BCE">
      <w:pPr>
        <w:pStyle w:val="Bibliography"/>
        <w:spacing w:line="240" w:lineRule="auto"/>
      </w:pPr>
      <w:r>
        <w:t>54.</w:t>
      </w:r>
      <w:r>
        <w:tab/>
        <w:t xml:space="preserve">Larson, W. A. </w:t>
      </w:r>
      <w:r>
        <w:rPr>
          <w:i/>
          <w:iCs/>
        </w:rPr>
        <w:t>et al.</w:t>
      </w:r>
      <w:r>
        <w:t xml:space="preserve"> Genotyping by sequencing resolves shallow population structure to inform conservation of Chinook salmon (Oncorhynchus tshawytscha). </w:t>
      </w:r>
      <w:r>
        <w:rPr>
          <w:i/>
          <w:iCs/>
        </w:rPr>
        <w:t>Evol. Appl.</w:t>
      </w:r>
      <w:r>
        <w:t xml:space="preserve"> </w:t>
      </w:r>
      <w:r>
        <w:rPr>
          <w:b/>
          <w:bCs/>
        </w:rPr>
        <w:t>7</w:t>
      </w:r>
      <w:r>
        <w:t>, 355–369 (2014).</w:t>
      </w:r>
    </w:p>
    <w:p w14:paraId="4BA130E9" w14:textId="77777777" w:rsidR="00717BCE" w:rsidRDefault="00717BCE" w:rsidP="00717BCE">
      <w:pPr>
        <w:pStyle w:val="Bibliography"/>
        <w:spacing w:line="240" w:lineRule="auto"/>
      </w:pPr>
      <w:r>
        <w:lastRenderedPageBreak/>
        <w:t>55.</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 (2016).</w:t>
      </w:r>
    </w:p>
    <w:p w14:paraId="01DE2ECB" w14:textId="77777777" w:rsidR="00717BCE" w:rsidRDefault="00717BCE" w:rsidP="00717BCE">
      <w:pPr>
        <w:pStyle w:val="Bibliography"/>
        <w:spacing w:line="240" w:lineRule="auto"/>
      </w:pPr>
      <w:r>
        <w:t>56.</w:t>
      </w:r>
      <w:r>
        <w:tab/>
        <w:t xml:space="preserve">Gattepaille, L. M., Jakobsson, M. &amp; Blum, M. G. Inferring population size changes with sequence and SNP data: lessons from human bottlenecks. </w:t>
      </w:r>
      <w:r>
        <w:rPr>
          <w:i/>
          <w:iCs/>
        </w:rPr>
        <w:t>Heredity</w:t>
      </w:r>
      <w:r>
        <w:t xml:space="preserve"> </w:t>
      </w:r>
      <w:r>
        <w:rPr>
          <w:b/>
          <w:bCs/>
        </w:rPr>
        <w:t>110</w:t>
      </w:r>
      <w:r>
        <w:t>, 409–419 (2013).</w:t>
      </w:r>
    </w:p>
    <w:p w14:paraId="43B5D48C" w14:textId="77777777" w:rsidR="00717BCE" w:rsidRDefault="00717BCE" w:rsidP="00717BCE">
      <w:pPr>
        <w:pStyle w:val="Bibliography"/>
        <w:spacing w:line="240" w:lineRule="auto"/>
      </w:pPr>
      <w:r>
        <w:t>57.</w:t>
      </w:r>
      <w:r>
        <w:tab/>
        <w:t xml:space="preserve">Tajima, F. Statistical method for testing the neutral mutation hypothesis by DNA polymorphism. </w:t>
      </w:r>
      <w:r>
        <w:rPr>
          <w:i/>
          <w:iCs/>
        </w:rPr>
        <w:t>Genetics</w:t>
      </w:r>
      <w:r>
        <w:t xml:space="preserve"> </w:t>
      </w:r>
      <w:r>
        <w:rPr>
          <w:b/>
          <w:bCs/>
        </w:rPr>
        <w:t>123</w:t>
      </w:r>
      <w:r>
        <w:t>, 585 LP – 595 (1989).</w:t>
      </w:r>
    </w:p>
    <w:p w14:paraId="31A7DE8C" w14:textId="77777777" w:rsidR="00717BCE" w:rsidRDefault="00717BCE" w:rsidP="00717BCE">
      <w:pPr>
        <w:pStyle w:val="Bibliography"/>
        <w:spacing w:line="240" w:lineRule="auto"/>
      </w:pPr>
      <w:r>
        <w:t>58.</w:t>
      </w:r>
      <w:r>
        <w:tab/>
        <w:t xml:space="preserve">Cubry, P., Vigouroux, Y. &amp; François, O. The Empirical Distribution of Singletons for Geographic Samples of DNA Sequences. </w:t>
      </w:r>
      <w:r>
        <w:rPr>
          <w:i/>
          <w:iCs/>
        </w:rPr>
        <w:t>Front. Genet.</w:t>
      </w:r>
      <w:r>
        <w:t xml:space="preserve"> </w:t>
      </w:r>
      <w:r>
        <w:rPr>
          <w:b/>
          <w:bCs/>
        </w:rPr>
        <w:t>8</w:t>
      </w:r>
      <w:r>
        <w:t>, (2017).</w:t>
      </w:r>
    </w:p>
    <w:p w14:paraId="1011699E" w14:textId="77777777" w:rsidR="00717BCE" w:rsidRDefault="00717BCE" w:rsidP="00717BCE">
      <w:pPr>
        <w:pStyle w:val="Bibliography"/>
        <w:spacing w:line="240" w:lineRule="auto"/>
      </w:pPr>
      <w:r>
        <w:t>59.</w:t>
      </w:r>
      <w:r>
        <w:tab/>
        <w:t xml:space="preserve">Shafer, A. B. A. </w:t>
      </w:r>
      <w:r>
        <w:rPr>
          <w:i/>
          <w:iCs/>
        </w:rPr>
        <w:t>et al.</w:t>
      </w:r>
      <w:r>
        <w:t xml:space="preserve"> Bioinformatic processing of RAD-seq data dramatically impacts downstream population genetic inference. </w:t>
      </w:r>
      <w:r>
        <w:rPr>
          <w:i/>
          <w:iCs/>
        </w:rPr>
        <w:t>Methods Ecol. Evol.</w:t>
      </w:r>
      <w:r>
        <w:t xml:space="preserve"> </w:t>
      </w:r>
      <w:r>
        <w:rPr>
          <w:b/>
          <w:bCs/>
        </w:rPr>
        <w:t>8</w:t>
      </w:r>
      <w:r>
        <w:t>, 907–917 (2017).</w:t>
      </w:r>
    </w:p>
    <w:p w14:paraId="070D9430" w14:textId="77777777" w:rsidR="00717BCE" w:rsidRDefault="00717BCE" w:rsidP="00717BCE">
      <w:pPr>
        <w:pStyle w:val="Bibliography"/>
        <w:spacing w:line="240" w:lineRule="auto"/>
      </w:pPr>
      <w:r>
        <w:t>60.</w:t>
      </w:r>
      <w:r>
        <w:tab/>
        <w:t xml:space="preserve">Linck, E. &amp; Battey, C. J. Minor allele frequency thresholds strongly affect population structure inference with genomic data sets. </w:t>
      </w:r>
      <w:r>
        <w:rPr>
          <w:i/>
          <w:iCs/>
        </w:rPr>
        <w:t>Mol. Ecol. Resour.</w:t>
      </w:r>
      <w:r>
        <w:t xml:space="preserve"> </w:t>
      </w:r>
      <w:r>
        <w:rPr>
          <w:b/>
          <w:bCs/>
        </w:rPr>
        <w:t>19</w:t>
      </w:r>
      <w:r>
        <w:t>, 639–647 (2019).</w:t>
      </w:r>
    </w:p>
    <w:p w14:paraId="2EFABB59" w14:textId="77777777" w:rsidR="00717BCE" w:rsidRDefault="00717BCE" w:rsidP="00717BCE">
      <w:pPr>
        <w:pStyle w:val="Bibliography"/>
        <w:spacing w:line="240" w:lineRule="auto"/>
      </w:pPr>
      <w:r>
        <w:t>61.</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Mol. Ecol. Resour.</w:t>
      </w:r>
      <w:r>
        <w:t xml:space="preserve"> </w:t>
      </w:r>
      <w:r>
        <w:rPr>
          <w:b/>
          <w:bCs/>
        </w:rPr>
        <w:t>n/a</w:t>
      </w:r>
      <w:r>
        <w:t>, (2023).</w:t>
      </w:r>
    </w:p>
    <w:p w14:paraId="63F20ADD" w14:textId="77777777" w:rsidR="00717BCE" w:rsidRDefault="00717BCE" w:rsidP="00717BCE">
      <w:pPr>
        <w:pStyle w:val="Bibliography"/>
        <w:spacing w:line="240" w:lineRule="auto"/>
      </w:pPr>
      <w:r>
        <w:t>62.</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5797AFB4" w14:textId="77777777" w:rsidR="00717BCE" w:rsidRDefault="00717BCE" w:rsidP="00717BCE">
      <w:pPr>
        <w:pStyle w:val="Bibliography"/>
        <w:spacing w:line="240" w:lineRule="auto"/>
      </w:pPr>
      <w:r>
        <w:t>63.</w:t>
      </w:r>
      <w:r>
        <w:tab/>
        <w:t xml:space="preserve">Hendricks, S. </w:t>
      </w:r>
      <w:r>
        <w:rPr>
          <w:i/>
          <w:iCs/>
        </w:rPr>
        <w:t>et al.</w:t>
      </w:r>
      <w:r>
        <w:t xml:space="preserve"> Recent advances in conservation and population genomics data analysis. </w:t>
      </w:r>
      <w:r>
        <w:rPr>
          <w:i/>
          <w:iCs/>
        </w:rPr>
        <w:t>Evol. Appl.</w:t>
      </w:r>
      <w:r>
        <w:t xml:space="preserve"> </w:t>
      </w:r>
      <w:r>
        <w:rPr>
          <w:b/>
          <w:bCs/>
        </w:rPr>
        <w:t>11</w:t>
      </w:r>
      <w:r>
        <w:t>, 1197–1211 (2018).</w:t>
      </w:r>
    </w:p>
    <w:p w14:paraId="713C6A0C" w14:textId="77777777" w:rsidR="00717BCE" w:rsidRDefault="00717BCE" w:rsidP="00717BCE">
      <w:pPr>
        <w:pStyle w:val="Bibliography"/>
        <w:spacing w:line="240" w:lineRule="auto"/>
      </w:pPr>
      <w:r>
        <w:t>64.</w:t>
      </w:r>
      <w:r>
        <w:tab/>
        <w:t xml:space="preserve">Holsinger, K. E. &amp; Weir, B. S. Genetics in geographically structured populations: defining, estimating and interpreting FST. </w:t>
      </w:r>
      <w:r>
        <w:rPr>
          <w:i/>
          <w:iCs/>
        </w:rPr>
        <w:t>Nat. Rev. Genet.</w:t>
      </w:r>
      <w:r>
        <w:t xml:space="preserve"> </w:t>
      </w:r>
      <w:r>
        <w:rPr>
          <w:b/>
          <w:bCs/>
        </w:rPr>
        <w:t>10</w:t>
      </w:r>
      <w:r>
        <w:t>, 639–650 (2009).</w:t>
      </w:r>
    </w:p>
    <w:p w14:paraId="35BD5083" w14:textId="77777777" w:rsidR="00717BCE" w:rsidRDefault="00717BCE" w:rsidP="00717BCE">
      <w:pPr>
        <w:pStyle w:val="Bibliography"/>
        <w:spacing w:line="240" w:lineRule="auto"/>
      </w:pPr>
      <w:r>
        <w:t>65.</w:t>
      </w:r>
      <w:r>
        <w:tab/>
        <w:t xml:space="preserve">Roesti, M., Salzburger, W. &amp; Berner, D. Uninformative polymorphisms bias genome scans for signatures of selection. </w:t>
      </w:r>
      <w:r>
        <w:rPr>
          <w:i/>
          <w:iCs/>
        </w:rPr>
        <w:t>BMC Evol. Biol.</w:t>
      </w:r>
      <w:r>
        <w:t xml:space="preserve"> </w:t>
      </w:r>
      <w:r>
        <w:rPr>
          <w:b/>
          <w:bCs/>
        </w:rPr>
        <w:t>12</w:t>
      </w:r>
      <w:r>
        <w:t>, 94 (2012).</w:t>
      </w:r>
    </w:p>
    <w:p w14:paraId="3AC678B3" w14:textId="77777777" w:rsidR="00717BCE" w:rsidRDefault="00717BCE" w:rsidP="00717BCE">
      <w:pPr>
        <w:pStyle w:val="Bibliography"/>
        <w:spacing w:line="240" w:lineRule="auto"/>
      </w:pPr>
      <w:r>
        <w:t>66.</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6B112CF6" w14:textId="77777777" w:rsidR="00717BCE" w:rsidRDefault="00717BCE" w:rsidP="00717BCE">
      <w:pPr>
        <w:pStyle w:val="Bibliography"/>
        <w:spacing w:line="240" w:lineRule="auto"/>
      </w:pPr>
      <w:r>
        <w:t>67.</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0CF6D394" w14:textId="77777777" w:rsidR="00717BCE" w:rsidRDefault="00717BCE" w:rsidP="00717BCE">
      <w:pPr>
        <w:pStyle w:val="Bibliography"/>
        <w:spacing w:line="240" w:lineRule="auto"/>
      </w:pPr>
      <w:r>
        <w:t>68.</w:t>
      </w:r>
      <w:r>
        <w:tab/>
        <w:t xml:space="preserve">Dussault, F. M. &amp; Boulding, E. G. Effect of minor allele frequency on the number of single nucleotide polymorphisms needed for accurate parentage assignment: A methodology illustrated using Atlantic salmon. </w:t>
      </w:r>
      <w:r>
        <w:rPr>
          <w:i/>
          <w:iCs/>
        </w:rPr>
        <w:t>Aquac. Res.</w:t>
      </w:r>
      <w:r>
        <w:t xml:space="preserve"> </w:t>
      </w:r>
      <w:r>
        <w:rPr>
          <w:b/>
          <w:bCs/>
        </w:rPr>
        <w:t>49</w:t>
      </w:r>
      <w:r>
        <w:t>, 1368–1372 (2018).</w:t>
      </w:r>
    </w:p>
    <w:p w14:paraId="741F9221" w14:textId="77777777" w:rsidR="00717BCE" w:rsidRDefault="00717BCE" w:rsidP="00717BCE">
      <w:pPr>
        <w:pStyle w:val="Bibliography"/>
        <w:spacing w:line="240" w:lineRule="auto"/>
      </w:pPr>
      <w:r>
        <w:lastRenderedPageBreak/>
        <w:t>69.</w:t>
      </w:r>
      <w:r>
        <w:tab/>
        <w:t xml:space="preserve">Thompson, E. The estimation of pairwise relationships. </w:t>
      </w:r>
      <w:r>
        <w:rPr>
          <w:i/>
          <w:iCs/>
        </w:rPr>
        <w:t>Ann Hum Genet</w:t>
      </w:r>
      <w:r>
        <w:t xml:space="preserve"> </w:t>
      </w:r>
      <w:r>
        <w:rPr>
          <w:b/>
          <w:bCs/>
        </w:rPr>
        <w:t>39</w:t>
      </w:r>
      <w:r>
        <w:t>, 173–188 (1975).</w:t>
      </w:r>
    </w:p>
    <w:p w14:paraId="7A35F31F" w14:textId="77777777" w:rsidR="00717BCE" w:rsidRDefault="00717BCE" w:rsidP="00717BCE">
      <w:pPr>
        <w:pStyle w:val="Bibliography"/>
        <w:spacing w:line="240" w:lineRule="auto"/>
      </w:pPr>
      <w:r>
        <w:t>70.</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02BCE546" w14:textId="77777777" w:rsidR="00717BCE" w:rsidRDefault="00717BCE" w:rsidP="00717BCE">
      <w:pPr>
        <w:pStyle w:val="Bibliography"/>
        <w:spacing w:line="240" w:lineRule="auto"/>
      </w:pPr>
      <w:r>
        <w:t>71.</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23B46F65" w14:textId="77777777" w:rsidR="00717BCE" w:rsidRDefault="00717BCE" w:rsidP="00717BCE">
      <w:pPr>
        <w:pStyle w:val="Bibliography"/>
        <w:spacing w:line="240" w:lineRule="auto"/>
      </w:pPr>
      <w:r>
        <w:t>72.</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5C223BAD" w14:textId="77777777" w:rsidR="00717BCE" w:rsidRDefault="00717BCE" w:rsidP="00717BCE">
      <w:pPr>
        <w:pStyle w:val="Bibliography"/>
        <w:spacing w:line="240" w:lineRule="auto"/>
      </w:pPr>
      <w:r>
        <w:t>73.</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28583F5B" w14:textId="77777777" w:rsidR="00717BCE" w:rsidRDefault="00717BCE" w:rsidP="00717BCE">
      <w:pPr>
        <w:pStyle w:val="Bibliography"/>
        <w:spacing w:line="240" w:lineRule="auto"/>
      </w:pPr>
      <w:r>
        <w:t>74.</w:t>
      </w:r>
      <w:r>
        <w:tab/>
        <w:t xml:space="preserve">De Meeûs, T. Revisiting F IS, F ST, Wahlund effects, and null alleles. </w:t>
      </w:r>
      <w:r>
        <w:rPr>
          <w:i/>
          <w:iCs/>
        </w:rPr>
        <w:t>J. Hered.</w:t>
      </w:r>
      <w:r>
        <w:t xml:space="preserve"> </w:t>
      </w:r>
      <w:r>
        <w:rPr>
          <w:b/>
          <w:bCs/>
        </w:rPr>
        <w:t>109</w:t>
      </w:r>
      <w:r>
        <w:t>, 446–456 (2018).</w:t>
      </w:r>
    </w:p>
    <w:p w14:paraId="5C8341ED" w14:textId="77777777" w:rsidR="00717BCE" w:rsidRDefault="00717BCE" w:rsidP="00717BCE">
      <w:pPr>
        <w:pStyle w:val="Bibliography"/>
        <w:spacing w:line="240" w:lineRule="auto"/>
      </w:pPr>
      <w:r>
        <w:t>75.</w:t>
      </w:r>
      <w:r>
        <w:tab/>
        <w:t xml:space="preserve">Graffelman, J., Jain, D. &amp; Weir, B. A genome-wide study of Hardy–Weinberg equilibrium with next generation sequence data. </w:t>
      </w:r>
      <w:r>
        <w:rPr>
          <w:i/>
          <w:iCs/>
        </w:rPr>
        <w:t>Hum. Genet.</w:t>
      </w:r>
      <w:r>
        <w:t xml:space="preserve"> </w:t>
      </w:r>
      <w:r>
        <w:rPr>
          <w:b/>
          <w:bCs/>
        </w:rPr>
        <w:t>136</w:t>
      </w:r>
      <w:r>
        <w:t>, 727–741 (2017).</w:t>
      </w:r>
    </w:p>
    <w:p w14:paraId="3284FFF5" w14:textId="77777777" w:rsidR="00717BCE" w:rsidRDefault="00717BCE" w:rsidP="00717BCE">
      <w:pPr>
        <w:pStyle w:val="Bibliography"/>
        <w:spacing w:line="240" w:lineRule="auto"/>
      </w:pPr>
      <w:r>
        <w:t>76.</w:t>
      </w:r>
      <w:r>
        <w:tab/>
        <w:t xml:space="preserve">Levy-Sakin, M. </w:t>
      </w:r>
      <w:r>
        <w:rPr>
          <w:i/>
          <w:iCs/>
        </w:rPr>
        <w:t>et al.</w:t>
      </w:r>
      <w:r>
        <w:t xml:space="preserve"> Genome maps across 26 human populations reveal population-specific patterns of structural variation. </w:t>
      </w:r>
      <w:r>
        <w:rPr>
          <w:i/>
          <w:iCs/>
        </w:rPr>
        <w:t>Nat. Commun.</w:t>
      </w:r>
      <w:r>
        <w:t xml:space="preserve"> </w:t>
      </w:r>
      <w:r>
        <w:rPr>
          <w:b/>
          <w:bCs/>
        </w:rPr>
        <w:t>10</w:t>
      </w:r>
      <w:r>
        <w:t>, 1025 (2019).</w:t>
      </w:r>
    </w:p>
    <w:p w14:paraId="335C3232" w14:textId="77777777" w:rsidR="00717BCE" w:rsidRDefault="00717BCE" w:rsidP="00717BCE">
      <w:pPr>
        <w:pStyle w:val="Bibliography"/>
        <w:spacing w:line="240" w:lineRule="auto"/>
      </w:pPr>
      <w:r>
        <w:t>77.</w:t>
      </w:r>
      <w:r>
        <w:tab/>
        <w:t xml:space="preserve">Van Etten, J., Stephens, T. G. &amp; Bhattacharya, D. A k-mer-based approach for phylogenetic classification of taxa in environmental genomic data. </w:t>
      </w:r>
      <w:r>
        <w:rPr>
          <w:i/>
          <w:iCs/>
        </w:rPr>
        <w:t>Syst. Biol.</w:t>
      </w:r>
      <w:r>
        <w:t xml:space="preserve"> syad037 (2023) doi:10.1093/sysbio/syad037.</w:t>
      </w:r>
    </w:p>
    <w:p w14:paraId="72FE79FC" w14:textId="77777777" w:rsidR="00717BCE" w:rsidRDefault="00717BCE" w:rsidP="00717BCE">
      <w:pPr>
        <w:pStyle w:val="Bibliography"/>
        <w:spacing w:line="240" w:lineRule="auto"/>
      </w:pPr>
      <w:r>
        <w:t>78.</w:t>
      </w:r>
      <w:r>
        <w:tab/>
        <w:t xml:space="preserve">Brown, A. V. </w:t>
      </w:r>
      <w:r>
        <w:rPr>
          <w:i/>
          <w:iCs/>
        </w:rPr>
        <w:t>et al.</w:t>
      </w:r>
      <w:r>
        <w:t xml:space="preserve"> Ten quick tips for sharing open genomic data. </w:t>
      </w:r>
      <w:r>
        <w:rPr>
          <w:i/>
          <w:iCs/>
        </w:rPr>
        <w:t>PLOS Comput. Biol.</w:t>
      </w:r>
      <w:r>
        <w:t xml:space="preserve"> </w:t>
      </w:r>
      <w:r>
        <w:rPr>
          <w:b/>
          <w:bCs/>
        </w:rPr>
        <w:t>14</w:t>
      </w:r>
      <w:r>
        <w:t>, e1006472 (2018).</w:t>
      </w:r>
    </w:p>
    <w:p w14:paraId="279A9FE0" w14:textId="77777777" w:rsidR="00717BCE" w:rsidRDefault="00717BCE" w:rsidP="00717BCE">
      <w:pPr>
        <w:pStyle w:val="Bibliography"/>
        <w:spacing w:line="240" w:lineRule="auto"/>
      </w:pPr>
      <w:r>
        <w:t>79.</w:t>
      </w:r>
      <w:r>
        <w:tab/>
        <w:t xml:space="preserve">Zhang, D. </w:t>
      </w:r>
      <w:r>
        <w:rPr>
          <w:i/>
          <w:iCs/>
        </w:rPr>
        <w:t>et al.</w:t>
      </w:r>
      <w:r>
        <w:t xml:space="preserve"> PhyloSuite: An integrated and scalable desktop platform for streamlined molecular sequence data management and evolutionary phylogenetics studies. </w:t>
      </w:r>
      <w:r>
        <w:rPr>
          <w:i/>
          <w:iCs/>
        </w:rPr>
        <w:t>Mol. Ecol. Resour.</w:t>
      </w:r>
      <w:r>
        <w:t xml:space="preserve"> </w:t>
      </w:r>
      <w:r>
        <w:rPr>
          <w:b/>
          <w:bCs/>
        </w:rPr>
        <w:t>20</w:t>
      </w:r>
      <w:r>
        <w:t>, 348–355 (2020).</w:t>
      </w:r>
    </w:p>
    <w:p w14:paraId="71F41A6E" w14:textId="77777777" w:rsidR="00717BCE" w:rsidRDefault="00717BCE" w:rsidP="00717BCE">
      <w:pPr>
        <w:pStyle w:val="Bibliography"/>
        <w:spacing w:line="240" w:lineRule="auto"/>
      </w:pPr>
      <w:r>
        <w:t>80.</w:t>
      </w:r>
      <w:r>
        <w:tab/>
        <w:t xml:space="preserve">Tanjo, T., Kawai, Y., Tokunaga, K., Ogasawara, O. &amp; Nagasaki, M. Practical guide for managing large-scale human genome data in research. </w:t>
      </w:r>
      <w:r>
        <w:rPr>
          <w:i/>
          <w:iCs/>
        </w:rPr>
        <w:t>J. Hum. Genet.</w:t>
      </w:r>
      <w:r>
        <w:t xml:space="preserve"> </w:t>
      </w:r>
      <w:r>
        <w:rPr>
          <w:b/>
          <w:bCs/>
        </w:rPr>
        <w:t>66</w:t>
      </w:r>
      <w:r>
        <w:t>, 39–52 (2021).</w:t>
      </w:r>
    </w:p>
    <w:p w14:paraId="3CA6E7CB" w14:textId="77777777" w:rsidR="00717BCE" w:rsidRDefault="00717BCE" w:rsidP="00717BCE">
      <w:pPr>
        <w:pStyle w:val="Bibliography"/>
        <w:spacing w:line="240" w:lineRule="auto"/>
      </w:pPr>
      <w:r>
        <w:t>81.</w:t>
      </w:r>
      <w:r>
        <w:tab/>
        <w:t xml:space="preserve">Del Fabbro, C., Scalabrin, S., Morgante, M. &amp; Giorgi, F. M. An Extensive Evaluation of Read Trimming Effects on Illumina NGS Data Analysis. </w:t>
      </w:r>
      <w:r>
        <w:rPr>
          <w:i/>
          <w:iCs/>
        </w:rPr>
        <w:t>PLOS ONE</w:t>
      </w:r>
      <w:r>
        <w:t xml:space="preserve"> </w:t>
      </w:r>
      <w:r>
        <w:rPr>
          <w:b/>
          <w:bCs/>
        </w:rPr>
        <w:t>8</w:t>
      </w:r>
      <w:r>
        <w:t>, e85024 (2013).</w:t>
      </w:r>
    </w:p>
    <w:p w14:paraId="6A173E12" w14:textId="77777777" w:rsidR="00717BCE" w:rsidRDefault="00717BCE" w:rsidP="00717BCE">
      <w:pPr>
        <w:pStyle w:val="Bibliography"/>
        <w:spacing w:line="240" w:lineRule="auto"/>
      </w:pPr>
      <w:r>
        <w:t>82.</w:t>
      </w:r>
      <w:r>
        <w:tab/>
        <w:t xml:space="preserve">Yang, S.-F., Lu, C.-W., Yao, C.-T. &amp; Hung, C.-M. To Trim or Not to Trim: Effects of Read Trimming on the De Novo Genome Assembly of a Widespread East Asian Passerine, the Rufous-Capped Babbler (Cyanoderma ruficeps Blyth). </w:t>
      </w:r>
      <w:r>
        <w:rPr>
          <w:i/>
          <w:iCs/>
        </w:rPr>
        <w:t>Genes</w:t>
      </w:r>
      <w:r>
        <w:t xml:space="preserve"> </w:t>
      </w:r>
      <w:r>
        <w:rPr>
          <w:b/>
          <w:bCs/>
        </w:rPr>
        <w:t>10</w:t>
      </w:r>
      <w:r>
        <w:t>, (2019).</w:t>
      </w:r>
    </w:p>
    <w:p w14:paraId="18B524E3" w14:textId="77777777" w:rsidR="00717BCE" w:rsidRDefault="00717BCE" w:rsidP="00717BCE">
      <w:pPr>
        <w:pStyle w:val="Bibliography"/>
        <w:spacing w:line="240" w:lineRule="auto"/>
      </w:pPr>
      <w:r>
        <w:lastRenderedPageBreak/>
        <w:t>83.</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7854E4F7" w14:textId="77777777" w:rsidR="00717BCE" w:rsidRDefault="00717BCE" w:rsidP="00717BCE">
      <w:pPr>
        <w:pStyle w:val="Bibliography"/>
        <w:spacing w:line="240" w:lineRule="auto"/>
      </w:pPr>
      <w:r>
        <w:t>84.</w:t>
      </w:r>
      <w:r>
        <w:tab/>
        <w:t xml:space="preserve">Mastretta-Yanes, A. </w:t>
      </w:r>
      <w:r>
        <w:rPr>
          <w:i/>
          <w:iCs/>
        </w:rPr>
        <w:t>et al.</w:t>
      </w:r>
      <w:r>
        <w:t xml:space="preserve"> Restriction site-associated DNA sequencing, genotyping error estimation and de novo assembly optimization for population genetic inference. </w:t>
      </w:r>
      <w:r>
        <w:rPr>
          <w:i/>
          <w:iCs/>
        </w:rPr>
        <w:t>Mol. Ecol. Resour.</w:t>
      </w:r>
      <w:r>
        <w:t xml:space="preserve"> </w:t>
      </w:r>
      <w:r>
        <w:rPr>
          <w:b/>
          <w:bCs/>
        </w:rPr>
        <w:t>15</w:t>
      </w:r>
      <w:r>
        <w:t>, 28–41 (2015).</w:t>
      </w:r>
    </w:p>
    <w:p w14:paraId="6BE0C307" w14:textId="77777777" w:rsidR="00717BCE" w:rsidRDefault="00717BCE" w:rsidP="00717BCE">
      <w:pPr>
        <w:pStyle w:val="Bibliography"/>
        <w:spacing w:line="240" w:lineRule="auto"/>
      </w:pPr>
      <w:r>
        <w:t>85.</w:t>
      </w:r>
      <w:r>
        <w:tab/>
        <w:t xml:space="preserve">Paris, J. R., Stevens, J. R. &amp; Catchen, J. M. Lost in parameter space: a road map for stacks. </w:t>
      </w:r>
      <w:r>
        <w:rPr>
          <w:i/>
          <w:iCs/>
        </w:rPr>
        <w:t>Methods Ecol. Evol.</w:t>
      </w:r>
      <w:r>
        <w:t xml:space="preserve"> </w:t>
      </w:r>
      <w:r>
        <w:rPr>
          <w:b/>
          <w:bCs/>
        </w:rPr>
        <w:t>8</w:t>
      </w:r>
      <w:r>
        <w:t>, 1360–1373 (2017).</w:t>
      </w:r>
    </w:p>
    <w:p w14:paraId="28A6C194" w14:textId="77777777" w:rsidR="00717BCE" w:rsidRDefault="00717BCE" w:rsidP="00717BCE">
      <w:pPr>
        <w:pStyle w:val="Bibliography"/>
        <w:spacing w:line="240" w:lineRule="auto"/>
      </w:pPr>
      <w:r>
        <w:t>86.</w:t>
      </w:r>
      <w:r>
        <w:tab/>
        <w:t xml:space="preserve">Rochette, N. C. &amp; Catchen, J. M. Deriving genotypes from RAD-seq short-read data using Stacks. </w:t>
      </w:r>
      <w:r>
        <w:rPr>
          <w:i/>
          <w:iCs/>
        </w:rPr>
        <w:t>Nat. Protoc.</w:t>
      </w:r>
      <w:r>
        <w:t xml:space="preserve"> </w:t>
      </w:r>
      <w:r>
        <w:rPr>
          <w:b/>
          <w:bCs/>
        </w:rPr>
        <w:t>12</w:t>
      </w:r>
      <w:r>
        <w:t>, 2640–2659 (2017).</w:t>
      </w:r>
    </w:p>
    <w:p w14:paraId="205D231C" w14:textId="77777777" w:rsidR="00717BCE" w:rsidRDefault="00717BCE" w:rsidP="00717BCE">
      <w:pPr>
        <w:pStyle w:val="Bibliography"/>
        <w:spacing w:line="240" w:lineRule="auto"/>
      </w:pPr>
      <w:r>
        <w:t>87.</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3018A291" w14:textId="77777777" w:rsidR="00717BCE" w:rsidRDefault="00717BCE" w:rsidP="00717BCE">
      <w:pPr>
        <w:pStyle w:val="Bibliography"/>
        <w:spacing w:line="240" w:lineRule="auto"/>
      </w:pPr>
      <w:r>
        <w:t>88.</w:t>
      </w:r>
      <w:r>
        <w:tab/>
        <w:t xml:space="preserve">Euclide, P. T. </w:t>
      </w:r>
      <w:r>
        <w:rPr>
          <w:i/>
          <w:iCs/>
        </w:rPr>
        <w:t>et al.</w:t>
      </w:r>
      <w:r>
        <w:t xml:space="preserve"> Attack of the PCR clones: Rates of clonality have little effect on RAD-seq genotype calls. </w:t>
      </w:r>
      <w:r>
        <w:rPr>
          <w:i/>
          <w:iCs/>
        </w:rPr>
        <w:t>Mol. Ecol. Resour.</w:t>
      </w:r>
      <w:r>
        <w:t xml:space="preserve"> </w:t>
      </w:r>
      <w:r>
        <w:rPr>
          <w:b/>
          <w:bCs/>
        </w:rPr>
        <w:t>20</w:t>
      </w:r>
      <w:r>
        <w:t>, 66–78 (2020).</w:t>
      </w:r>
    </w:p>
    <w:p w14:paraId="3C2173C3" w14:textId="77777777" w:rsidR="00717BCE" w:rsidRDefault="00717BCE" w:rsidP="00717BCE">
      <w:pPr>
        <w:pStyle w:val="Bibliography"/>
        <w:spacing w:line="240" w:lineRule="auto"/>
      </w:pPr>
      <w:r>
        <w:t>89.</w:t>
      </w:r>
      <w:r>
        <w:tab/>
        <w:t xml:space="preserve">Flanagan, S. P. &amp; Jones, A. G. Substantial differences in bias between single-digest and double-digest RAD-seq libraries: A case study. </w:t>
      </w:r>
      <w:r>
        <w:rPr>
          <w:i/>
          <w:iCs/>
        </w:rPr>
        <w:t>Mol. Ecol. Resour.</w:t>
      </w:r>
      <w:r>
        <w:t xml:space="preserve"> </w:t>
      </w:r>
      <w:r>
        <w:rPr>
          <w:b/>
          <w:bCs/>
        </w:rPr>
        <w:t>18</w:t>
      </w:r>
      <w:r>
        <w:t>, 264–280 (2018).</w:t>
      </w:r>
    </w:p>
    <w:p w14:paraId="6A62C692" w14:textId="77777777" w:rsidR="00717BCE" w:rsidRDefault="00717BCE" w:rsidP="00717BCE">
      <w:pPr>
        <w:pStyle w:val="Bibliography"/>
        <w:spacing w:line="240" w:lineRule="auto"/>
      </w:pPr>
      <w:r>
        <w:t>90.</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6A68BADC" w14:textId="77777777" w:rsidR="00717BCE" w:rsidRDefault="00717BCE" w:rsidP="00717BCE">
      <w:pPr>
        <w:pStyle w:val="Bibliography"/>
        <w:spacing w:line="240" w:lineRule="auto"/>
      </w:pPr>
      <w:r>
        <w:t>91.</w:t>
      </w:r>
      <w:r>
        <w:tab/>
        <w:t xml:space="preserve">Storer, J. M., Hubley, R., Rosen, J. &amp; Smit, A. F. A. Curation Guidelines for de novo Generated Transposable Element Families. </w:t>
      </w:r>
      <w:r>
        <w:rPr>
          <w:i/>
          <w:iCs/>
        </w:rPr>
        <w:t>Curr. Protoc.</w:t>
      </w:r>
      <w:r>
        <w:t xml:space="preserve"> </w:t>
      </w:r>
      <w:r>
        <w:rPr>
          <w:b/>
          <w:bCs/>
        </w:rPr>
        <w:t>1</w:t>
      </w:r>
      <w:r>
        <w:t>, e154 (2021).</w:t>
      </w:r>
    </w:p>
    <w:p w14:paraId="4ED5725F" w14:textId="77777777" w:rsidR="00717BCE" w:rsidRDefault="00717BCE" w:rsidP="00717BCE">
      <w:pPr>
        <w:pStyle w:val="Bibliography"/>
        <w:spacing w:line="240" w:lineRule="auto"/>
      </w:pPr>
      <w:r>
        <w:t>92.</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6D91884A" w14:textId="77777777" w:rsidR="00717BCE" w:rsidRDefault="00717BCE" w:rsidP="00717BCE">
      <w:pPr>
        <w:pStyle w:val="Bibliography"/>
        <w:spacing w:line="240" w:lineRule="auto"/>
      </w:pPr>
      <w:r>
        <w:t>93.</w:t>
      </w:r>
      <w:r>
        <w:tab/>
        <w:t xml:space="preserve">Escoda, L., González-Esteban, J., Gómez, A. &amp; Castresana, J. Using relatedness networks to infer contemporary dispersal: Application to the endangered mammal Galemys pyrenaicus. </w:t>
      </w:r>
      <w:r>
        <w:rPr>
          <w:i/>
          <w:iCs/>
        </w:rPr>
        <w:t>Mol. Ecol.</w:t>
      </w:r>
      <w:r>
        <w:t xml:space="preserve"> </w:t>
      </w:r>
      <w:r>
        <w:rPr>
          <w:b/>
          <w:bCs/>
        </w:rPr>
        <w:t>26</w:t>
      </w:r>
      <w:r>
        <w:t>, 3343–3357 (2017).</w:t>
      </w:r>
    </w:p>
    <w:p w14:paraId="032680AA" w14:textId="77777777" w:rsidR="00717BCE" w:rsidRDefault="00717BCE" w:rsidP="00717BCE">
      <w:pPr>
        <w:pStyle w:val="Bibliography"/>
        <w:spacing w:line="240" w:lineRule="auto"/>
      </w:pPr>
      <w:r>
        <w:t>94.</w:t>
      </w:r>
      <w:r>
        <w:tab/>
        <w:t xml:space="preserve">Danecek, P. </w:t>
      </w:r>
      <w:r>
        <w:rPr>
          <w:i/>
          <w:iCs/>
        </w:rPr>
        <w:t>et al.</w:t>
      </w:r>
      <w:r>
        <w:t xml:space="preserve"> The variant call format and VCFtools. </w:t>
      </w:r>
      <w:r>
        <w:rPr>
          <w:i/>
          <w:iCs/>
        </w:rPr>
        <w:t>Bioinformatics</w:t>
      </w:r>
      <w:r>
        <w:t xml:space="preserve"> </w:t>
      </w:r>
      <w:r>
        <w:rPr>
          <w:b/>
          <w:bCs/>
        </w:rPr>
        <w:t>27</w:t>
      </w:r>
      <w:r>
        <w:t>, 2156–2158 (2011).</w:t>
      </w:r>
    </w:p>
    <w:p w14:paraId="77229DF2" w14:textId="77777777" w:rsidR="00717BCE" w:rsidRDefault="00717BCE" w:rsidP="00717BCE">
      <w:pPr>
        <w:pStyle w:val="Bibliography"/>
        <w:spacing w:line="240" w:lineRule="auto"/>
      </w:pPr>
      <w:r>
        <w:t>95.</w:t>
      </w:r>
      <w:r>
        <w:tab/>
        <w:t xml:space="preserve">Peñalba, J. V., Peters, J. L. &amp; Joseph, L. Sustained plumage divergence despite weak genomic differentiation and broad sympatry in sister species of Australian woodswallows (Artamus spp.). </w:t>
      </w:r>
      <w:r>
        <w:rPr>
          <w:i/>
          <w:iCs/>
        </w:rPr>
        <w:t>Mol. Ecol.</w:t>
      </w:r>
      <w:r>
        <w:t xml:space="preserve"> </w:t>
      </w:r>
      <w:r>
        <w:rPr>
          <w:b/>
          <w:bCs/>
        </w:rPr>
        <w:t>31</w:t>
      </w:r>
      <w:r>
        <w:t>, 5060–5073 (2022).</w:t>
      </w:r>
    </w:p>
    <w:p w14:paraId="061242DB" w14:textId="77777777" w:rsidR="00717BCE" w:rsidRDefault="00717BCE" w:rsidP="00717BCE">
      <w:pPr>
        <w:pStyle w:val="Bibliography"/>
        <w:spacing w:line="240" w:lineRule="auto"/>
      </w:pPr>
      <w:r>
        <w:t>96.</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059B925F" w14:textId="77777777" w:rsidR="00717BCE" w:rsidRDefault="00717BCE" w:rsidP="00717BCE">
      <w:pPr>
        <w:pStyle w:val="Bibliography"/>
        <w:spacing w:line="240" w:lineRule="auto"/>
      </w:pPr>
      <w:r>
        <w:lastRenderedPageBreak/>
        <w:t>97.</w:t>
      </w:r>
      <w:r>
        <w:tab/>
        <w:t xml:space="preserve">Howe, K. </w:t>
      </w:r>
      <w:r>
        <w:rPr>
          <w:i/>
          <w:iCs/>
        </w:rPr>
        <w:t>et al.</w:t>
      </w:r>
      <w:r>
        <w:t xml:space="preserve"> Significantly improving the quality of genome assemblies through curation. </w:t>
      </w:r>
      <w:r>
        <w:rPr>
          <w:i/>
          <w:iCs/>
        </w:rPr>
        <w:t>GigaScience</w:t>
      </w:r>
      <w:r>
        <w:t xml:space="preserve"> </w:t>
      </w:r>
      <w:r>
        <w:rPr>
          <w:b/>
          <w:bCs/>
        </w:rPr>
        <w:t>10</w:t>
      </w:r>
      <w:r>
        <w:t>, giaa153 (2021).</w:t>
      </w:r>
    </w:p>
    <w:p w14:paraId="3C4AEC93" w14:textId="77777777" w:rsidR="00717BCE" w:rsidRDefault="00717BCE" w:rsidP="00717BCE">
      <w:pPr>
        <w:pStyle w:val="Bibliography"/>
        <w:spacing w:line="240" w:lineRule="auto"/>
      </w:pPr>
      <w:r>
        <w:t>98.</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2162A7BC" w14:textId="77777777" w:rsidR="00717BCE" w:rsidRDefault="00717BCE" w:rsidP="00717BCE">
      <w:pPr>
        <w:pStyle w:val="Bibliography"/>
        <w:spacing w:line="240" w:lineRule="auto"/>
      </w:pPr>
      <w:r>
        <w:t>99.</w:t>
      </w:r>
      <w:r>
        <w:tab/>
        <w:t xml:space="preserve">Michael, T. P. &amp; VanBuren, R. Building near-complete plant genomes. </w:t>
      </w:r>
      <w:r>
        <w:rPr>
          <w:i/>
          <w:iCs/>
        </w:rPr>
        <w:t>Genome Stud. Mol. Genet.</w:t>
      </w:r>
      <w:r>
        <w:t xml:space="preserve"> </w:t>
      </w:r>
      <w:r>
        <w:rPr>
          <w:b/>
          <w:bCs/>
        </w:rPr>
        <w:t>54</w:t>
      </w:r>
      <w:r>
        <w:t>, 26–33 (2020).</w:t>
      </w:r>
    </w:p>
    <w:p w14:paraId="60C99317" w14:textId="77777777" w:rsidR="00717BCE" w:rsidRDefault="00717BCE" w:rsidP="00717BCE">
      <w:pPr>
        <w:pStyle w:val="Bibliography"/>
        <w:spacing w:line="240" w:lineRule="auto"/>
      </w:pPr>
      <w:r>
        <w:t>100.</w:t>
      </w:r>
      <w:r>
        <w:tab/>
        <w:t>Tettelin, H. &amp; Medini, D. The pangenome: Diversity, dynamics and evolution of genomes. (2020).</w:t>
      </w:r>
    </w:p>
    <w:p w14:paraId="301CB13F" w14:textId="77777777" w:rsidR="00717BCE" w:rsidRDefault="00717BCE" w:rsidP="00717BCE">
      <w:pPr>
        <w:pStyle w:val="Bibliography"/>
        <w:spacing w:line="240" w:lineRule="auto"/>
      </w:pPr>
      <w:r>
        <w:t>101.</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57C89A32" w14:textId="77777777" w:rsidR="00717BCE" w:rsidRDefault="00717BCE" w:rsidP="00717BCE">
      <w:pPr>
        <w:pStyle w:val="Bibliography"/>
        <w:spacing w:line="240" w:lineRule="auto"/>
      </w:pPr>
      <w:r>
        <w:t>102.</w:t>
      </w:r>
      <w:r>
        <w:tab/>
        <w:t xml:space="preserve">Hemstrom, W. </w:t>
      </w:r>
      <w:r>
        <w:rPr>
          <w:i/>
          <w:iCs/>
        </w:rPr>
        <w:t>et al.</w:t>
      </w:r>
      <w:r>
        <w:t xml:space="preserve"> Population genomic monitoring provides insight into conservation status but no correlation with demographic estimates of extinction risk in a threatened trout. </w:t>
      </w:r>
      <w:r>
        <w:rPr>
          <w:i/>
          <w:iCs/>
        </w:rPr>
        <w:t>Evol. Appl.</w:t>
      </w:r>
      <w:r>
        <w:t xml:space="preserve"> </w:t>
      </w:r>
      <w:r>
        <w:rPr>
          <w:b/>
          <w:bCs/>
        </w:rPr>
        <w:t>15</w:t>
      </w:r>
      <w:r>
        <w:t>, 1449–1468 (2022).</w:t>
      </w:r>
    </w:p>
    <w:p w14:paraId="45D067F9" w14:textId="77777777" w:rsidR="00717BCE" w:rsidRDefault="00717BCE" w:rsidP="00717BCE">
      <w:pPr>
        <w:pStyle w:val="Bibliography"/>
        <w:spacing w:line="240" w:lineRule="auto"/>
      </w:pPr>
      <w:r>
        <w:t>103.</w:t>
      </w:r>
      <w:r>
        <w:tab/>
        <w:t xml:space="preserve">Hemstrom, W. &amp; Jones, M. snpR: User friendly population genomics for SNP data sets with categorical metadata. </w:t>
      </w:r>
      <w:r>
        <w:rPr>
          <w:i/>
          <w:iCs/>
        </w:rPr>
        <w:t>Mol. Ecol. Resour.</w:t>
      </w:r>
      <w:r>
        <w:t xml:space="preserve"> </w:t>
      </w:r>
      <w:r>
        <w:rPr>
          <w:b/>
          <w:bCs/>
        </w:rPr>
        <w:t>23</w:t>
      </w:r>
      <w:r>
        <w:t>, 962–973 (2023).</w:t>
      </w:r>
    </w:p>
    <w:p w14:paraId="6731A64D" w14:textId="77777777" w:rsidR="00717BCE" w:rsidRDefault="00717BCE" w:rsidP="00717BCE">
      <w:pPr>
        <w:pStyle w:val="Bibliography"/>
        <w:spacing w:line="240" w:lineRule="auto"/>
      </w:pPr>
      <w:r>
        <w:t>104.</w:t>
      </w:r>
      <w:r>
        <w:tab/>
        <w:t xml:space="preserve">Francis, R. M. pophelper: an R package and web app to analyse and visualize population structure. </w:t>
      </w:r>
      <w:r>
        <w:rPr>
          <w:i/>
          <w:iCs/>
        </w:rPr>
        <w:t>Mol. Ecol. Resour.</w:t>
      </w:r>
      <w:r>
        <w:t xml:space="preserve"> </w:t>
      </w:r>
      <w:r>
        <w:rPr>
          <w:b/>
          <w:bCs/>
        </w:rPr>
        <w:t>17</w:t>
      </w:r>
      <w:r>
        <w:t>, 27–32 (2017).</w:t>
      </w:r>
    </w:p>
    <w:p w14:paraId="76C5D8EC" w14:textId="77777777" w:rsidR="00717BCE" w:rsidRDefault="00717BCE" w:rsidP="00717BCE">
      <w:pPr>
        <w:pStyle w:val="Bibliography"/>
        <w:spacing w:line="240" w:lineRule="auto"/>
      </w:pPr>
      <w:r>
        <w:t>105.</w:t>
      </w:r>
      <w:r>
        <w:tab/>
        <w:t xml:space="preserve">Waples, R. S. &amp; Do, C. Linkage disequilibrium estimates of contemporary Ne using highly variable genetic markers: a largely untapped resource for applied conservation and evolution. </w:t>
      </w:r>
      <w:r>
        <w:rPr>
          <w:i/>
          <w:iCs/>
        </w:rPr>
        <w:t>Evol. Appl.</w:t>
      </w:r>
      <w:r>
        <w:t xml:space="preserve"> </w:t>
      </w:r>
      <w:r>
        <w:rPr>
          <w:b/>
          <w:bCs/>
        </w:rPr>
        <w:t>3</w:t>
      </w:r>
      <w:r>
        <w:t>, 244–262 (2010).</w:t>
      </w:r>
    </w:p>
    <w:p w14:paraId="1F1FC6BB" w14:textId="77777777" w:rsidR="00717BCE" w:rsidRDefault="00717BCE" w:rsidP="00717BCE">
      <w:pPr>
        <w:pStyle w:val="Bibliography"/>
        <w:spacing w:line="240" w:lineRule="auto"/>
      </w:pPr>
      <w:r>
        <w:t>106.</w:t>
      </w:r>
      <w:r>
        <w:tab/>
        <w:t xml:space="preserve">Hotaling, S. </w:t>
      </w:r>
      <w:r>
        <w:rPr>
          <w:i/>
          <w:iCs/>
        </w:rPr>
        <w:t>et al.</w:t>
      </w:r>
      <w:r>
        <w:t xml:space="preserve"> Demographic modelling reveals a history of divergence with gene flow for a glacially tied stonefly in a changing post-Pleistocene landscape. </w:t>
      </w:r>
      <w:r>
        <w:rPr>
          <w:i/>
          <w:iCs/>
        </w:rPr>
        <w:t>J. Biogeogr.</w:t>
      </w:r>
      <w:r>
        <w:t xml:space="preserve"> </w:t>
      </w:r>
      <w:r>
        <w:rPr>
          <w:b/>
          <w:bCs/>
        </w:rPr>
        <w:t>45</w:t>
      </w:r>
      <w:r>
        <w:t>, 304–317 (2018).</w:t>
      </w:r>
    </w:p>
    <w:p w14:paraId="2117A41D" w14:textId="77777777" w:rsidR="00717BCE" w:rsidRDefault="00717BCE" w:rsidP="00717BCE">
      <w:pPr>
        <w:pStyle w:val="Bibliography"/>
        <w:spacing w:line="240" w:lineRule="auto"/>
      </w:pPr>
      <w:r>
        <w:t>107.</w:t>
      </w:r>
      <w:r>
        <w:tab/>
        <w:t xml:space="preserve">Whitlock, M. C. &amp; Lotterhos, K. E. Reliable Detection of Loci Responsible for Local Adaptation: Inference of a Null Model through Trimming the Distribution of FST. </w:t>
      </w:r>
      <w:r>
        <w:rPr>
          <w:i/>
          <w:iCs/>
        </w:rPr>
        <w:t>Am. Nat.</w:t>
      </w:r>
      <w:r>
        <w:t xml:space="preserve"> </w:t>
      </w:r>
      <w:r>
        <w:rPr>
          <w:b/>
          <w:bCs/>
        </w:rPr>
        <w:t>186</w:t>
      </w:r>
      <w:r>
        <w:t>, S24–S36 (2015).</w:t>
      </w:r>
    </w:p>
    <w:p w14:paraId="22FFBE82" w14:textId="77777777" w:rsidR="00717BCE" w:rsidRDefault="00717BCE" w:rsidP="00717BCE">
      <w:pPr>
        <w:pStyle w:val="Bibliography"/>
        <w:spacing w:line="240" w:lineRule="auto"/>
      </w:pPr>
      <w:r>
        <w:t>108.</w:t>
      </w:r>
      <w:r>
        <w:tab/>
        <w:t xml:space="preserve">Asif, H. </w:t>
      </w:r>
      <w:r>
        <w:rPr>
          <w:i/>
          <w:iCs/>
        </w:rPr>
        <w:t>et al.</w:t>
      </w:r>
      <w:r>
        <w:t xml:space="preserve"> GWAS significance thresholds for deep phenotyping studies can depend upon minor allele frequencies and sample size. </w:t>
      </w:r>
      <w:r>
        <w:rPr>
          <w:i/>
          <w:iCs/>
        </w:rPr>
        <w:t>Mol. Psychiatry</w:t>
      </w:r>
      <w:r>
        <w:t xml:space="preserve"> </w:t>
      </w:r>
      <w:r>
        <w:rPr>
          <w:b/>
          <w:bCs/>
        </w:rPr>
        <w:t>26</w:t>
      </w:r>
      <w:r>
        <w:t>, 2048–2055 (2021).</w:t>
      </w:r>
    </w:p>
    <w:p w14:paraId="483C5020" w14:textId="77777777" w:rsidR="00717BCE" w:rsidRDefault="00717BCE" w:rsidP="00717BCE">
      <w:pPr>
        <w:pStyle w:val="Bibliography"/>
        <w:spacing w:line="240" w:lineRule="auto"/>
      </w:pPr>
      <w:r>
        <w:t>109.</w:t>
      </w:r>
      <w:r>
        <w:tab/>
        <w:t xml:space="preserve">Roorkiwal, M. </w:t>
      </w:r>
      <w:r>
        <w:rPr>
          <w:i/>
          <w:iCs/>
        </w:rPr>
        <w:t>et al.</w:t>
      </w:r>
      <w:r>
        <w:t xml:space="preserve"> Genome-wide association mapping of nutritional traits for designing superior chickpea varieties. </w:t>
      </w:r>
      <w:r>
        <w:rPr>
          <w:i/>
          <w:iCs/>
        </w:rPr>
        <w:t>Front. Plant Sci.</w:t>
      </w:r>
      <w:r>
        <w:t xml:space="preserve"> </w:t>
      </w:r>
      <w:r>
        <w:rPr>
          <w:b/>
          <w:bCs/>
        </w:rPr>
        <w:t>13</w:t>
      </w:r>
      <w:r>
        <w:t>, (2022).</w:t>
      </w:r>
    </w:p>
    <w:p w14:paraId="4CDABFBB" w14:textId="77777777" w:rsidR="00717BCE" w:rsidRDefault="00717BCE" w:rsidP="00717BCE">
      <w:pPr>
        <w:pStyle w:val="Bibliography"/>
        <w:spacing w:line="240" w:lineRule="auto"/>
      </w:pPr>
      <w:r>
        <w:t>110.</w:t>
      </w:r>
      <w:r>
        <w:tab/>
        <w:t xml:space="preserve">Halvorsen, S., Korslund, L., Mattingsdal, M. &amp; Slettan, A. Estimating number of European eel (Anguilla anguilla) individuals using environmental DNA and haplotype count in small rivers. </w:t>
      </w:r>
      <w:r>
        <w:rPr>
          <w:i/>
          <w:iCs/>
        </w:rPr>
        <w:t>Ecol. Evol.</w:t>
      </w:r>
      <w:r>
        <w:t xml:space="preserve"> </w:t>
      </w:r>
      <w:r>
        <w:rPr>
          <w:b/>
          <w:bCs/>
        </w:rPr>
        <w:t>13</w:t>
      </w:r>
      <w:r>
        <w:t>, e9785 (2023).</w:t>
      </w:r>
    </w:p>
    <w:p w14:paraId="6E43BFDA" w14:textId="5FFD8D54" w:rsidR="00AB68AB" w:rsidRDefault="00367E56" w:rsidP="00717BCE">
      <w:pPr>
        <w:widowControl w:val="0"/>
        <w:pBdr>
          <w:top w:val="nil"/>
          <w:left w:val="nil"/>
          <w:bottom w:val="nil"/>
          <w:right w:val="nil"/>
          <w:between w:val="nil"/>
        </w:pBdr>
        <w:spacing w:before="0" w:after="0" w:line="240" w:lineRule="auto"/>
        <w:ind w:left="384" w:hanging="384"/>
      </w:pPr>
      <w:r>
        <w:fldChar w:fldCharType="end"/>
      </w:r>
    </w:p>
    <w:p w14:paraId="3823EF74" w14:textId="77777777" w:rsidR="00AB68AB" w:rsidRDefault="00000000">
      <w:pPr>
        <w:rPr>
          <w:color w:val="2F5496"/>
          <w:sz w:val="32"/>
          <w:szCs w:val="32"/>
        </w:rPr>
      </w:pPr>
      <w:r>
        <w:br w:type="page"/>
      </w:r>
    </w:p>
    <w:p w14:paraId="6E827839" w14:textId="77777777" w:rsidR="00367E56" w:rsidRDefault="00367E56" w:rsidP="00367E56">
      <w:pPr>
        <w:pStyle w:val="Heading1"/>
      </w:pPr>
      <w:r>
        <w:rPr>
          <w:rFonts w:ascii="Times New Roman" w:eastAsia="Times New Roman" w:hAnsi="Times New Roman" w:cs="Times New Roman"/>
        </w:rPr>
        <w:lastRenderedPageBreak/>
        <w:t>Figure Legends:</w:t>
      </w:r>
    </w:p>
    <w:p w14:paraId="1E4B0C0F" w14:textId="77777777" w:rsidR="00367E56" w:rsidRDefault="00367E56" w:rsidP="00367E56">
      <w:r w:rsidRPr="008E75E6">
        <w:rPr>
          <w:b/>
          <w:bCs/>
        </w:rPr>
        <w:t>Figure 1</w:t>
      </w:r>
      <w:r>
        <w:rPr>
          <w:b/>
          <w:bCs/>
        </w:rPr>
        <w:t xml:space="preserve">: </w:t>
      </w:r>
      <w:r>
        <w:t>Challenges and potential solutions related to filtering that occurs prior to variant calling (“pre-genotype”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occurs across all individuals in a study, genotype likelihoods could be calculated. Individual 4 has too many reads, which can be caused by paralogs, copy number variants (CNVs), or technical (</w:t>
      </w:r>
      <w:r w:rsidRPr="00057B96">
        <w:rPr>
          <w:i/>
          <w:iCs/>
        </w:rPr>
        <w:t>e.g.</w:t>
      </w:r>
      <w:r>
        <w:t>, PCR) duplicates. These excess reads should be filtered out and then analyzed carefully to determine the underlying causes and to facilitate answering questions of interest.</w:t>
      </w:r>
    </w:p>
    <w:p w14:paraId="401A5DE9" w14:textId="77777777" w:rsidR="00367E56" w:rsidRDefault="00367E56" w:rsidP="00367E56">
      <w:r w:rsidRPr="008E75E6">
        <w:rPr>
          <w:b/>
          <w:bCs/>
        </w:rPr>
        <w:t xml:space="preserve">Figure </w:t>
      </w:r>
      <w:r>
        <w:rPr>
          <w:b/>
          <w:bCs/>
        </w:rPr>
        <w:t xml:space="preserve">2: </w:t>
      </w:r>
      <w:r>
        <w:t>Challenges associated with four common filters that can occur after variant discovery (“post-genotype” filtering). In panel A, hypothetical diploid genotypes (red and blue lines) are used to illustrate the effects of filtering on missing data, which can occur across both loci (locus 1 has a high proportion of missing data) and individuals (individual 5 has a high proportion of missing data). Data from a monarch butterfly study (</w:t>
      </w:r>
      <w:r w:rsidRPr="00A86FD2">
        <w:rPr>
          <w:highlight w:val="yellow"/>
        </w:rPr>
        <w:t>REF</w:t>
      </w:r>
      <w:r>
        <w:t xml:space="preserve">) are used to illustrate that when filtering for missing data occurs within with sample-groups (here a single, historic museum-collected population is illustrated) the percentage of missing data can be high, ranging </w:t>
      </w:r>
      <w:r>
        <w:lastRenderedPageBreak/>
        <w:t xml:space="preserve">from 21% to 100% of all individuals missing data at a locus. If filtering is performed across all individuals simultaneously (“study-wide” filtering), including the historic samples, the proportion of missing data per locus is much lower (ranging from 19% to 56%), and could cause investigators to be unaware that different sample groups have different amounts of missing data. We advocate that researchers examine the effects of missing data by filtering both within each sample group and study-wide. In panel B, we illustrate that different loci can have different minor allele frequencies (0.1 for locus 1 versus 0.3 for locus 2). We used a perch genome study (REF), to illustrate that if a MAF filter of 0.01 is used within each sample group (here populations), the total number of SNPs among populations can vary 4-fold, whereas if the same MAF filter of 0.01 is applied study-wide, the total number of SNPs per population is fixed. The former would be useful for inferring demographic histories, while the latter would be useful for inferring population structuring. In panel C, hypothetical diploid loci illustrate two loci out of Hardy-Weinberg Equilibrium (HWE) due to too many homozygotes (locus 1) and heterozygotes (locus 2), respectively. Using the same monarch dataset, we illustrate that sample groups with a Wahlund effect have higher </w:t>
      </w:r>
      <w:r w:rsidRPr="006F402F">
        <w:rPr>
          <w:i/>
          <w:iCs/>
        </w:rPr>
        <w:t>F</w:t>
      </w:r>
      <w:r w:rsidRPr="00B80623">
        <w:rPr>
          <w:vertAlign w:val="subscript"/>
        </w:rPr>
        <w:t>IS</w:t>
      </w:r>
      <w:r w:rsidRPr="006F402F">
        <w:rPr>
          <w:vertAlign w:val="subscript"/>
        </w:rPr>
        <w:t xml:space="preserve"> </w:t>
      </w:r>
      <w:r>
        <w:t xml:space="preserve">and considerably more loci out of HWE. If study-wide HWE filtering were to occur, divergent populations would create artificial Wahlund effects (see </w:t>
      </w:r>
      <w:r w:rsidRPr="00B80623">
        <w:rPr>
          <w:highlight w:val="yellow"/>
        </w:rPr>
        <w:t>LOU REF</w:t>
      </w:r>
      <w:r>
        <w:t>). Lastly, in panel D, we illustrate the effects of linkage disequilibrium (LD), where alleles at locus 1 are correlated with alleles at locus 2. Here we use a stickleback dataset (</w:t>
      </w:r>
      <w:r w:rsidRPr="00B80623">
        <w:rPr>
          <w:highlight w:val="yellow"/>
        </w:rPr>
        <w:t>REF</w:t>
      </w:r>
      <w:r>
        <w:t xml:space="preserve">), to illustrate that LD thinning (required for many population genetics methods; orange points), could cause investigators to miss a prominent inversion (blue points) on chromosome </w:t>
      </w:r>
      <w:r w:rsidRPr="00B80623">
        <w:rPr>
          <w:highlight w:val="yellow"/>
        </w:rPr>
        <w:t>XXX</w:t>
      </w:r>
      <w:r>
        <w:t xml:space="preserve">. </w:t>
      </w:r>
    </w:p>
    <w:p w14:paraId="4E9191E7" w14:textId="77777777" w:rsidR="00367E56" w:rsidRPr="0039041F" w:rsidRDefault="00367E56" w:rsidP="00367E56">
      <w:r w:rsidRPr="008E75E6">
        <w:rPr>
          <w:b/>
          <w:bCs/>
        </w:rPr>
        <w:t xml:space="preserve">Figure </w:t>
      </w:r>
      <w:r>
        <w:rPr>
          <w:b/>
          <w:bCs/>
        </w:rPr>
        <w:t>3:</w:t>
      </w:r>
      <w:r>
        <w:t xml:space="preserve"> Flow chart to facilitate thoughtful, systematic, and reproducible filtering. Typical filtering proceeds through raw sequence QC filtering, alignment, mapped-read filtering, </w:t>
      </w:r>
      <w:r>
        <w:lastRenderedPageBreak/>
        <w:t>and variant discovery. After variant discovery, investigators must decide whether to apply filters study-wide or within sample-groups and whether to filter first by locus or individuals (see main text for recommendations). Regardless of the study objectives, multiple datasets should be constructed to examine the effects of various filtering decisions. Data should be carefully archived before filtering, and all filtering methods and results carefully reported. See Table 1 for a complete list of filters, Table 2 for a simplified example of how to report filtering results, and Box 4 for a checklist.</w:t>
      </w:r>
    </w:p>
    <w:p w14:paraId="41973817" w14:textId="77777777" w:rsidR="00367E56" w:rsidRPr="008F3F46" w:rsidRDefault="00367E56" w:rsidP="00367E56">
      <w:r>
        <w:t xml:space="preserve"> </w:t>
      </w:r>
    </w:p>
    <w:p w14:paraId="614F96C8" w14:textId="77777777" w:rsidR="00367E56" w:rsidRPr="008E75E6" w:rsidRDefault="00367E56" w:rsidP="00367E56">
      <w:r>
        <w:t xml:space="preserve">        </w:t>
      </w:r>
    </w:p>
    <w:p w14:paraId="45585AFC" w14:textId="77777777" w:rsidR="00367E56" w:rsidRDefault="00367E56" w:rsidP="00367E56">
      <w:pPr>
        <w:rPr>
          <w:color w:val="2F5496"/>
          <w:sz w:val="32"/>
          <w:szCs w:val="32"/>
        </w:rPr>
      </w:pPr>
      <w:r>
        <w:br w:type="page"/>
      </w:r>
    </w:p>
    <w:p w14:paraId="7130656E" w14:textId="77777777" w:rsidR="006A6885" w:rsidRPr="006A6885" w:rsidRDefault="006A6885" w:rsidP="006A6885">
      <w:pPr>
        <w:keepNext/>
        <w:keepLines/>
        <w:spacing w:after="0" w:line="259" w:lineRule="auto"/>
        <w:ind w:firstLine="0"/>
        <w:outlineLvl w:val="0"/>
        <w:rPr>
          <w:rFonts w:ascii="Calibri" w:eastAsia="Calibri" w:hAnsi="Calibri" w:cs="Calibri"/>
          <w:color w:val="2F5496"/>
          <w:sz w:val="32"/>
          <w:szCs w:val="32"/>
        </w:rPr>
      </w:pPr>
      <w:r w:rsidRPr="006A6885">
        <w:rPr>
          <w:rFonts w:ascii="Calibri" w:eastAsia="Calibri" w:hAnsi="Calibri" w:cs="Calibri"/>
          <w:color w:val="2F5496"/>
          <w:sz w:val="32"/>
          <w:szCs w:val="32"/>
        </w:rPr>
        <w:lastRenderedPageBreak/>
        <w:t>Glossary</w:t>
      </w:r>
    </w:p>
    <w:p w14:paraId="68B02B10" w14:textId="77777777" w:rsidR="006A6885" w:rsidRPr="006A6885" w:rsidRDefault="006A6885" w:rsidP="006A6885">
      <w:pPr>
        <w:spacing w:before="0" w:after="0"/>
        <w:ind w:firstLine="0"/>
        <w:rPr>
          <w:rFonts w:eastAsia="Calibri"/>
        </w:rPr>
      </w:pPr>
      <w:r w:rsidRPr="006A6885">
        <w:rPr>
          <w:rFonts w:eastAsia="Calibri"/>
        </w:rPr>
        <w:t>ALIGNMENT</w:t>
      </w:r>
    </w:p>
    <w:p w14:paraId="4970F9A0" w14:textId="77777777" w:rsidR="006A6885" w:rsidRPr="006A6885" w:rsidRDefault="006A6885" w:rsidP="006A6885">
      <w:pPr>
        <w:shd w:val="clear" w:color="auto" w:fill="FFFFFF"/>
        <w:spacing w:before="0" w:after="0"/>
        <w:ind w:right="-120" w:firstLine="0"/>
        <w:rPr>
          <w:rFonts w:eastAsia="Arial"/>
          <w:color w:val="1D1C1D"/>
        </w:rPr>
      </w:pPr>
      <w:r w:rsidRPr="006A6885">
        <w:rPr>
          <w:color w:val="1D1C1D"/>
        </w:rPr>
        <w:t xml:space="preserve">Mapping of sequencing reads and/or contigs to either each other (pairwise/multiple alignment) or to a </w:t>
      </w:r>
      <w:r w:rsidRPr="006A6885">
        <w:rPr>
          <w:b/>
          <w:bCs/>
          <w:color w:val="1D1C1D"/>
        </w:rPr>
        <w:t>reference</w:t>
      </w:r>
      <w:r w:rsidRPr="006A6885">
        <w:rPr>
          <w:color w:val="1D1C1D"/>
        </w:rPr>
        <w:t>. Alignments can vary in the strength of the evidence that supports them. Strong</w:t>
      </w:r>
      <w:r w:rsidRPr="006A6885">
        <w:rPr>
          <w:b/>
          <w:color w:val="1D1C1D"/>
        </w:rPr>
        <w:t xml:space="preserve"> </w:t>
      </w:r>
      <w:r w:rsidRPr="006A6885">
        <w:rPr>
          <w:color w:val="1D1C1D"/>
        </w:rPr>
        <w:t xml:space="preserve">alignments, for example, usually have a </w:t>
      </w:r>
      <w:r w:rsidRPr="006A6885">
        <w:rPr>
          <w:b/>
          <w:bCs/>
          <w:color w:val="1D1C1D"/>
        </w:rPr>
        <w:t>base (Phred) quality score</w:t>
      </w:r>
      <w:r w:rsidRPr="006A6885">
        <w:rPr>
          <w:color w:val="1D1C1D"/>
        </w:rPr>
        <w:t xml:space="preserve"> of &gt; 20 (99% certainty); </w:t>
      </w:r>
      <w:r w:rsidRPr="006A6885">
        <w:rPr>
          <w:bCs/>
          <w:color w:val="1D1C1D"/>
        </w:rPr>
        <w:t>weak alignments</w:t>
      </w:r>
      <w:r w:rsidRPr="006A6885">
        <w:rPr>
          <w:color w:val="1D1C1D"/>
        </w:rPr>
        <w:t xml:space="preserve"> may have a Phred score of 10 or less (&lt;90% certainty).</w:t>
      </w:r>
    </w:p>
    <w:p w14:paraId="0E254FC9" w14:textId="77777777" w:rsidR="006A6885" w:rsidRPr="006A6885" w:rsidRDefault="006A6885" w:rsidP="006A6885">
      <w:pPr>
        <w:shd w:val="clear" w:color="auto" w:fill="FFFFFF"/>
        <w:spacing w:before="0" w:after="0"/>
        <w:ind w:right="-120" w:firstLine="0"/>
        <w:rPr>
          <w:color w:val="1D1C1D"/>
        </w:rPr>
      </w:pPr>
    </w:p>
    <w:p w14:paraId="487291A2" w14:textId="77777777" w:rsidR="006A6885" w:rsidRPr="006A6885" w:rsidRDefault="006A6885" w:rsidP="006A6885">
      <w:pPr>
        <w:shd w:val="clear" w:color="auto" w:fill="FFFFFF"/>
        <w:spacing w:before="0" w:after="0"/>
        <w:ind w:right="-120" w:firstLine="0"/>
        <w:rPr>
          <w:color w:val="1D1C1D"/>
        </w:rPr>
      </w:pPr>
      <w:r w:rsidRPr="006A6885">
        <w:rPr>
          <w:color w:val="1D1C1D"/>
        </w:rPr>
        <w:t>BASE QUALITY SCORE</w:t>
      </w:r>
    </w:p>
    <w:p w14:paraId="6E49D5DB" w14:textId="77777777" w:rsidR="006A6885" w:rsidRPr="006A6885" w:rsidRDefault="006A6885" w:rsidP="006A6885">
      <w:pPr>
        <w:shd w:val="clear" w:color="auto" w:fill="FFFFFF"/>
        <w:spacing w:before="0" w:after="0"/>
        <w:ind w:right="-120" w:firstLine="0"/>
        <w:rPr>
          <w:color w:val="1D1C1D"/>
        </w:rPr>
      </w:pPr>
      <w:r w:rsidRPr="006A6885">
        <w:rPr>
          <w:color w:val="1D1C1D"/>
        </w:rPr>
        <w:t>Value in a logarithmic, Phred scale given to each base on a sequencing read that indicates a quantitative degree of confidence in a nucleotide called from the sequencing instrument.</w:t>
      </w:r>
    </w:p>
    <w:p w14:paraId="219E22E1" w14:textId="77777777" w:rsidR="006A6885" w:rsidRPr="006A6885" w:rsidRDefault="006A6885" w:rsidP="006A6885">
      <w:pPr>
        <w:shd w:val="clear" w:color="auto" w:fill="FFFFFF"/>
        <w:spacing w:before="0" w:after="0"/>
        <w:ind w:right="-120" w:firstLine="0"/>
        <w:rPr>
          <w:color w:val="1D1C1D"/>
        </w:rPr>
      </w:pPr>
    </w:p>
    <w:p w14:paraId="4AACD001" w14:textId="77777777" w:rsidR="006A6885" w:rsidRPr="006A6885" w:rsidRDefault="006A6885" w:rsidP="006A6885">
      <w:pPr>
        <w:shd w:val="clear" w:color="auto" w:fill="FFFFFF"/>
        <w:spacing w:before="0" w:after="0"/>
        <w:ind w:right="-120" w:firstLine="0"/>
        <w:rPr>
          <w:color w:val="1D1C1D"/>
        </w:rPr>
      </w:pPr>
      <w:r w:rsidRPr="006A6885">
        <w:rPr>
          <w:color w:val="1D1C1D"/>
        </w:rPr>
        <w:t>DE NOVO ASSEMBLY</w:t>
      </w:r>
    </w:p>
    <w:p w14:paraId="62B48E07" w14:textId="77777777" w:rsidR="006A6885" w:rsidRPr="006A6885" w:rsidRDefault="006A6885" w:rsidP="006A6885">
      <w:pPr>
        <w:shd w:val="clear" w:color="auto" w:fill="FFFFFF"/>
        <w:spacing w:before="0" w:after="0"/>
        <w:ind w:right="-120" w:firstLine="0"/>
        <w:rPr>
          <w:i/>
          <w:color w:val="1D1C1D"/>
        </w:rPr>
      </w:pPr>
      <w:r w:rsidRPr="006A6885">
        <w:rPr>
          <w:b/>
          <w:bCs/>
          <w:color w:val="1D1C1D"/>
        </w:rPr>
        <w:t>Reference</w:t>
      </w:r>
      <w:r w:rsidRPr="006A6885">
        <w:rPr>
          <w:color w:val="1D1C1D"/>
        </w:rPr>
        <w:t xml:space="preserve"> free alignment of reads into overlapping stacks or contigs for subsequent use in variant discovery and genotyping.</w:t>
      </w:r>
    </w:p>
    <w:p w14:paraId="43B99050" w14:textId="77777777" w:rsidR="006A6885" w:rsidRPr="006A6885" w:rsidRDefault="006A6885" w:rsidP="006A6885">
      <w:pPr>
        <w:shd w:val="clear" w:color="auto" w:fill="FFFFFF"/>
        <w:spacing w:before="0" w:after="0"/>
        <w:ind w:right="-120" w:firstLine="0"/>
        <w:rPr>
          <w:color w:val="1D1C1D"/>
        </w:rPr>
      </w:pPr>
    </w:p>
    <w:p w14:paraId="40E22ADF" w14:textId="77777777" w:rsidR="006A6885" w:rsidRPr="006A6885" w:rsidRDefault="006A6885" w:rsidP="006A6885">
      <w:pPr>
        <w:shd w:val="clear" w:color="auto" w:fill="FFFFFF"/>
        <w:spacing w:before="0" w:after="0"/>
        <w:ind w:right="-120" w:firstLine="0"/>
        <w:rPr>
          <w:color w:val="1D1C1D"/>
        </w:rPr>
      </w:pPr>
      <w:r w:rsidRPr="006A6885">
        <w:rPr>
          <w:color w:val="1D1C1D"/>
        </w:rPr>
        <w:t>DISCORDANT READ-PAIRS</w:t>
      </w:r>
    </w:p>
    <w:p w14:paraId="3F9396BC" w14:textId="77777777" w:rsidR="006A6885" w:rsidRPr="006A6885" w:rsidRDefault="006A6885" w:rsidP="006A6885">
      <w:pPr>
        <w:shd w:val="clear" w:color="auto" w:fill="FFFFFF"/>
        <w:spacing w:before="0" w:after="0"/>
        <w:ind w:right="-120" w:firstLine="0"/>
        <w:rPr>
          <w:color w:val="1D1C1D"/>
        </w:rPr>
      </w:pPr>
      <w:r w:rsidRPr="006A6885">
        <w:rPr>
          <w:color w:val="1D1C1D"/>
        </w:rPr>
        <w:t>Paired-end reads that do not match either the expected relative directions (5’ to  3’) or the physical distance (base pairs) between reads.</w:t>
      </w:r>
    </w:p>
    <w:p w14:paraId="1C0A8F74" w14:textId="77777777" w:rsidR="006A6885" w:rsidRPr="006A6885" w:rsidRDefault="006A6885" w:rsidP="006A6885">
      <w:pPr>
        <w:shd w:val="clear" w:color="auto" w:fill="FFFFFF"/>
        <w:spacing w:before="0" w:after="0"/>
        <w:ind w:right="-120" w:firstLine="0"/>
        <w:rPr>
          <w:color w:val="1D1C1D"/>
        </w:rPr>
      </w:pPr>
    </w:p>
    <w:p w14:paraId="5C2E10DB" w14:textId="77777777" w:rsidR="006A6885" w:rsidRPr="006A6885" w:rsidRDefault="006A6885" w:rsidP="006A6885">
      <w:pPr>
        <w:shd w:val="clear" w:color="auto" w:fill="FFFFFF"/>
        <w:spacing w:before="0" w:after="0"/>
        <w:ind w:right="-120" w:firstLine="0"/>
        <w:rPr>
          <w:color w:val="1D1C1D"/>
        </w:rPr>
      </w:pPr>
      <w:r w:rsidRPr="006A6885">
        <w:rPr>
          <w:color w:val="1D1C1D"/>
        </w:rPr>
        <w:t>FAMILY STRUCTURE</w:t>
      </w:r>
    </w:p>
    <w:p w14:paraId="6E4998D8" w14:textId="77777777" w:rsidR="006A6885" w:rsidRPr="006A6885" w:rsidRDefault="006A6885" w:rsidP="006A6885">
      <w:pPr>
        <w:shd w:val="clear" w:color="auto" w:fill="FFFFFF"/>
        <w:spacing w:before="0" w:after="0"/>
        <w:ind w:right="-120" w:firstLine="0"/>
        <w:rPr>
          <w:color w:val="1D1C1D"/>
        </w:rPr>
      </w:pPr>
      <w:r w:rsidRPr="006A6885">
        <w:rPr>
          <w:color w:val="1D1C1D"/>
        </w:rPr>
        <w:t>Non-independence among individuals in a study caused by direct recent shared ancestry (</w:t>
      </w:r>
      <w:r w:rsidRPr="006A6885">
        <w:rPr>
          <w:i/>
          <w:iCs/>
          <w:color w:val="1D1C1D"/>
        </w:rPr>
        <w:t>e.g.</w:t>
      </w:r>
      <w:r w:rsidRPr="006A6885">
        <w:rPr>
          <w:color w:val="1D1C1D"/>
        </w:rPr>
        <w:t>, parentage, siblings, cousins) between groups of individuals.</w:t>
      </w:r>
    </w:p>
    <w:p w14:paraId="187976E7" w14:textId="77777777" w:rsidR="006A6885" w:rsidRPr="006A6885" w:rsidRDefault="006A6885" w:rsidP="006A6885">
      <w:pPr>
        <w:shd w:val="clear" w:color="auto" w:fill="FFFFFF"/>
        <w:spacing w:before="0" w:after="0"/>
        <w:ind w:right="-120" w:firstLine="0"/>
        <w:rPr>
          <w:color w:val="1D1C1D"/>
        </w:rPr>
      </w:pPr>
    </w:p>
    <w:p w14:paraId="06D34D12" w14:textId="77777777" w:rsidR="006A6885" w:rsidRPr="006A6885" w:rsidRDefault="006A6885" w:rsidP="006A6885">
      <w:pPr>
        <w:shd w:val="clear" w:color="auto" w:fill="FFFFFF"/>
        <w:spacing w:before="0" w:after="0"/>
        <w:ind w:right="-120" w:firstLine="0"/>
        <w:rPr>
          <w:color w:val="1D1C1D"/>
        </w:rPr>
      </w:pPr>
      <w:r w:rsidRPr="006A6885">
        <w:rPr>
          <w:color w:val="1D1C1D"/>
        </w:rPr>
        <w:lastRenderedPageBreak/>
        <w:t>FILTERING</w:t>
      </w:r>
    </w:p>
    <w:p w14:paraId="73405426" w14:textId="77777777" w:rsidR="006A6885" w:rsidRPr="006A6885" w:rsidRDefault="006A6885" w:rsidP="006A6885">
      <w:pPr>
        <w:shd w:val="clear" w:color="auto" w:fill="FFFFFF"/>
        <w:spacing w:before="0" w:after="0"/>
        <w:ind w:right="-120" w:firstLine="0"/>
        <w:rPr>
          <w:color w:val="1D1C1D"/>
        </w:rPr>
      </w:pPr>
      <w:r w:rsidRPr="006A6885">
        <w:rPr>
          <w:color w:val="1D1C1D"/>
        </w:rPr>
        <w:t xml:space="preserve">The use of quality control steps to remove errors, reads, individuals, loci, or genotypes from a dataset to improve data quality for specific analyses. This procedure differs from other forms of data processing in that it focuses on the </w:t>
      </w:r>
      <w:r w:rsidRPr="006A6885">
        <w:rPr>
          <w:i/>
          <w:color w:val="1D1C1D"/>
        </w:rPr>
        <w:t xml:space="preserve">removal </w:t>
      </w:r>
      <w:r w:rsidRPr="006A6885">
        <w:rPr>
          <w:color w:val="1D1C1D"/>
        </w:rPr>
        <w:t xml:space="preserve">(or “filtering out”) of data specifically rather than other forms of quality improvement such as </w:t>
      </w:r>
      <w:r w:rsidRPr="006A6885">
        <w:rPr>
          <w:b/>
          <w:bCs/>
          <w:color w:val="1D1C1D"/>
        </w:rPr>
        <w:t>imputation</w:t>
      </w:r>
      <w:r w:rsidRPr="006A6885">
        <w:rPr>
          <w:color w:val="1D1C1D"/>
        </w:rPr>
        <w:t>.</w:t>
      </w:r>
    </w:p>
    <w:p w14:paraId="05E920E2" w14:textId="77777777" w:rsidR="006A6885" w:rsidRPr="006A6885" w:rsidRDefault="006A6885" w:rsidP="006A6885">
      <w:pPr>
        <w:shd w:val="clear" w:color="auto" w:fill="FFFFFF"/>
        <w:spacing w:before="0" w:after="0"/>
        <w:ind w:right="-120" w:firstLine="0"/>
        <w:rPr>
          <w:color w:val="1D1C1D"/>
        </w:rPr>
      </w:pPr>
    </w:p>
    <w:p w14:paraId="5B9F20F1" w14:textId="77777777" w:rsidR="006A6885" w:rsidRPr="006A6885" w:rsidRDefault="006A6885" w:rsidP="006A6885">
      <w:pPr>
        <w:shd w:val="clear" w:color="auto" w:fill="FFFFFF"/>
        <w:spacing w:before="0" w:after="0"/>
        <w:ind w:right="-120" w:firstLine="0"/>
        <w:rPr>
          <w:color w:val="1D1C1D"/>
        </w:rPr>
      </w:pPr>
      <w:r w:rsidRPr="006A6885">
        <w:rPr>
          <w:color w:val="1D1C1D"/>
        </w:rPr>
        <w:t>GENETIC VARIANT</w:t>
      </w:r>
    </w:p>
    <w:p w14:paraId="02BFA927" w14:textId="717BF40C" w:rsidR="006A6885" w:rsidRPr="006A6885" w:rsidRDefault="006A6885" w:rsidP="006A6885">
      <w:pPr>
        <w:shd w:val="clear" w:color="auto" w:fill="FFFFFF"/>
        <w:spacing w:before="0" w:after="0"/>
        <w:ind w:right="-120" w:firstLine="0"/>
        <w:rPr>
          <w:color w:val="1D1C1D"/>
        </w:rPr>
      </w:pPr>
      <w:r w:rsidRPr="006A6885">
        <w:rPr>
          <w:color w:val="1D1C1D"/>
        </w:rPr>
        <w:t>A polymorphism or change in a DNA (or RNA) sequence</w:t>
      </w:r>
      <w:r>
        <w:t xml:space="preserve">. </w:t>
      </w:r>
      <w:r w:rsidRPr="006A6885">
        <w:rPr>
          <w:color w:val="1D1C1D"/>
        </w:rPr>
        <w:t>Includes both sequence variants (such as single-nucleotide polymorphisms) and structural variants (such as chromosomal inversions, indels, and copy-number variations). Used interchangeably with “loci” in this review.</w:t>
      </w:r>
    </w:p>
    <w:p w14:paraId="0DC8EA5A" w14:textId="77777777" w:rsidR="006A6885" w:rsidRPr="006A6885" w:rsidRDefault="006A6885" w:rsidP="006A6885">
      <w:pPr>
        <w:shd w:val="clear" w:color="auto" w:fill="FFFFFF"/>
        <w:spacing w:before="0" w:after="0"/>
        <w:ind w:right="-120" w:firstLine="0"/>
        <w:rPr>
          <w:color w:val="1D1C1D"/>
        </w:rPr>
      </w:pPr>
    </w:p>
    <w:p w14:paraId="6FD3467A" w14:textId="77777777" w:rsidR="006A6885" w:rsidRPr="006A6885" w:rsidRDefault="006A6885" w:rsidP="006A6885">
      <w:pPr>
        <w:shd w:val="clear" w:color="auto" w:fill="FFFFFF"/>
        <w:spacing w:before="0" w:after="0"/>
        <w:ind w:right="-120" w:firstLine="0"/>
        <w:rPr>
          <w:color w:val="1D1C1D"/>
        </w:rPr>
      </w:pPr>
      <w:r w:rsidRPr="006A6885">
        <w:rPr>
          <w:color w:val="1D1C1D"/>
        </w:rPr>
        <w:t>GENOME WIDE ASSOCIATION STUDY (GWAS)</w:t>
      </w:r>
    </w:p>
    <w:p w14:paraId="1743A79D" w14:textId="4911642A" w:rsidR="006A6885" w:rsidRPr="006A6885" w:rsidRDefault="006A6885" w:rsidP="006A6885">
      <w:pPr>
        <w:shd w:val="clear" w:color="auto" w:fill="FFFFFF"/>
        <w:spacing w:before="0" w:after="0"/>
        <w:ind w:right="-120" w:firstLine="0"/>
        <w:rPr>
          <w:color w:val="1D1C1D"/>
        </w:rPr>
      </w:pPr>
      <w:r w:rsidRPr="006A6885">
        <w:rPr>
          <w:color w:val="1D1C1D"/>
        </w:rPr>
        <w:t>A test for statistical relationship</w:t>
      </w:r>
      <w:r>
        <w:rPr>
          <w:color w:val="1D1C1D"/>
        </w:rPr>
        <w:t>s</w:t>
      </w:r>
      <w:r w:rsidRPr="006A6885">
        <w:rPr>
          <w:color w:val="1D1C1D"/>
        </w:rPr>
        <w:t xml:space="preserve"> between a phenotype (including disease) and the allelic/genotypic state of individuals across the entire set of sequenced loci. GWAS is “genome wide” in that associations are tested at many loci spread throughout the entire genome.</w:t>
      </w:r>
    </w:p>
    <w:p w14:paraId="1981FE17" w14:textId="77777777" w:rsidR="006A6885" w:rsidRPr="006A6885" w:rsidRDefault="006A6885" w:rsidP="006A6885">
      <w:pPr>
        <w:shd w:val="clear" w:color="auto" w:fill="FFFFFF"/>
        <w:spacing w:before="0" w:after="0"/>
        <w:ind w:right="-120" w:firstLine="0"/>
        <w:rPr>
          <w:color w:val="1D1C1D"/>
        </w:rPr>
      </w:pPr>
    </w:p>
    <w:p w14:paraId="2AFD79D8" w14:textId="77777777" w:rsidR="006A6885" w:rsidRPr="006A6885" w:rsidRDefault="006A6885" w:rsidP="006A6885">
      <w:pPr>
        <w:shd w:val="clear" w:color="auto" w:fill="FFFFFF"/>
        <w:spacing w:before="0" w:after="0"/>
        <w:ind w:right="-120" w:firstLine="0"/>
        <w:rPr>
          <w:rFonts w:eastAsia="Arial"/>
          <w:color w:val="1D1C1D"/>
        </w:rPr>
      </w:pPr>
      <w:r w:rsidRPr="006A6885">
        <w:rPr>
          <w:color w:val="1D1C1D"/>
        </w:rPr>
        <w:t>GENOTYPING</w:t>
      </w:r>
    </w:p>
    <w:p w14:paraId="593823DE" w14:textId="03BA1CB9" w:rsidR="006A6885" w:rsidRPr="006A6885" w:rsidRDefault="006A6885" w:rsidP="006A6885">
      <w:pPr>
        <w:shd w:val="clear" w:color="auto" w:fill="FFFFFF"/>
        <w:spacing w:before="0" w:after="0"/>
        <w:ind w:right="-120" w:firstLine="0"/>
        <w:rPr>
          <w:color w:val="1D1C1D"/>
        </w:rPr>
      </w:pPr>
      <w:r w:rsidRPr="006A6885">
        <w:rPr>
          <w:color w:val="1D1C1D"/>
        </w:rPr>
        <w:t>Calling the allelic states at a locus (</w:t>
      </w:r>
      <w:r w:rsidRPr="006A6885">
        <w:rPr>
          <w:i/>
          <w:iCs/>
          <w:color w:val="1D1C1D"/>
        </w:rPr>
        <w:t>e.g.</w:t>
      </w:r>
      <w:r w:rsidRPr="006A6885">
        <w:rPr>
          <w:color w:val="1D1C1D"/>
        </w:rPr>
        <w:t>, A/A, A/C, or C/C at a biallelic SNP in a diploid organism) or at many loci based on the underlying sequence data. Genotyping algorithms often consist of multiple steps</w:t>
      </w:r>
      <w:r w:rsidR="00C977DD">
        <w:rPr>
          <w:color w:val="1D1C1D"/>
        </w:rPr>
        <w:t xml:space="preserve"> during which</w:t>
      </w:r>
      <w:r w:rsidRPr="006A6885">
        <w:rPr>
          <w:color w:val="1D1C1D"/>
        </w:rPr>
        <w:t xml:space="preserve"> filtering can occur.</w:t>
      </w:r>
    </w:p>
    <w:p w14:paraId="59C4D1AA" w14:textId="77777777" w:rsidR="006A6885" w:rsidRPr="006A6885" w:rsidRDefault="006A6885" w:rsidP="006A6885">
      <w:pPr>
        <w:shd w:val="clear" w:color="auto" w:fill="FFFFFF"/>
        <w:spacing w:before="0" w:after="0"/>
        <w:ind w:right="-120" w:firstLine="0"/>
        <w:rPr>
          <w:color w:val="1D1C1D"/>
        </w:rPr>
      </w:pPr>
    </w:p>
    <w:p w14:paraId="6EAC54AD" w14:textId="77777777" w:rsidR="006A6885" w:rsidRPr="006A6885" w:rsidRDefault="006A6885" w:rsidP="006A6885">
      <w:pPr>
        <w:shd w:val="clear" w:color="auto" w:fill="FFFFFF"/>
        <w:spacing w:before="0" w:after="0"/>
        <w:ind w:right="-120" w:firstLine="0"/>
        <w:rPr>
          <w:color w:val="1D1C1D"/>
        </w:rPr>
      </w:pPr>
      <w:r w:rsidRPr="006A6885">
        <w:rPr>
          <w:color w:val="1D1C1D"/>
        </w:rPr>
        <w:t>HARDY-WEINBERG PROPORTIONS (HWP)</w:t>
      </w:r>
    </w:p>
    <w:p w14:paraId="64395C98" w14:textId="77777777" w:rsidR="006A6885" w:rsidRPr="006A6885" w:rsidRDefault="006A6885" w:rsidP="006A6885">
      <w:pPr>
        <w:shd w:val="clear" w:color="auto" w:fill="FFFFFF"/>
        <w:spacing w:before="0" w:after="0"/>
        <w:ind w:right="-120" w:firstLine="0"/>
        <w:rPr>
          <w:color w:val="1D1C1D"/>
        </w:rPr>
      </w:pPr>
      <w:r w:rsidRPr="006A6885">
        <w:rPr>
          <w:color w:val="1D1C1D"/>
        </w:rPr>
        <w:lastRenderedPageBreak/>
        <w:t>The expected frequencies of the genotypes at a given locus under Hardy-Weinberg Equilibrium (HWE). Filtering on HWP is often executed via an exact test, with loci that deviate significantly from HWP removed from subsequent analyses.</w:t>
      </w:r>
    </w:p>
    <w:p w14:paraId="07A214DB" w14:textId="77777777" w:rsidR="006A6885" w:rsidRPr="006A6885" w:rsidRDefault="006A6885" w:rsidP="006A6885">
      <w:pPr>
        <w:shd w:val="clear" w:color="auto" w:fill="FFFFFF"/>
        <w:spacing w:before="0" w:after="0"/>
        <w:ind w:right="-120" w:firstLine="0"/>
        <w:rPr>
          <w:color w:val="1D1C1D"/>
        </w:rPr>
      </w:pPr>
    </w:p>
    <w:p w14:paraId="7006BCAB" w14:textId="77777777" w:rsidR="006A6885" w:rsidRPr="006A6885" w:rsidRDefault="006A6885" w:rsidP="006A6885">
      <w:pPr>
        <w:shd w:val="clear" w:color="auto" w:fill="FFFFFF"/>
        <w:spacing w:before="0" w:after="0"/>
        <w:ind w:right="-120" w:firstLine="0"/>
        <w:rPr>
          <w:color w:val="1D1C1D"/>
        </w:rPr>
      </w:pPr>
      <w:r w:rsidRPr="006A6885">
        <w:rPr>
          <w:color w:val="1D1C1D"/>
        </w:rPr>
        <w:t>IMPUTATION</w:t>
      </w:r>
    </w:p>
    <w:p w14:paraId="4D80E548" w14:textId="77777777" w:rsidR="006A6885" w:rsidRPr="006A6885" w:rsidRDefault="006A6885" w:rsidP="006A6885">
      <w:pPr>
        <w:shd w:val="clear" w:color="auto" w:fill="FFFFFF"/>
        <w:spacing w:before="0" w:after="0"/>
        <w:ind w:right="-120" w:firstLine="0"/>
        <w:rPr>
          <w:color w:val="1D1C1D"/>
        </w:rPr>
      </w:pPr>
      <w:r w:rsidRPr="006A6885">
        <w:rPr>
          <w:color w:val="1D1C1D"/>
        </w:rPr>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64E8CA0E" w14:textId="77777777" w:rsidR="006A6885" w:rsidRPr="006A6885" w:rsidRDefault="006A6885" w:rsidP="006A6885">
      <w:pPr>
        <w:shd w:val="clear" w:color="auto" w:fill="FFFFFF"/>
        <w:spacing w:before="0" w:after="0"/>
        <w:ind w:right="-120" w:firstLine="0"/>
        <w:rPr>
          <w:color w:val="1D1C1D"/>
        </w:rPr>
      </w:pPr>
    </w:p>
    <w:p w14:paraId="519C5F30" w14:textId="77777777" w:rsidR="006A6885" w:rsidRPr="006A6885" w:rsidRDefault="006A6885" w:rsidP="006A6885">
      <w:pPr>
        <w:shd w:val="clear" w:color="auto" w:fill="FFFFFF"/>
        <w:spacing w:before="0" w:after="0"/>
        <w:ind w:right="-120" w:firstLine="0"/>
        <w:rPr>
          <w:color w:val="1D1C1D"/>
        </w:rPr>
      </w:pPr>
      <w:r w:rsidRPr="006A6885">
        <w:rPr>
          <w:color w:val="1D1C1D"/>
        </w:rPr>
        <w:t>LINKAGE DISEQUILIBRIUM (LD)</w:t>
      </w:r>
    </w:p>
    <w:p w14:paraId="76FCA80C" w14:textId="1EAC1A57" w:rsidR="006A6885" w:rsidRPr="006A6885" w:rsidRDefault="006A6885" w:rsidP="006A6885">
      <w:pPr>
        <w:shd w:val="clear" w:color="auto" w:fill="FFFFFF"/>
        <w:spacing w:before="0" w:after="0"/>
        <w:ind w:right="-120" w:firstLine="0"/>
        <w:rPr>
          <w:color w:val="1D1C1D"/>
        </w:rPr>
      </w:pPr>
      <w:r w:rsidRPr="006A6885">
        <w:rPr>
          <w:color w:val="1D1C1D"/>
        </w:rPr>
        <w:t xml:space="preserve">When the genotypic state of individuals in a dataset/sample group at one locus are predictive of the genotypic state of individuals at other loci. This can be caused either by </w:t>
      </w:r>
      <w:r w:rsidRPr="006A6885">
        <w:rPr>
          <w:bCs/>
          <w:color w:val="1D1C1D"/>
        </w:rPr>
        <w:t>physical linkage,</w:t>
      </w:r>
      <w:r w:rsidRPr="006A6885">
        <w:rPr>
          <w:color w:val="1D1C1D"/>
        </w:rPr>
        <w:t xml:space="preserve"> when alleles are co-inherited due to non-independent assortment driven by physical proximity on a genome or other factors such as inversions</w:t>
      </w:r>
      <w:r w:rsidR="00C977DD">
        <w:rPr>
          <w:color w:val="1D1C1D"/>
        </w:rPr>
        <w:t>,</w:t>
      </w:r>
      <w:r w:rsidRPr="006A6885">
        <w:rPr>
          <w:color w:val="1D1C1D"/>
        </w:rPr>
        <w:t xml:space="preserve"> or </w:t>
      </w:r>
      <w:r w:rsidR="00C977DD">
        <w:rPr>
          <w:bCs/>
          <w:color w:val="1D1C1D"/>
        </w:rPr>
        <w:t>g</w:t>
      </w:r>
      <w:r w:rsidRPr="006A6885">
        <w:rPr>
          <w:bCs/>
          <w:color w:val="1D1C1D"/>
        </w:rPr>
        <w:t xml:space="preserve">ametic </w:t>
      </w:r>
      <w:r w:rsidR="00C977DD">
        <w:rPr>
          <w:bCs/>
          <w:color w:val="1D1C1D"/>
        </w:rPr>
        <w:t>p</w:t>
      </w:r>
      <w:r w:rsidRPr="006A6885">
        <w:rPr>
          <w:bCs/>
          <w:color w:val="1D1C1D"/>
        </w:rPr>
        <w:t xml:space="preserve">hase </w:t>
      </w:r>
      <w:r w:rsidR="00C977DD">
        <w:rPr>
          <w:bCs/>
          <w:color w:val="1D1C1D"/>
        </w:rPr>
        <w:t>d</w:t>
      </w:r>
      <w:r w:rsidRPr="006A6885">
        <w:rPr>
          <w:bCs/>
          <w:color w:val="1D1C1D"/>
        </w:rPr>
        <w:t>isequilibrium</w:t>
      </w:r>
      <w:r w:rsidRPr="006A6885">
        <w:rPr>
          <w:b/>
          <w:color w:val="1D1C1D"/>
        </w:rPr>
        <w:t xml:space="preserve">, </w:t>
      </w:r>
      <w:r w:rsidRPr="006A6885">
        <w:rPr>
          <w:color w:val="1D1C1D"/>
        </w:rPr>
        <w:t xml:space="preserve">when underlying population or family structure makes certain alleles at different loci more likely to co-occur. </w:t>
      </w:r>
    </w:p>
    <w:p w14:paraId="55C7DEFA" w14:textId="77777777" w:rsidR="006A6885" w:rsidRPr="006A6885" w:rsidRDefault="006A6885" w:rsidP="006A6885">
      <w:pPr>
        <w:shd w:val="clear" w:color="auto" w:fill="FFFFFF"/>
        <w:spacing w:before="0" w:after="0"/>
        <w:ind w:right="-120" w:firstLine="0"/>
        <w:rPr>
          <w:color w:val="1D1C1D"/>
        </w:rPr>
      </w:pPr>
    </w:p>
    <w:p w14:paraId="6FC1F828" w14:textId="77777777" w:rsidR="006A6885" w:rsidRPr="006A6885" w:rsidRDefault="006A6885" w:rsidP="006A6885">
      <w:pPr>
        <w:keepNext/>
        <w:shd w:val="clear" w:color="auto" w:fill="FFFFFF"/>
        <w:spacing w:before="0" w:after="0"/>
        <w:ind w:right="-115" w:firstLine="0"/>
        <w:rPr>
          <w:rFonts w:eastAsia="Arial"/>
          <w:color w:val="1D1C1D"/>
        </w:rPr>
      </w:pPr>
      <w:r w:rsidRPr="006A6885">
        <w:rPr>
          <w:rFonts w:eastAsia="Arial"/>
          <w:color w:val="1D1C1D"/>
        </w:rPr>
        <w:t>MAPPING QUALITY</w:t>
      </w:r>
    </w:p>
    <w:p w14:paraId="7F5A007A" w14:textId="77777777" w:rsidR="006A6885" w:rsidRPr="006A6885" w:rsidRDefault="006A6885" w:rsidP="006A6885">
      <w:pPr>
        <w:keepNext/>
        <w:shd w:val="clear" w:color="auto" w:fill="FFFFFF"/>
        <w:spacing w:before="0" w:after="0"/>
        <w:ind w:right="-115" w:firstLine="0"/>
        <w:rPr>
          <w:color w:val="1D1C1D"/>
        </w:rPr>
      </w:pPr>
      <w:r w:rsidRPr="006A6885">
        <w:rPr>
          <w:color w:val="1D1C1D"/>
        </w:rPr>
        <w:t>Score given to a read or other DNA sequence indicating the uniqueness of the alignment to a reference sequence; mapping quality algorithms vary between alignment programs.</w:t>
      </w:r>
    </w:p>
    <w:p w14:paraId="3AD14287" w14:textId="77777777" w:rsidR="006A6885" w:rsidRPr="006A6885" w:rsidRDefault="006A6885" w:rsidP="006A6885">
      <w:pPr>
        <w:keepNext/>
        <w:shd w:val="clear" w:color="auto" w:fill="FFFFFF"/>
        <w:spacing w:before="0" w:after="0"/>
        <w:ind w:right="-115" w:firstLine="0"/>
        <w:rPr>
          <w:color w:val="1D1C1D"/>
        </w:rPr>
      </w:pPr>
    </w:p>
    <w:p w14:paraId="08F218C7" w14:textId="77777777" w:rsidR="006A6885" w:rsidRPr="006A6885" w:rsidRDefault="006A6885" w:rsidP="006A6885">
      <w:pPr>
        <w:keepNext/>
        <w:shd w:val="clear" w:color="auto" w:fill="FFFFFF"/>
        <w:spacing w:before="0" w:after="0"/>
        <w:ind w:right="-115" w:firstLine="0"/>
        <w:rPr>
          <w:color w:val="1D1C1D"/>
        </w:rPr>
      </w:pPr>
      <w:r w:rsidRPr="006A6885">
        <w:rPr>
          <w:color w:val="1D1C1D"/>
        </w:rPr>
        <w:t>MINOR ALLELE COUNT (MAC)</w:t>
      </w:r>
    </w:p>
    <w:p w14:paraId="4AAD34B4" w14:textId="127DD969" w:rsidR="006A6885" w:rsidRPr="006A6885" w:rsidRDefault="006A6885" w:rsidP="006A6885">
      <w:pPr>
        <w:shd w:val="clear" w:color="auto" w:fill="FFFFFF"/>
        <w:spacing w:before="0" w:after="0"/>
        <w:ind w:right="-120" w:firstLine="0"/>
        <w:rPr>
          <w:color w:val="1D1C1D"/>
        </w:rPr>
      </w:pPr>
      <w:r w:rsidRPr="006A6885">
        <w:rPr>
          <w:color w:val="1D1C1D"/>
        </w:rPr>
        <w:t xml:space="preserve">The number of </w:t>
      </w:r>
      <w:r w:rsidR="00C977DD">
        <w:rPr>
          <w:color w:val="1D1C1D"/>
        </w:rPr>
        <w:t>gene copies</w:t>
      </w:r>
      <w:r w:rsidRPr="006A6885">
        <w:rPr>
          <w:color w:val="1D1C1D"/>
        </w:rPr>
        <w:t xml:space="preserve"> or individuals carrying the minor (</w:t>
      </w:r>
      <w:r w:rsidRPr="006A6885">
        <w:rPr>
          <w:i/>
          <w:iCs/>
          <w:color w:val="1D1C1D"/>
        </w:rPr>
        <w:t xml:space="preserve">i.e. </w:t>
      </w:r>
      <w:r w:rsidRPr="006A6885">
        <w:rPr>
          <w:color w:val="1D1C1D"/>
        </w:rPr>
        <w:t>least frequent) allele at a locus.</w:t>
      </w:r>
    </w:p>
    <w:p w14:paraId="71CBAFE2" w14:textId="77777777" w:rsidR="006A6885" w:rsidRPr="006A6885" w:rsidRDefault="006A6885" w:rsidP="006A6885">
      <w:pPr>
        <w:shd w:val="clear" w:color="auto" w:fill="FFFFFF"/>
        <w:spacing w:before="0" w:after="0"/>
        <w:ind w:right="-120" w:firstLine="0"/>
        <w:rPr>
          <w:color w:val="1D1C1D"/>
        </w:rPr>
      </w:pPr>
    </w:p>
    <w:p w14:paraId="2E2770C8" w14:textId="77777777" w:rsidR="006A6885" w:rsidRPr="006A6885" w:rsidRDefault="006A6885" w:rsidP="006A6885">
      <w:pPr>
        <w:shd w:val="clear" w:color="auto" w:fill="FFFFFF"/>
        <w:spacing w:before="0" w:after="0"/>
        <w:ind w:right="-120" w:firstLine="0"/>
        <w:rPr>
          <w:color w:val="1D1C1D"/>
        </w:rPr>
      </w:pPr>
      <w:r w:rsidRPr="006A6885">
        <w:rPr>
          <w:color w:val="1D1C1D"/>
        </w:rPr>
        <w:t>MINOR ALLELE FREQUENCY (MAF)</w:t>
      </w:r>
    </w:p>
    <w:p w14:paraId="3A1E6FEA" w14:textId="34B4EFF5" w:rsidR="006A6885" w:rsidRPr="006A6885" w:rsidRDefault="006A6885" w:rsidP="006A6885">
      <w:pPr>
        <w:shd w:val="clear" w:color="auto" w:fill="FFFFFF"/>
        <w:spacing w:before="0" w:after="0"/>
        <w:ind w:right="-120" w:firstLine="0"/>
        <w:rPr>
          <w:color w:val="1D1C1D"/>
        </w:rPr>
      </w:pPr>
      <w:r w:rsidRPr="006A6885">
        <w:rPr>
          <w:color w:val="1D1C1D"/>
        </w:rPr>
        <w:t xml:space="preserve">The proportion (frequency) of the least common allele at a locus across a study or sample group. For example, if one </w:t>
      </w:r>
      <w:r w:rsidR="00C977DD">
        <w:rPr>
          <w:color w:val="1D1C1D"/>
        </w:rPr>
        <w:t xml:space="preserve">diploid </w:t>
      </w:r>
      <w:r w:rsidRPr="006A6885">
        <w:rPr>
          <w:color w:val="1D1C1D"/>
        </w:rPr>
        <w:t xml:space="preserve">individual out of </w:t>
      </w:r>
      <w:r w:rsidR="00C977DD">
        <w:rPr>
          <w:color w:val="1D1C1D"/>
        </w:rPr>
        <w:t>50</w:t>
      </w:r>
      <w:r w:rsidRPr="006A6885">
        <w:rPr>
          <w:color w:val="1D1C1D"/>
        </w:rPr>
        <w:t xml:space="preserve"> had </w:t>
      </w:r>
      <w:r w:rsidR="00C977DD">
        <w:rPr>
          <w:color w:val="1D1C1D"/>
        </w:rPr>
        <w:t xml:space="preserve">one copy of a </w:t>
      </w:r>
      <w:r w:rsidRPr="006A6885">
        <w:rPr>
          <w:color w:val="1D1C1D"/>
        </w:rPr>
        <w:t>unique allele (</w:t>
      </w:r>
      <w:r w:rsidRPr="006A6885">
        <w:rPr>
          <w:i/>
          <w:iCs/>
          <w:color w:val="1D1C1D"/>
        </w:rPr>
        <w:t>e.g.</w:t>
      </w:r>
      <w:r w:rsidRPr="006A6885">
        <w:rPr>
          <w:color w:val="1D1C1D"/>
        </w:rPr>
        <w:t>, an A instead of a T), the MAF would equal 0.01 In this review, we often refer to filtering out loci with MAFs below a given threshold as “MAF filtering”.</w:t>
      </w:r>
    </w:p>
    <w:p w14:paraId="3CB833E2" w14:textId="77777777" w:rsidR="006A6885" w:rsidRPr="006A6885" w:rsidRDefault="006A6885" w:rsidP="006A6885">
      <w:pPr>
        <w:shd w:val="clear" w:color="auto" w:fill="FFFFFF"/>
        <w:spacing w:before="0" w:after="0"/>
        <w:ind w:right="-120" w:firstLine="0"/>
        <w:rPr>
          <w:color w:val="1D1C1D"/>
        </w:rPr>
      </w:pPr>
    </w:p>
    <w:p w14:paraId="01AB30B5" w14:textId="77777777" w:rsidR="006A6885" w:rsidRPr="006A6885" w:rsidRDefault="006A6885" w:rsidP="006A6885">
      <w:pPr>
        <w:shd w:val="clear" w:color="auto" w:fill="FFFFFF"/>
        <w:spacing w:before="0" w:after="0"/>
        <w:ind w:right="-120" w:firstLine="0"/>
        <w:rPr>
          <w:color w:val="1D1C1D"/>
        </w:rPr>
      </w:pPr>
      <w:r w:rsidRPr="006A6885">
        <w:rPr>
          <w:color w:val="1D1C1D"/>
        </w:rPr>
        <w:t>MISSING DATA</w:t>
      </w:r>
    </w:p>
    <w:p w14:paraId="1F784DCC" w14:textId="5C1179BA" w:rsidR="006A6885" w:rsidRPr="006A6885" w:rsidRDefault="006A6885" w:rsidP="006A6885">
      <w:pPr>
        <w:shd w:val="clear" w:color="auto" w:fill="FFFFFF"/>
        <w:spacing w:before="0" w:after="0"/>
        <w:ind w:right="-120" w:firstLine="0"/>
        <w:rPr>
          <w:color w:val="1D1C1D"/>
        </w:rPr>
      </w:pPr>
      <w:r w:rsidRPr="006A6885">
        <w:rPr>
          <w:color w:val="1D1C1D"/>
        </w:rPr>
        <w:t>Missing genotype calls at a specific locus or individual. Missing data can be caused by many reasons, most commonly the absence of a sufficient number of reads covering a locus to call a gen</w:t>
      </w:r>
      <w:r w:rsidR="00C977DD">
        <w:rPr>
          <w:color w:val="1D1C1D"/>
        </w:rPr>
        <w:t>otype i</w:t>
      </w:r>
      <w:r w:rsidRPr="006A6885">
        <w:rPr>
          <w:color w:val="1D1C1D"/>
        </w:rPr>
        <w:t>n an individual with any degree of confidence.</w:t>
      </w:r>
    </w:p>
    <w:p w14:paraId="654D4DDF" w14:textId="77777777" w:rsidR="006A6885" w:rsidRPr="006A6885" w:rsidRDefault="006A6885" w:rsidP="006A6885">
      <w:pPr>
        <w:shd w:val="clear" w:color="auto" w:fill="FFFFFF"/>
        <w:spacing w:before="0" w:after="0"/>
        <w:ind w:right="-120" w:firstLine="0"/>
        <w:rPr>
          <w:color w:val="1D1C1D"/>
        </w:rPr>
      </w:pPr>
    </w:p>
    <w:p w14:paraId="61B14EC8" w14:textId="77777777" w:rsidR="006A6885" w:rsidRPr="006A6885" w:rsidRDefault="006A6885" w:rsidP="006A6885">
      <w:pPr>
        <w:shd w:val="clear" w:color="auto" w:fill="FFFFFF"/>
        <w:spacing w:before="0" w:after="0"/>
        <w:ind w:right="-120" w:firstLine="0"/>
        <w:rPr>
          <w:color w:val="1D1C1D"/>
        </w:rPr>
      </w:pPr>
      <w:r w:rsidRPr="006A6885">
        <w:rPr>
          <w:color w:val="1D1C1D"/>
        </w:rPr>
        <w:t>PARALOG</w:t>
      </w:r>
    </w:p>
    <w:p w14:paraId="6A2848A3" w14:textId="77777777" w:rsidR="006A6885" w:rsidRPr="006A6885" w:rsidRDefault="006A6885" w:rsidP="006A6885">
      <w:pPr>
        <w:shd w:val="clear" w:color="auto" w:fill="FFFFFF"/>
        <w:spacing w:before="0" w:after="0"/>
        <w:ind w:right="-120" w:firstLine="0"/>
        <w:rPr>
          <w:color w:val="1D1C1D"/>
        </w:rPr>
      </w:pPr>
      <w:r w:rsidRPr="006A6885">
        <w:rPr>
          <w:color w:val="1D1C1D"/>
        </w:rPr>
        <w:t>A duplicated genomic region that has arisen via either the duplication of that specific region or the entire genome (</w:t>
      </w:r>
      <w:r w:rsidRPr="006A6885">
        <w:rPr>
          <w:i/>
          <w:iCs/>
          <w:color w:val="1D1C1D"/>
        </w:rPr>
        <w:t>e.g.,</w:t>
      </w:r>
      <w:r w:rsidRPr="006A6885">
        <w:rPr>
          <w:color w:val="1D1C1D"/>
        </w:rPr>
        <w:t xml:space="preserve"> genome duplication events). A type of homolog (loci identical by descent) distinct from orthologs, which arise instead due to speciation events. </w:t>
      </w:r>
    </w:p>
    <w:p w14:paraId="26778A54" w14:textId="77777777" w:rsidR="006A6885" w:rsidRPr="006A6885" w:rsidRDefault="006A6885" w:rsidP="006A6885">
      <w:pPr>
        <w:shd w:val="clear" w:color="auto" w:fill="FFFFFF"/>
        <w:spacing w:before="0" w:after="0"/>
        <w:ind w:right="-120" w:firstLine="0"/>
        <w:rPr>
          <w:color w:val="1D1C1D"/>
        </w:rPr>
      </w:pPr>
    </w:p>
    <w:p w14:paraId="53028EAF" w14:textId="77777777" w:rsidR="006A6885" w:rsidRPr="006A6885" w:rsidRDefault="006A6885" w:rsidP="006A6885">
      <w:pPr>
        <w:shd w:val="clear" w:color="auto" w:fill="FFFFFF"/>
        <w:spacing w:before="0" w:after="0"/>
        <w:ind w:right="-120" w:firstLine="0"/>
        <w:rPr>
          <w:color w:val="1D1C1D"/>
        </w:rPr>
      </w:pPr>
      <w:r w:rsidRPr="006A6885">
        <w:rPr>
          <w:color w:val="1D1C1D"/>
        </w:rPr>
        <w:t>PCR DUPLICATE</w:t>
      </w:r>
    </w:p>
    <w:p w14:paraId="2428A512" w14:textId="5970DB8C" w:rsidR="006A6885" w:rsidRPr="006A6885" w:rsidRDefault="006A6885" w:rsidP="006A6885">
      <w:pPr>
        <w:shd w:val="clear" w:color="auto" w:fill="FFFFFF"/>
        <w:spacing w:before="0" w:after="0"/>
        <w:ind w:right="-120" w:firstLine="0"/>
        <w:rPr>
          <w:color w:val="1D1C1D"/>
        </w:rPr>
      </w:pPr>
      <w:r w:rsidRPr="006A6885">
        <w:rPr>
          <w:color w:val="1D1C1D"/>
        </w:rPr>
        <w:t>A technical duplicate resulting in spurious, usually identical read copies caused by</w:t>
      </w:r>
      <w:r w:rsidR="00C977DD">
        <w:rPr>
          <w:color w:val="1D1C1D"/>
        </w:rPr>
        <w:t xml:space="preserve"> repeatedly</w:t>
      </w:r>
      <w:r w:rsidRPr="006A6885">
        <w:rPr>
          <w:color w:val="1D1C1D"/>
        </w:rPr>
        <w:t xml:space="preserve"> sequencing the same piece of template DNA multiple times.</w:t>
      </w:r>
    </w:p>
    <w:p w14:paraId="465160AE" w14:textId="77777777" w:rsidR="006A6885" w:rsidRPr="006A6885" w:rsidRDefault="006A6885" w:rsidP="006A6885">
      <w:pPr>
        <w:shd w:val="clear" w:color="auto" w:fill="FFFFFF"/>
        <w:spacing w:before="0" w:after="0"/>
        <w:ind w:right="-120" w:firstLine="0"/>
        <w:rPr>
          <w:color w:val="1D1C1D"/>
        </w:rPr>
      </w:pPr>
    </w:p>
    <w:p w14:paraId="3AF6D571" w14:textId="77777777" w:rsidR="006A6885" w:rsidRPr="006A6885" w:rsidRDefault="006A6885" w:rsidP="006A6885">
      <w:pPr>
        <w:shd w:val="clear" w:color="auto" w:fill="FFFFFF"/>
        <w:spacing w:before="0" w:after="0"/>
        <w:ind w:right="-120" w:firstLine="0"/>
        <w:rPr>
          <w:color w:val="1D1C1D"/>
        </w:rPr>
      </w:pPr>
      <w:r w:rsidRPr="006A6885">
        <w:rPr>
          <w:color w:val="1D1C1D"/>
        </w:rPr>
        <w:t>POPULATION STRUCTURE</w:t>
      </w:r>
    </w:p>
    <w:p w14:paraId="2A672EE9" w14:textId="77777777" w:rsidR="006A6885" w:rsidRDefault="006A6885" w:rsidP="006A6885">
      <w:pPr>
        <w:shd w:val="clear" w:color="auto" w:fill="FFFFFF"/>
        <w:spacing w:before="0" w:after="0"/>
        <w:ind w:right="-120" w:firstLine="0"/>
        <w:rPr>
          <w:color w:val="1D1C1D"/>
        </w:rPr>
      </w:pPr>
      <w:r w:rsidRPr="006A6885">
        <w:rPr>
          <w:color w:val="1D1C1D"/>
        </w:rPr>
        <w:lastRenderedPageBreak/>
        <w:t>Also known as population subdivision. Non-independence among individuals in a study area/region caused by within-group biases in reproduction, usually created by spatial, temporal, or behavioral separation and often responsible for creating allele frequency differences systematically across loci.</w:t>
      </w:r>
    </w:p>
    <w:p w14:paraId="7DBAFD49" w14:textId="77777777" w:rsidR="00C977DD" w:rsidRPr="006A6885" w:rsidRDefault="00C977DD" w:rsidP="006A6885">
      <w:pPr>
        <w:shd w:val="clear" w:color="auto" w:fill="FFFFFF"/>
        <w:spacing w:before="0" w:after="0"/>
        <w:ind w:right="-120" w:firstLine="0"/>
        <w:rPr>
          <w:color w:val="1D1C1D"/>
        </w:rPr>
      </w:pPr>
    </w:p>
    <w:p w14:paraId="139724A2" w14:textId="77777777" w:rsidR="00C977DD" w:rsidRPr="00C977DD" w:rsidRDefault="00C977DD" w:rsidP="00C977DD">
      <w:pPr>
        <w:shd w:val="clear" w:color="auto" w:fill="FFFFFF"/>
        <w:spacing w:before="0" w:after="0"/>
        <w:ind w:right="-120" w:firstLine="0"/>
        <w:rPr>
          <w:color w:val="1D1C1D"/>
        </w:rPr>
      </w:pPr>
      <w:r w:rsidRPr="00C977DD">
        <w:rPr>
          <w:color w:val="1D1C1D"/>
        </w:rPr>
        <w:t>REDUCED-REPRESENTATION SEQUENCING</w:t>
      </w:r>
    </w:p>
    <w:p w14:paraId="0B009B91" w14:textId="2865112D" w:rsidR="006A6885" w:rsidRDefault="00C977DD" w:rsidP="00C977DD">
      <w:pPr>
        <w:shd w:val="clear" w:color="auto" w:fill="FFFFFF"/>
        <w:spacing w:before="0" w:after="0"/>
        <w:ind w:right="-120" w:firstLine="0"/>
        <w:rPr>
          <w:color w:val="1D1C1D"/>
        </w:rPr>
      </w:pPr>
      <w:r w:rsidRPr="00C977DD">
        <w:rPr>
          <w:color w:val="1D1C1D"/>
        </w:rPr>
        <w:t>The sequencing of either random or targeted subsets of a genome. Common examples include Restriction-Associated Digest (RAD) sequencing, Genotyping-By-Sequencing, and targeted sequence/exon capture.</w:t>
      </w:r>
    </w:p>
    <w:p w14:paraId="34B8615C" w14:textId="77777777" w:rsidR="00C977DD" w:rsidRPr="006A6885" w:rsidRDefault="00C977DD" w:rsidP="00C977DD">
      <w:pPr>
        <w:shd w:val="clear" w:color="auto" w:fill="FFFFFF"/>
        <w:spacing w:before="0" w:after="0"/>
        <w:ind w:right="-120" w:firstLine="0"/>
        <w:rPr>
          <w:color w:val="1D1C1D"/>
        </w:rPr>
      </w:pPr>
    </w:p>
    <w:p w14:paraId="315CAFD1" w14:textId="77777777" w:rsidR="006A6885" w:rsidRPr="006A6885" w:rsidRDefault="006A6885" w:rsidP="006A6885">
      <w:pPr>
        <w:shd w:val="clear" w:color="auto" w:fill="FFFFFF"/>
        <w:spacing w:before="0" w:after="0"/>
        <w:ind w:right="-120" w:firstLine="0"/>
        <w:rPr>
          <w:color w:val="1D1C1D"/>
        </w:rPr>
      </w:pPr>
      <w:r w:rsidRPr="006A6885">
        <w:rPr>
          <w:color w:val="1D1C1D"/>
        </w:rPr>
        <w:t>REFERENCE</w:t>
      </w:r>
    </w:p>
    <w:p w14:paraId="4BD1A9DC" w14:textId="77777777" w:rsidR="006A6885" w:rsidRPr="006A6885" w:rsidRDefault="006A6885" w:rsidP="006A6885">
      <w:pPr>
        <w:shd w:val="clear" w:color="auto" w:fill="FFFFFF"/>
        <w:spacing w:before="0" w:after="0"/>
        <w:ind w:right="-120" w:firstLine="0"/>
        <w:rPr>
          <w:color w:val="1D1C1D"/>
        </w:rPr>
      </w:pPr>
      <w:r w:rsidRPr="006A6885">
        <w:rPr>
          <w:color w:val="1D1C1D"/>
        </w:rPr>
        <w:t xml:space="preserve">A known, often well-annotated sequence to which reads can be aligned. Can be either a published reference genome or transcriptome for a species or a </w:t>
      </w:r>
      <w:r w:rsidRPr="006A6885">
        <w:rPr>
          <w:b/>
          <w:bCs/>
          <w:i/>
          <w:color w:val="1D1C1D"/>
        </w:rPr>
        <w:t xml:space="preserve">de novo </w:t>
      </w:r>
      <w:r w:rsidRPr="006A6885">
        <w:rPr>
          <w:b/>
          <w:bCs/>
          <w:iCs/>
          <w:color w:val="1D1C1D"/>
        </w:rPr>
        <w:t>reference</w:t>
      </w:r>
      <w:r w:rsidRPr="006A6885">
        <w:rPr>
          <w:color w:val="1D1C1D"/>
        </w:rPr>
        <w:t>.</w:t>
      </w:r>
    </w:p>
    <w:p w14:paraId="456E3AF5" w14:textId="77777777" w:rsidR="006A6885" w:rsidRPr="006A6885" w:rsidRDefault="006A6885" w:rsidP="006A6885">
      <w:pPr>
        <w:shd w:val="clear" w:color="auto" w:fill="FFFFFF"/>
        <w:spacing w:before="0" w:after="0"/>
        <w:ind w:right="-120" w:firstLine="0"/>
        <w:rPr>
          <w:color w:val="1D1C1D"/>
        </w:rPr>
      </w:pPr>
    </w:p>
    <w:p w14:paraId="30D8A145" w14:textId="77777777" w:rsidR="006A6885" w:rsidRPr="006A6885" w:rsidRDefault="006A6885" w:rsidP="006A6885">
      <w:pPr>
        <w:shd w:val="clear" w:color="auto" w:fill="FFFFFF"/>
        <w:spacing w:before="0" w:after="0"/>
        <w:ind w:right="-120" w:firstLine="0"/>
        <w:rPr>
          <w:color w:val="1D1C1D"/>
        </w:rPr>
      </w:pPr>
      <w:r w:rsidRPr="006A6885">
        <w:rPr>
          <w:color w:val="1D1C1D"/>
        </w:rPr>
        <w:t>SAMPLE GROUPS</w:t>
      </w:r>
    </w:p>
    <w:p w14:paraId="01AFACDC" w14:textId="692BC1E3" w:rsidR="006A6885" w:rsidRDefault="006A6885" w:rsidP="006A6885">
      <w:pPr>
        <w:shd w:val="clear" w:color="auto" w:fill="FFFFFF"/>
        <w:spacing w:before="0" w:after="0"/>
        <w:ind w:right="-120" w:firstLine="0"/>
        <w:rPr>
          <w:color w:val="1D1C1D"/>
        </w:rPr>
      </w:pPr>
      <w:r w:rsidRPr="006A6885">
        <w:rPr>
          <w:color w:val="1D1C1D"/>
        </w:rPr>
        <w:t>Groups of samples that are not independent of each other created by natural populations, geographic or temporal variation in sampling, and/or experimental treatments.</w:t>
      </w:r>
    </w:p>
    <w:p w14:paraId="39B1CA7D" w14:textId="77777777" w:rsidR="00C977DD" w:rsidRPr="006A6885" w:rsidRDefault="00C977DD" w:rsidP="006A6885">
      <w:pPr>
        <w:shd w:val="clear" w:color="auto" w:fill="FFFFFF"/>
        <w:spacing w:before="0" w:after="0"/>
        <w:ind w:right="-120" w:firstLine="0"/>
        <w:rPr>
          <w:color w:val="1D1C1D"/>
        </w:rPr>
      </w:pPr>
    </w:p>
    <w:p w14:paraId="7AE59D31" w14:textId="2B6AB518" w:rsidR="00C977DD" w:rsidRPr="006A6885" w:rsidRDefault="00C977DD" w:rsidP="00C977DD">
      <w:pPr>
        <w:shd w:val="clear" w:color="auto" w:fill="FFFFFF"/>
        <w:spacing w:before="0" w:after="0"/>
        <w:ind w:right="-120" w:firstLine="0"/>
        <w:rPr>
          <w:color w:val="1D1C1D"/>
        </w:rPr>
      </w:pPr>
      <w:r>
        <w:rPr>
          <w:color w:val="1D1C1D"/>
        </w:rPr>
        <w:t>SINGLE-NUCLEOTIDE POLYMORPHISM (SNP):</w:t>
      </w:r>
    </w:p>
    <w:p w14:paraId="55CC5B4F" w14:textId="1FF5F8B3" w:rsidR="00C977DD" w:rsidRPr="006A6885" w:rsidRDefault="00C977DD" w:rsidP="00C977DD">
      <w:pPr>
        <w:shd w:val="clear" w:color="auto" w:fill="FFFFFF"/>
        <w:spacing w:before="0" w:after="0"/>
        <w:ind w:right="-120" w:firstLine="0"/>
        <w:rPr>
          <w:color w:val="1D1C1D"/>
        </w:rPr>
      </w:pPr>
      <w:r w:rsidRPr="00C977DD">
        <w:rPr>
          <w:color w:val="1D1C1D"/>
        </w:rPr>
        <w:t>A genetic variant where the allelic state of the population varies at a single base-pair.</w:t>
      </w:r>
      <w:r w:rsidRPr="006A6885">
        <w:rPr>
          <w:color w:val="1D1C1D"/>
        </w:rPr>
        <w:t>.</w:t>
      </w:r>
    </w:p>
    <w:p w14:paraId="4B8730C3" w14:textId="77777777" w:rsidR="006A6885" w:rsidRPr="006A6885" w:rsidRDefault="006A6885" w:rsidP="006A6885">
      <w:pPr>
        <w:shd w:val="clear" w:color="auto" w:fill="FFFFFF"/>
        <w:spacing w:before="0" w:after="0"/>
        <w:ind w:right="-120" w:firstLine="0"/>
        <w:rPr>
          <w:color w:val="1D1C1D"/>
        </w:rPr>
      </w:pPr>
    </w:p>
    <w:p w14:paraId="1C669591" w14:textId="77777777" w:rsidR="006A6885" w:rsidRPr="006A6885" w:rsidRDefault="006A6885" w:rsidP="006A6885">
      <w:pPr>
        <w:shd w:val="clear" w:color="auto" w:fill="FFFFFF"/>
        <w:spacing w:before="0" w:after="0"/>
        <w:ind w:right="-120" w:firstLine="0"/>
        <w:rPr>
          <w:color w:val="1D1C1D"/>
        </w:rPr>
      </w:pPr>
      <w:r w:rsidRPr="006A6885">
        <w:rPr>
          <w:color w:val="1D1C1D"/>
        </w:rPr>
        <w:t>SEQUENCING DEPTH/COVERAGE</w:t>
      </w:r>
    </w:p>
    <w:p w14:paraId="2684954C" w14:textId="77777777" w:rsidR="006A6885" w:rsidRPr="006A6885" w:rsidRDefault="006A6885" w:rsidP="006A6885">
      <w:pPr>
        <w:shd w:val="clear" w:color="auto" w:fill="FFFFFF"/>
        <w:spacing w:before="0" w:after="0"/>
        <w:ind w:right="-120" w:firstLine="0"/>
        <w:rPr>
          <w:color w:val="1D1C1D"/>
        </w:rPr>
      </w:pPr>
      <w:r w:rsidRPr="006A6885">
        <w:rPr>
          <w:color w:val="1D1C1D"/>
        </w:rPr>
        <w:lastRenderedPageBreak/>
        <w:t>The number of reads that were aligned to and overlap a particular genomic locus. More simply, the number of times a locus was sequenced.</w:t>
      </w:r>
    </w:p>
    <w:p w14:paraId="4760523C" w14:textId="77777777" w:rsidR="006A6885" w:rsidRPr="006A6885" w:rsidRDefault="006A6885" w:rsidP="006A6885">
      <w:pPr>
        <w:shd w:val="clear" w:color="auto" w:fill="FFFFFF"/>
        <w:spacing w:before="0" w:after="0"/>
        <w:ind w:right="-120" w:firstLine="0"/>
        <w:rPr>
          <w:color w:val="1D1C1D"/>
        </w:rPr>
      </w:pPr>
    </w:p>
    <w:p w14:paraId="553FA887" w14:textId="77777777" w:rsidR="006A6885" w:rsidRPr="006A6885" w:rsidRDefault="006A6885" w:rsidP="006A6885">
      <w:pPr>
        <w:shd w:val="clear" w:color="auto" w:fill="FFFFFF"/>
        <w:spacing w:before="0" w:after="0"/>
        <w:ind w:right="-120" w:firstLine="0"/>
        <w:rPr>
          <w:color w:val="1D1C1D"/>
        </w:rPr>
      </w:pPr>
      <w:r w:rsidRPr="006A6885">
        <w:rPr>
          <w:color w:val="1D1C1D"/>
        </w:rPr>
        <w:t>SINGLETON</w:t>
      </w:r>
    </w:p>
    <w:p w14:paraId="06312FFE" w14:textId="77777777" w:rsidR="006A6885" w:rsidRPr="006A6885" w:rsidRDefault="006A6885" w:rsidP="006A6885">
      <w:pPr>
        <w:shd w:val="clear" w:color="auto" w:fill="FFFFFF"/>
        <w:spacing w:before="0" w:after="0"/>
        <w:ind w:right="-120" w:firstLine="0"/>
        <w:rPr>
          <w:color w:val="1D1C1D"/>
        </w:rPr>
      </w:pPr>
      <w:r w:rsidRPr="006A6885">
        <w:rPr>
          <w:color w:val="1D1C1D"/>
        </w:rPr>
        <w:t>An allele sequenced only one time across all individuals. Sometimes alternatively defined as an allele sequenced in only one individual (which may be homozygous for that allele).</w:t>
      </w:r>
    </w:p>
    <w:p w14:paraId="280ADACC" w14:textId="77777777" w:rsidR="006A6885" w:rsidRPr="006A6885" w:rsidRDefault="006A6885" w:rsidP="006A6885">
      <w:pPr>
        <w:shd w:val="clear" w:color="auto" w:fill="FFFFFF"/>
        <w:spacing w:before="0" w:after="0"/>
        <w:ind w:right="-120" w:firstLine="0"/>
        <w:rPr>
          <w:color w:val="1D1C1D"/>
        </w:rPr>
      </w:pPr>
    </w:p>
    <w:p w14:paraId="43788E70" w14:textId="77777777" w:rsidR="006A6885" w:rsidRPr="006A6885" w:rsidRDefault="006A6885" w:rsidP="006A6885">
      <w:pPr>
        <w:shd w:val="clear" w:color="auto" w:fill="FFFFFF"/>
        <w:spacing w:before="0" w:after="0"/>
        <w:ind w:right="-120" w:firstLine="0"/>
        <w:rPr>
          <w:color w:val="1D1C1D"/>
        </w:rPr>
      </w:pPr>
      <w:r w:rsidRPr="006A6885">
        <w:rPr>
          <w:color w:val="1D1C1D"/>
        </w:rPr>
        <w:t xml:space="preserve">SITE-FREQUENCY SPECTRUM (SFS) </w:t>
      </w:r>
    </w:p>
    <w:p w14:paraId="02FD3FB9" w14:textId="6AE71327" w:rsidR="006A6885" w:rsidRDefault="006A6885" w:rsidP="006A6885">
      <w:pPr>
        <w:shd w:val="clear" w:color="auto" w:fill="FFFFFF"/>
        <w:spacing w:before="0" w:after="0"/>
        <w:ind w:right="-120" w:firstLine="0"/>
        <w:rPr>
          <w:color w:val="1D1C1D"/>
        </w:rPr>
      </w:pPr>
      <w:r w:rsidRPr="006A6885">
        <w:rPr>
          <w:color w:val="1D1C1D"/>
        </w:rPr>
        <w:t xml:space="preserve">The distribution of allele frequencies across loci within a study or sample group. Can be either an “unfolded” or “polarized” </w:t>
      </w:r>
      <w:r w:rsidR="00C977DD">
        <w:rPr>
          <w:color w:val="1D1C1D"/>
        </w:rPr>
        <w:t xml:space="preserve">derived </w:t>
      </w:r>
      <w:r w:rsidRPr="006A6885">
        <w:rPr>
          <w:bCs/>
          <w:color w:val="1D1C1D"/>
        </w:rPr>
        <w:t>a</w:t>
      </w:r>
      <w:r w:rsidRPr="006A6885">
        <w:rPr>
          <w:color w:val="1D1C1D"/>
        </w:rPr>
        <w:t xml:space="preserve">llele frequency spectra which describe the frequency distribution of derived alleles or a “folded” or “unpolarized” </w:t>
      </w:r>
      <w:r w:rsidRPr="006A6885">
        <w:rPr>
          <w:bCs/>
          <w:color w:val="1D1C1D"/>
        </w:rPr>
        <w:t>minor</w:t>
      </w:r>
      <w:r w:rsidRPr="006A6885">
        <w:rPr>
          <w:b/>
          <w:color w:val="1D1C1D"/>
        </w:rPr>
        <w:t xml:space="preserve"> </w:t>
      </w:r>
      <w:r w:rsidRPr="006A6885">
        <w:rPr>
          <w:color w:val="1D1C1D"/>
        </w:rPr>
        <w:t xml:space="preserve">allele </w:t>
      </w:r>
      <w:r w:rsidR="00C977DD">
        <w:rPr>
          <w:color w:val="1D1C1D"/>
        </w:rPr>
        <w:t xml:space="preserve">frequency </w:t>
      </w:r>
      <w:r w:rsidRPr="006A6885">
        <w:rPr>
          <w:color w:val="1D1C1D"/>
        </w:rPr>
        <w:t>spectra which describes the frequency distribution of the minor alleles. Also known as the allele frequency distribution.</w:t>
      </w:r>
    </w:p>
    <w:p w14:paraId="17D5120D" w14:textId="77777777" w:rsidR="00C977DD" w:rsidRPr="006A6885" w:rsidRDefault="00C977DD" w:rsidP="006A6885">
      <w:pPr>
        <w:shd w:val="clear" w:color="auto" w:fill="FFFFFF"/>
        <w:spacing w:before="0" w:after="0"/>
        <w:ind w:right="-120" w:firstLine="0"/>
        <w:rPr>
          <w:color w:val="1D1C1D"/>
        </w:rPr>
      </w:pPr>
    </w:p>
    <w:p w14:paraId="3558FF74" w14:textId="77777777" w:rsidR="00C977DD" w:rsidRDefault="00C977DD" w:rsidP="006A6885">
      <w:pPr>
        <w:shd w:val="clear" w:color="auto" w:fill="FFFFFF"/>
        <w:spacing w:before="0" w:after="0"/>
        <w:ind w:right="-120" w:firstLine="0"/>
        <w:rPr>
          <w:color w:val="1D1C1D"/>
        </w:rPr>
      </w:pPr>
      <w:r>
        <w:rPr>
          <w:color w:val="1D1C1D"/>
        </w:rPr>
        <w:t>STRUCTURAL VARIANTS</w:t>
      </w:r>
    </w:p>
    <w:p w14:paraId="4882584D" w14:textId="0A8898C2" w:rsidR="006A6885" w:rsidRDefault="00C977DD" w:rsidP="006A6885">
      <w:pPr>
        <w:shd w:val="clear" w:color="auto" w:fill="FFFFFF"/>
        <w:spacing w:before="0" w:after="0"/>
        <w:ind w:right="-120" w:firstLine="0"/>
        <w:rPr>
          <w:color w:val="1D1C1D"/>
        </w:rPr>
      </w:pPr>
      <w:r w:rsidRPr="00C977DD">
        <w:rPr>
          <w:color w:val="1D1C1D"/>
        </w:rPr>
        <w:t xml:space="preserve"> Genetic variants which are caused by underlying variation in the order, number, and/or arrangement of loci. Copy number variations, paralogs, and indels all fall into this category. Sequence variations, where individual or series base-pairs change without changing genomic positions or counts, do not.</w:t>
      </w:r>
    </w:p>
    <w:p w14:paraId="1EDB1849" w14:textId="77777777" w:rsidR="00C977DD" w:rsidRPr="006A6885" w:rsidRDefault="00C977DD" w:rsidP="006A6885">
      <w:pPr>
        <w:shd w:val="clear" w:color="auto" w:fill="FFFFFF"/>
        <w:spacing w:before="0" w:after="0"/>
        <w:ind w:right="-120" w:firstLine="0"/>
        <w:rPr>
          <w:color w:val="1D1C1D"/>
        </w:rPr>
      </w:pPr>
    </w:p>
    <w:p w14:paraId="4B824F60" w14:textId="77777777" w:rsidR="006A6885" w:rsidRPr="006A6885" w:rsidRDefault="006A6885" w:rsidP="006A6885">
      <w:pPr>
        <w:shd w:val="clear" w:color="auto" w:fill="FFFFFF"/>
        <w:spacing w:before="0" w:after="0"/>
        <w:ind w:right="-120" w:firstLine="0"/>
        <w:rPr>
          <w:rFonts w:eastAsia="Arial"/>
          <w:color w:val="1D1C1D"/>
        </w:rPr>
      </w:pPr>
      <w:r w:rsidRPr="006A6885">
        <w:rPr>
          <w:color w:val="1D1C1D"/>
        </w:rPr>
        <w:t>STUDY-WIDE FILTERING</w:t>
      </w:r>
    </w:p>
    <w:p w14:paraId="612BF8B4" w14:textId="77777777" w:rsidR="006A6885" w:rsidRPr="006A6885" w:rsidRDefault="006A6885" w:rsidP="006A6885">
      <w:pPr>
        <w:shd w:val="clear" w:color="auto" w:fill="FFFFFF"/>
        <w:spacing w:before="0" w:after="0"/>
        <w:ind w:right="-120" w:firstLine="0"/>
        <w:rPr>
          <w:color w:val="1D1C1D"/>
        </w:rPr>
      </w:pPr>
      <w:r w:rsidRPr="006A6885">
        <w:rPr>
          <w:color w:val="1D1C1D"/>
        </w:rPr>
        <w:t xml:space="preserve">Applying a filtering threshold globally (across the entire data set) rather than separately within each sample group. </w:t>
      </w:r>
    </w:p>
    <w:p w14:paraId="6EF101A1" w14:textId="77777777" w:rsidR="006A6885" w:rsidRPr="006A6885" w:rsidRDefault="006A6885" w:rsidP="006A6885">
      <w:pPr>
        <w:shd w:val="clear" w:color="auto" w:fill="FFFFFF"/>
        <w:spacing w:before="0" w:after="0"/>
        <w:ind w:right="-120" w:firstLine="0"/>
        <w:rPr>
          <w:color w:val="1D1C1D"/>
        </w:rPr>
      </w:pPr>
    </w:p>
    <w:p w14:paraId="2ED88170" w14:textId="77777777" w:rsidR="006A6885" w:rsidRPr="006A6885" w:rsidRDefault="006A6885" w:rsidP="006A6885">
      <w:pPr>
        <w:keepNext/>
        <w:shd w:val="clear" w:color="auto" w:fill="FFFFFF"/>
        <w:spacing w:before="0" w:after="0"/>
        <w:ind w:right="-115" w:firstLine="0"/>
        <w:rPr>
          <w:color w:val="1D1C1D"/>
        </w:rPr>
      </w:pPr>
      <w:r w:rsidRPr="006A6885">
        <w:rPr>
          <w:color w:val="1D1C1D"/>
        </w:rPr>
        <w:t>WAHLUND EFFECT</w:t>
      </w:r>
    </w:p>
    <w:p w14:paraId="42EA7A95" w14:textId="77777777" w:rsidR="006A6885" w:rsidRPr="006A6885" w:rsidRDefault="006A6885" w:rsidP="006A6885">
      <w:pPr>
        <w:keepNext/>
        <w:shd w:val="clear" w:color="auto" w:fill="FFFFFF"/>
        <w:spacing w:before="0" w:after="0"/>
        <w:ind w:right="-115" w:firstLine="0"/>
        <w:rPr>
          <w:color w:val="1D1C1D"/>
        </w:rPr>
      </w:pPr>
      <w:r w:rsidRPr="006A6885">
        <w:rPr>
          <w:color w:val="1D1C1D"/>
        </w:rPr>
        <w:t>A reduction in observed homozygosity (</w:t>
      </w:r>
      <m:oMath>
        <m:r>
          <w:rPr>
            <w:rFonts w:ascii="Cambria Math" w:hAnsi="Cambria Math"/>
            <w:color w:val="1D1C1D"/>
          </w:rPr>
          <m:t>Ho&gt;He</m:t>
        </m:r>
      </m:oMath>
      <w:r w:rsidRPr="006A6885">
        <w:rPr>
          <w:color w:val="1D1C1D"/>
        </w:rPr>
        <w:t xml:space="preserve">) at many/most loci caused by underlying population structure. When multiple (sub)populations are included in a sample, any differences in allele frequency between (sub)populations will cause there to be considerably more homozygous individuals at those loci than would be expected under HWE (causing an elevated </w:t>
      </w:r>
      <w:r w:rsidRPr="006A6885">
        <w:rPr>
          <w:i/>
          <w:iCs/>
          <w:color w:val="1D1C1D"/>
        </w:rPr>
        <w:t>F</w:t>
      </w:r>
      <w:r w:rsidRPr="006A6885">
        <w:rPr>
          <w:color w:val="1D1C1D"/>
          <w:vertAlign w:val="subscript"/>
        </w:rPr>
        <w:t>IS</w:t>
      </w:r>
      <w:r w:rsidRPr="006A6885">
        <w:rPr>
          <w:color w:val="1D1C1D"/>
        </w:rPr>
        <w:t>, the reduction in heterozygosity within individuals relative expected heterozygosity). Note that this observation is what underlies the differentiation measure</w:t>
      </w:r>
      <w:r w:rsidRPr="006A6885">
        <w:rPr>
          <w:i/>
          <w:iCs/>
          <w:color w:val="1D1C1D"/>
        </w:rPr>
        <w:t xml:space="preserve"> F</w:t>
      </w:r>
      <w:r w:rsidRPr="006A6885">
        <w:rPr>
          <w:color w:val="1D1C1D"/>
          <w:vertAlign w:val="subscript"/>
        </w:rPr>
        <w:t>ST</w:t>
      </w:r>
      <w:r w:rsidRPr="006A6885">
        <w:rPr>
          <w:color w:val="1D1C1D"/>
        </w:rPr>
        <w:t xml:space="preserve"> when populations are split and could thus be described as </w:t>
      </w:r>
      <w:r w:rsidRPr="006A6885">
        <w:rPr>
          <w:i/>
          <w:iCs/>
          <w:color w:val="1D1C1D"/>
        </w:rPr>
        <w:t>F</w:t>
      </w:r>
      <w:r w:rsidRPr="006A6885">
        <w:rPr>
          <w:color w:val="1D1C1D"/>
          <w:vertAlign w:val="subscript"/>
        </w:rPr>
        <w:t>ST</w:t>
      </w:r>
      <w:r w:rsidRPr="006A6885">
        <w:rPr>
          <w:color w:val="1D1C1D"/>
        </w:rPr>
        <w:t xml:space="preserve"> improperly calculated as </w:t>
      </w:r>
      <w:r w:rsidRPr="006A6885">
        <w:rPr>
          <w:i/>
          <w:iCs/>
          <w:color w:val="1D1C1D"/>
        </w:rPr>
        <w:t>F</w:t>
      </w:r>
      <w:r w:rsidRPr="006A6885">
        <w:rPr>
          <w:color w:val="1D1C1D"/>
          <w:vertAlign w:val="subscript"/>
        </w:rPr>
        <w:t>IS</w:t>
      </w:r>
      <w:r w:rsidRPr="006A6885">
        <w:rPr>
          <w:color w:val="1D1C1D"/>
        </w:rPr>
        <w:t>.</w:t>
      </w:r>
    </w:p>
    <w:p w14:paraId="386D7840" w14:textId="77777777" w:rsidR="006A6885" w:rsidRPr="006A6885" w:rsidRDefault="006A6885" w:rsidP="006A6885">
      <w:pPr>
        <w:shd w:val="clear" w:color="auto" w:fill="FFFFFF"/>
        <w:spacing w:before="0" w:after="0"/>
        <w:ind w:right="-120" w:firstLine="0"/>
        <w:rPr>
          <w:color w:val="1D1C1D"/>
        </w:rPr>
      </w:pPr>
    </w:p>
    <w:p w14:paraId="5AAB0C16" w14:textId="77777777" w:rsidR="006A6885" w:rsidRPr="006A6885" w:rsidRDefault="006A6885" w:rsidP="006A6885">
      <w:pPr>
        <w:shd w:val="clear" w:color="auto" w:fill="FFFFFF"/>
        <w:spacing w:before="0" w:after="0"/>
        <w:ind w:right="-120" w:firstLine="0"/>
        <w:rPr>
          <w:color w:val="1D1C1D"/>
        </w:rPr>
      </w:pPr>
      <w:r w:rsidRPr="006A6885">
        <w:rPr>
          <w:color w:val="1D1C1D"/>
        </w:rPr>
        <w:t>WITHIN-GROUP FILTERING</w:t>
      </w:r>
    </w:p>
    <w:p w14:paraId="6EFB83DA" w14:textId="77777777" w:rsidR="006A6885" w:rsidRPr="006A6885" w:rsidRDefault="006A6885" w:rsidP="006A6885">
      <w:pPr>
        <w:widowControl w:val="0"/>
        <w:spacing w:before="0" w:after="0"/>
        <w:ind w:firstLine="0"/>
        <w:rPr>
          <w:color w:val="1D1C1D"/>
        </w:rPr>
      </w:pPr>
      <w:r w:rsidRPr="006A6885">
        <w:rPr>
          <w:color w:val="1D1C1D"/>
        </w:rPr>
        <w:t xml:space="preserve">Applying a filtering threshold within groups separately rather than globally. </w:t>
      </w:r>
    </w:p>
    <w:p w14:paraId="41FE368F" w14:textId="77777777" w:rsidR="006A6885" w:rsidRPr="006A6885" w:rsidRDefault="006A6885" w:rsidP="006A6885">
      <w:pPr>
        <w:widowControl w:val="0"/>
        <w:spacing w:before="0" w:after="0"/>
        <w:ind w:firstLine="0"/>
        <w:rPr>
          <w:color w:val="1D1C1D"/>
        </w:rPr>
      </w:pPr>
    </w:p>
    <w:p w14:paraId="507FE93C" w14:textId="77777777" w:rsidR="006A6885" w:rsidRPr="006A6885" w:rsidRDefault="006A6885" w:rsidP="006A6885">
      <w:pPr>
        <w:widowControl w:val="0"/>
        <w:spacing w:before="0" w:after="0"/>
        <w:ind w:firstLine="0"/>
        <w:rPr>
          <w:color w:val="1D1C1D"/>
        </w:rPr>
      </w:pPr>
      <w:r w:rsidRPr="006A6885">
        <w:rPr>
          <w:color w:val="1D1C1D"/>
        </w:rPr>
        <w:t>WHOLE-GENOME SEQUENCING</w:t>
      </w:r>
    </w:p>
    <w:p w14:paraId="5623821B" w14:textId="77777777" w:rsidR="006A6885" w:rsidRPr="006A6885" w:rsidRDefault="006A6885" w:rsidP="006A6885">
      <w:pPr>
        <w:spacing w:before="0" w:after="160"/>
        <w:ind w:firstLine="0"/>
        <w:rPr>
          <w:color w:val="1D1C1D"/>
        </w:rPr>
      </w:pPr>
      <w:r w:rsidRPr="006A6885">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498DABA4" w14:textId="77777777" w:rsidR="00367E56" w:rsidRPr="00422BE2" w:rsidRDefault="00367E56" w:rsidP="00367E56"/>
    <w:p w14:paraId="5AFE9F13" w14:textId="77777777" w:rsidR="00367E56" w:rsidRPr="00422BE2" w:rsidRDefault="00367E56" w:rsidP="00367E56"/>
    <w:p w14:paraId="75297656" w14:textId="77777777" w:rsidR="00367E56" w:rsidRPr="00422BE2" w:rsidRDefault="00367E56" w:rsidP="00367E56"/>
    <w:p w14:paraId="52ADCAA9" w14:textId="77777777" w:rsidR="00367E56" w:rsidRPr="00422BE2" w:rsidRDefault="00367E56" w:rsidP="00367E56">
      <w:pPr>
        <w:rPr>
          <w:color w:val="2F5496"/>
        </w:rPr>
      </w:pPr>
      <w:r w:rsidRPr="00422BE2">
        <w:br w:type="page"/>
      </w:r>
    </w:p>
    <w:p w14:paraId="70449453" w14:textId="77777777" w:rsidR="00367E56" w:rsidRPr="00C977DD" w:rsidRDefault="00367E56" w:rsidP="00C977DD">
      <w:pPr>
        <w:ind w:firstLine="0"/>
        <w:rPr>
          <w:b/>
          <w:bCs/>
        </w:rPr>
      </w:pPr>
      <w:r w:rsidRPr="00C977DD">
        <w:rPr>
          <w:b/>
          <w:bCs/>
        </w:rPr>
        <w:lastRenderedPageBreak/>
        <w:t>Box 1: Literature Review of Current Filtering Practices</w:t>
      </w:r>
    </w:p>
    <w:p w14:paraId="0A5773E2" w14:textId="77777777" w:rsidR="00C977DD" w:rsidRDefault="00367E56" w:rsidP="00C977DD">
      <w:r w:rsidRPr="00422BE2">
        <w:t xml:space="preserve">Researchers are </w:t>
      </w:r>
      <w:r>
        <w:t xml:space="preserve">often </w:t>
      </w:r>
      <w:r w:rsidRPr="00422BE2">
        <w:t>confronted with a multitude of choices when filtering genomic data, not only with respect to which filter(s) to use, but which values (or thresholds) to use for each filter (Fig. 3). We conducted a literature review of 17</w:t>
      </w:r>
      <w:r>
        <w:t>3</w:t>
      </w:r>
      <w:r w:rsidRPr="00422BE2">
        <w:t xml:space="preserve"> papers published within the last five years that analyzed genomic data (in the fields of agriculture/domestication, biodiversity studies, and human health) to quantify the reporting of filters and values chosen for each filter (see Supplemental Materials for a description on how the literature search was conducted).</w:t>
      </w:r>
    </w:p>
    <w:p w14:paraId="11FB39AD" w14:textId="32C1B29E" w:rsidR="00367E56" w:rsidRPr="00422BE2" w:rsidRDefault="00C977DD" w:rsidP="00C977DD">
      <w:r>
        <w:t>We quantified the parameter choices of five commonly applied filters in genomic datasets</w:t>
      </w:r>
      <w:r w:rsidR="00BF108F">
        <w:t xml:space="preserve">: </w:t>
      </w:r>
      <w:r w:rsidR="00367E56">
        <w:t>minor allele frequency (panel B), Hardy-Weinberg proportions (panel C), linkage disequilibrium (panel D), missing data level per individual (panel E), and missing data level per locus (panel F)</w:t>
      </w:r>
      <w:r w:rsidR="00BF108F">
        <w:t xml:space="preserve">. </w:t>
      </w:r>
      <w:r w:rsidR="00BF108F" w:rsidRPr="00422BE2">
        <w:t xml:space="preserve">Depending on the </w:t>
      </w:r>
      <w:r w:rsidR="00BF108F">
        <w:t xml:space="preserve">specific </w:t>
      </w:r>
      <w:r w:rsidR="00BF108F" w:rsidRPr="00422BE2">
        <w:t>filter, 17-56% of studies did not mention or provide details on how or if the filter was implemented (</w:t>
      </w:r>
      <w:r w:rsidR="00BF108F">
        <w:t>panel A</w:t>
      </w:r>
      <w:r w:rsidR="00BF108F" w:rsidRPr="00422BE2">
        <w:t>).</w:t>
      </w:r>
      <w:r w:rsidR="00BF108F">
        <w:t xml:space="preserve"> </w:t>
      </w:r>
      <w:r w:rsidR="00367E56">
        <w:t>We</w:t>
      </w:r>
      <w:r w:rsidR="00BF108F">
        <w:t xml:space="preserve"> also</w:t>
      </w:r>
      <w:r w:rsidR="00367E56">
        <w:t xml:space="preserve"> recorded </w:t>
      </w:r>
      <w:r w:rsidR="00BF108F">
        <w:t xml:space="preserve">usage and thresholds for </w:t>
      </w:r>
      <w:r w:rsidR="00367E56">
        <w:t xml:space="preserve">several other filters and study attributes, which can be seen in the Supplementary Materials. </w:t>
      </w:r>
      <w:r w:rsidR="00367E56" w:rsidRPr="00422BE2">
        <w:t>For each of the filters we surveyed, a wide range of values were implemented across studies.</w:t>
      </w:r>
      <w:r w:rsidR="00367E56">
        <w:t xml:space="preserve"> Filters for </w:t>
      </w:r>
      <w:r w:rsidR="00367E56" w:rsidRPr="00422BE2">
        <w:t>MAF values ranged from 0.00</w:t>
      </w:r>
      <w:r w:rsidR="00367E56">
        <w:t>1</w:t>
      </w:r>
      <w:r w:rsidR="00367E56" w:rsidRPr="00422BE2">
        <w:t xml:space="preserve"> - 0.10, per-locus missing data levels varied from 0 - 90%, and Hardy-Weinberg proportion significance levels ranged from </w:t>
      </w:r>
      <w:r w:rsidR="00367E56" w:rsidRPr="00422BE2">
        <w:rPr>
          <w:i/>
        </w:rPr>
        <w:t>p</w:t>
      </w:r>
      <w:r w:rsidR="00367E56" w:rsidRPr="00422BE2">
        <w:t xml:space="preserve"> &lt; 1</w:t>
      </w:r>
      <w:r w:rsidR="00367E56">
        <w:t>x10</w:t>
      </w:r>
      <w:r w:rsidR="00367E56" w:rsidRPr="00060401">
        <w:rPr>
          <w:vertAlign w:val="superscript"/>
        </w:rPr>
        <w:t>-7</w:t>
      </w:r>
      <w:r w:rsidR="00367E56" w:rsidRPr="00422BE2">
        <w:t xml:space="preserve"> to </w:t>
      </w:r>
      <w:r w:rsidR="00367E56">
        <w:t>5x10</w:t>
      </w:r>
      <w:r w:rsidR="00367E56" w:rsidRPr="00060401">
        <w:rPr>
          <w:vertAlign w:val="superscript"/>
        </w:rPr>
        <w:t>-2</w:t>
      </w:r>
      <w:r w:rsidR="00BF108F">
        <w:t xml:space="preserve"> (</w:t>
      </w:r>
      <w:commentRangeStart w:id="18"/>
      <w:r w:rsidR="00367E56" w:rsidRPr="00422BE2">
        <w:t>often without correction for multiple testing</w:t>
      </w:r>
      <w:r w:rsidR="00BF108F">
        <w:t>, see</w:t>
      </w:r>
      <w:r w:rsidR="00367E56">
        <w:t xml:space="preserve"> </w:t>
      </w:r>
      <w:commentRangeEnd w:id="18"/>
      <w:r w:rsidR="00367E56">
        <w:rPr>
          <w:rStyle w:val="CommentReference"/>
        </w:rPr>
        <w:commentReference w:id="18"/>
      </w:r>
      <w:r w:rsidR="00367E56">
        <w:t>panels B-F</w:t>
      </w:r>
      <w:r w:rsidR="00367E56" w:rsidRPr="00422BE2">
        <w:t>).</w:t>
      </w:r>
      <w:r w:rsidR="00367E56">
        <w:t xml:space="preserve"> </w:t>
      </w:r>
      <w:r w:rsidR="00367E56" w:rsidRPr="00422BE2">
        <w:t xml:space="preserve">In several cases, </w:t>
      </w:r>
      <w:r w:rsidR="00367E56">
        <w:t xml:space="preserve">authors provided </w:t>
      </w:r>
      <w:r w:rsidR="00367E56" w:rsidRPr="00422BE2">
        <w:t xml:space="preserve">details </w:t>
      </w:r>
      <w:r w:rsidR="00367E56">
        <w:t xml:space="preserve">that </w:t>
      </w:r>
      <w:r w:rsidR="00367E56" w:rsidRPr="00422BE2">
        <w:t>were ambiguous or insufficient. For example, “missing data” level was often mentioned without specification of per-locus or per-individual. Oftentimes, default parameter settings</w:t>
      </w:r>
      <w:r w:rsidR="00367E56">
        <w:t xml:space="preserve"> </w:t>
      </w:r>
      <w:r w:rsidR="00367E56" w:rsidRPr="00422BE2">
        <w:t>were used for each filter.</w:t>
      </w:r>
      <w:r w:rsidR="00367E56">
        <w:t xml:space="preserve"> </w:t>
      </w:r>
      <w:r w:rsidR="00367E56" w:rsidRPr="00422BE2">
        <w:t>The high number</w:t>
      </w:r>
      <w:r w:rsidR="00BF108F">
        <w:t>s</w:t>
      </w:r>
      <w:r w:rsidR="00367E56" w:rsidRPr="00422BE2">
        <w:t xml:space="preserve"> of studies not reporting their filtering choices indicate</w:t>
      </w:r>
      <w:r w:rsidR="00BF108F">
        <w:t>s</w:t>
      </w:r>
      <w:r w:rsidR="00367E56" w:rsidRPr="00422BE2">
        <w:t xml:space="preserve"> that many studies would be irreproducible given the details provided in their materials and methods sections. We suggest researchers list all filters and their specific </w:t>
      </w:r>
      <w:r w:rsidR="00BF108F">
        <w:t>thresholds</w:t>
      </w:r>
      <w:r w:rsidR="00367E56" w:rsidRPr="00422BE2">
        <w:t xml:space="preserve"> </w:t>
      </w:r>
      <w:r w:rsidR="00367E56" w:rsidRPr="00422BE2">
        <w:lastRenderedPageBreak/>
        <w:t xml:space="preserve">implemented, along with a (brief) justification for the selection of that </w:t>
      </w:r>
      <w:r w:rsidR="00BF108F">
        <w:t>threshold</w:t>
      </w:r>
      <w:r w:rsidR="00367E56" w:rsidRPr="00422BE2">
        <w:t xml:space="preserve"> because default values are often uninformed and/or inappropriate. Researchers should also explain if they corrected for multiple testing along with a (brief) justification for the correction method used </w:t>
      </w:r>
      <w:r w:rsidR="00367E56">
        <w:t>(</w:t>
      </w:r>
      <w:r w:rsidR="00367E56" w:rsidRPr="00CE6DE5">
        <w:rPr>
          <w:i/>
          <w:iCs/>
        </w:rPr>
        <w:t>e.g.</w:t>
      </w:r>
      <w:r w:rsidR="00367E56" w:rsidRPr="00422BE2">
        <w:t xml:space="preserve">, Bonferroni, </w:t>
      </w:r>
      <w:r w:rsidR="00367E56">
        <w:t>FDR</w:t>
      </w:r>
      <w:r w:rsidR="00367E56" w:rsidRPr="00422BE2">
        <w:t>, etc.</w:t>
      </w:r>
      <w:r w:rsidR="00367E56">
        <w:t xml:space="preserve">; </w:t>
      </w:r>
      <w:r w:rsidR="00BF108F">
        <w:t xml:space="preserve">see </w:t>
      </w:r>
      <w:r w:rsidR="00367E56" w:rsidRPr="00422BE2">
        <w:t>Sethuraman et al. 2019</w:t>
      </w:r>
      <w:r w:rsidR="00BF108F">
        <w:fldChar w:fldCharType="begin"/>
      </w:r>
      <w:r w:rsidR="00BF108F">
        <w:instrText xml:space="preserve"> ADDIN ZOTERO_ITEM CSL_CITATION {"citationID":"ILN7x6sw","properties":{"formattedCitation":"\\super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F108F">
        <w:fldChar w:fldCharType="separate"/>
      </w:r>
      <w:r w:rsidR="00BF108F" w:rsidRPr="00BF108F">
        <w:rPr>
          <w:vertAlign w:val="superscript"/>
        </w:rPr>
        <w:t>46</w:t>
      </w:r>
      <w:r w:rsidR="00BF108F">
        <w:fldChar w:fldCharType="end"/>
      </w:r>
      <w:r w:rsidR="00367E56" w:rsidRPr="00422BE2">
        <w:t>).</w:t>
      </w:r>
    </w:p>
    <w:p w14:paraId="6DE06FB2" w14:textId="77777777" w:rsidR="00367E56" w:rsidRDefault="00367E56" w:rsidP="00367E56"/>
    <w:p w14:paraId="5629F54D" w14:textId="77777777" w:rsidR="00367E56" w:rsidRDefault="00367E56" w:rsidP="00367E56">
      <w:pPr>
        <w:rPr>
          <w:color w:val="2F5496"/>
          <w:sz w:val="32"/>
          <w:szCs w:val="32"/>
        </w:rPr>
      </w:pPr>
      <w:r>
        <w:rPr>
          <w:noProof/>
          <w:color w:val="2F5496"/>
          <w:sz w:val="32"/>
          <w:szCs w:val="32"/>
        </w:rPr>
        <w:lastRenderedPageBreak/>
        <w:drawing>
          <wp:inline distT="114300" distB="114300" distL="114300" distR="114300" wp14:anchorId="3F01A9E0" wp14:editId="3DDECA85">
            <wp:extent cx="5957888" cy="6696148"/>
            <wp:effectExtent l="0" t="0" r="0" b="0"/>
            <wp:docPr id="2" name="image3.png"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ollage of graphs&#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57888" cy="6696148"/>
                    </a:xfrm>
                    <a:prstGeom prst="rect">
                      <a:avLst/>
                    </a:prstGeom>
                    <a:ln/>
                  </pic:spPr>
                </pic:pic>
              </a:graphicData>
            </a:graphic>
          </wp:inline>
        </w:drawing>
      </w:r>
    </w:p>
    <w:p w14:paraId="06841C75" w14:textId="77777777" w:rsidR="00535255" w:rsidRDefault="00535255" w:rsidP="00535255">
      <w:pPr>
        <w:ind w:firstLine="0"/>
        <w:rPr>
          <w:b/>
          <w:bCs/>
        </w:rPr>
      </w:pPr>
    </w:p>
    <w:p w14:paraId="18ACD3D5" w14:textId="77777777" w:rsidR="00535255" w:rsidRDefault="00535255" w:rsidP="00535255">
      <w:pPr>
        <w:ind w:firstLine="0"/>
        <w:rPr>
          <w:b/>
          <w:bCs/>
        </w:rPr>
      </w:pPr>
    </w:p>
    <w:p w14:paraId="22B46BB5" w14:textId="225E59EE" w:rsidR="00367E56" w:rsidRPr="00535255" w:rsidRDefault="00367E56" w:rsidP="00535255">
      <w:pPr>
        <w:ind w:firstLine="0"/>
        <w:rPr>
          <w:b/>
          <w:bCs/>
        </w:rPr>
      </w:pPr>
      <w:commentRangeStart w:id="19"/>
      <w:r w:rsidRPr="00535255">
        <w:rPr>
          <w:b/>
          <w:bCs/>
        </w:rPr>
        <w:lastRenderedPageBreak/>
        <w:t>Box 2</w:t>
      </w:r>
      <w:commentRangeEnd w:id="19"/>
      <w:r w:rsidRPr="00535255">
        <w:rPr>
          <w:rStyle w:val="CommentReference"/>
          <w:b/>
          <w:bCs/>
        </w:rPr>
        <w:commentReference w:id="19"/>
      </w:r>
      <w:r w:rsidRPr="00535255">
        <w:rPr>
          <w:b/>
          <w:bCs/>
        </w:rPr>
        <w:t>: Effects of Filtering</w:t>
      </w:r>
    </w:p>
    <w:p w14:paraId="7E94C555" w14:textId="1B9D8D3A" w:rsidR="00367E56" w:rsidRPr="00B917EF" w:rsidRDefault="00367E56" w:rsidP="00367E56">
      <w:r w:rsidRPr="00B917EF">
        <w:t>Genomic filtering choices can have substantial effects on downstream analyses that are not necessarily consistent across samples, populations, or statistical methods. We used three existing datasets (monarch butterflies</w:t>
      </w:r>
      <w:r w:rsidR="00535255">
        <w:fldChar w:fldCharType="begin"/>
      </w:r>
      <w:r w:rsidR="00535255">
        <w:instrText xml:space="preserve"> ADDIN ZOTERO_ITEM CSL_CITATION {"citationID":"4Y0WshRH","properties":{"formattedCitation":"\\super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35255">
        <w:fldChar w:fldCharType="separate"/>
      </w:r>
      <w:r w:rsidR="00535255" w:rsidRPr="00535255">
        <w:rPr>
          <w:vertAlign w:val="superscript"/>
        </w:rPr>
        <w:t>92</w:t>
      </w:r>
      <w:r w:rsidR="00535255">
        <w:fldChar w:fldCharType="end"/>
      </w:r>
      <w:r w:rsidRPr="00B917EF">
        <w:t>; cutthroat trout</w:t>
      </w:r>
      <w:r w:rsidR="00535255">
        <w:fldChar w:fldCharType="begin"/>
      </w:r>
      <w:r w:rsidR="00535255">
        <w:instrText xml:space="preserve"> ADDIN ZOTERO_ITEM CSL_CITATION {"citationID":"xts0V2CJ","properties":{"formattedCitation":"\\super 102\\nosupersub{}","plainCitation":"102","noteIndex":0},"citationItems":[{"id":2545,"uris":["http://zotero.org/users/10196124/items/VL4GG6FG"],"itemData":{"id":2545,"type":"article-journal","abstract":"Abstract The current extinction crisis requires effective assessment and monitoring tools. Genetic approaches are appealing given the relative ease of field sampling required to estimate genetic diversity characteristics assumed related to population size, evolutionary potential, and extinction risk, and to evaluate hybridization with non-native species simultaneously. However, linkages between population genetic metrics of diversity from survey-style field collections and demographic estimates of population size and extinction risk are still in need of empirical examples, especially for remotely distributed species of conservation concern where the approach might be most beneficial. We capitalized on an exceptional opportunity to evaluate congruence between genetic diversity metrics and demographic-based estimates of abundance and extinction risk from a comprehensive Multiple Population Viability Analysis (MPVA) in a threatened fish, the Lahontan cutthroat trout (LCT). We sequenced non-native trout reference samples and recently collected and archived tissue samples of most remaining populations of LCT (N = 60) and estimated common genetic assessment metrics, predicting minimal hybridization with non-native trout, low diversity, and declining diversity over time. We further hypothesized genetic metrics would correlate positively with MPVA-estimated abundance and negatively with extinction probability. We uncovered several instances of hybridization that pointed to immediate management needs. After removing hybridized individuals, cautious interpretation of low effective population sizes (2?63) suggested reduced evolutionary potential for many LCT populations. Other genetic metrics did not decline over time nor correlate with MPVA-based estimates of harmonic mean abundance or 30-year extinction probability. Our results demonstrate benefits of genetic monitoring for efficiently detecting hybridization and, though genetic results were disconnected from demographic assessment of conservation status, they suggest reduced evolutionary potential and likely a higher conservation risk than currently recognized for this threatened fish. We emphasize that genetic information provides essential complementary insight, in addition to demographic information, for evaluating species status.","container-title":"Evolutionary Applications","DOI":"https://doi.org/10.1111/eva.13473","ISSN":"1752-4571","issue":"9","note":"publisher: John Wiley &amp; Sons, Ltd\nCitation Key: Hemstrom2022","page":"1449-1468","title":"Population genomic monitoring provides insight into conservation status but no correlation with demographic estimates of extinction risk in a threatened trout","volume":"15","author":[{"family":"Hemstrom","given":"William"},{"family":"Dauwalter","given":"Daniel"},{"family":"Peacock","given":"Mary M"},{"family":"Leasure","given":"Douglas"},{"family":"Wenger","given":"Seth"},{"family":"Miller","given":"Michael R"},{"family":"Neville","given":"Helen"}],"issued":{"date-parts":[["2022",9,1]]},"citation-key":"Hemstrom2022"}}],"schema":"https://github.com/citation-style-language/schema/raw/master/csl-citation.json"} </w:instrText>
      </w:r>
      <w:r w:rsidR="00535255">
        <w:fldChar w:fldCharType="separate"/>
      </w:r>
      <w:r w:rsidR="00535255" w:rsidRPr="00535255">
        <w:rPr>
          <w:vertAlign w:val="superscript"/>
        </w:rPr>
        <w:t>102</w:t>
      </w:r>
      <w:r w:rsidR="00535255">
        <w:fldChar w:fldCharType="end"/>
      </w:r>
      <w:r w:rsidRPr="00B917EF">
        <w:t xml:space="preserve">; yellow perch </w:t>
      </w:r>
      <w:r w:rsidR="00535255">
        <w:t xml:space="preserve">(Christie </w:t>
      </w:r>
      <w:r w:rsidR="00535255">
        <w:rPr>
          <w:i/>
          <w:iCs/>
        </w:rPr>
        <w:t>et al. in press</w:t>
      </w:r>
      <w:r w:rsidR="00535255">
        <w:t>))</w:t>
      </w:r>
      <w:r w:rsidR="00535255">
        <w:rPr>
          <w:i/>
          <w:iCs/>
        </w:rPr>
        <w:t xml:space="preserve"> </w:t>
      </w:r>
      <w:r w:rsidRPr="00B917EF">
        <w:t xml:space="preserve">to demonstrate how different MAF (panel A) or missing data filters (panel B) can affect estimates of pairwise </w:t>
      </w:r>
      <w:r w:rsidRPr="00420130">
        <w:rPr>
          <w:i/>
          <w:iCs/>
        </w:rPr>
        <w:t>F</w:t>
      </w:r>
      <w:r w:rsidRPr="00B80623">
        <w:rPr>
          <w:vertAlign w:val="subscript"/>
        </w:rPr>
        <w:t>ST</w:t>
      </w:r>
      <w:r w:rsidR="00535255">
        <w:rPr>
          <w:vertAlign w:val="subscript"/>
        </w:rPr>
        <w:fldChar w:fldCharType="begin"/>
      </w:r>
      <w:r w:rsidR="00535255">
        <w:rPr>
          <w:vertAlign w:val="subscript"/>
        </w:rPr>
        <w:instrText xml:space="preserve"> ADDIN ZOTERO_ITEM CSL_CITATION {"citationID":"mzWUz7xK","properties":{"formattedCitation":"\\super 63\\uc0\\u8211{}65\\nosupersub{}","plainCitation":"63–65","noteIndex":0},"citationItems":[{"id":5341,"uris":["http://zotero.org/users/10196124/items/2RY74CP6"],"itemData":{"id":5341,"type":"article-journal","abstract":"Abstract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ttQi3pPg/R3v3lhJh","uris":["http://zotero.org/users/local/nWY58Val/items/TI8RSXQC"],"itemData":{"id":"ttQi3pPg/R3v3lhJh","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535255">
        <w:rPr>
          <w:vertAlign w:val="subscript"/>
        </w:rPr>
        <w:fldChar w:fldCharType="separate"/>
      </w:r>
      <w:r w:rsidR="00535255" w:rsidRPr="00535255">
        <w:rPr>
          <w:vertAlign w:val="superscript"/>
        </w:rPr>
        <w:t>63–65</w:t>
      </w:r>
      <w:r w:rsidR="00535255">
        <w:rPr>
          <w:vertAlign w:val="subscript"/>
        </w:rPr>
        <w:fldChar w:fldCharType="end"/>
      </w:r>
      <w:r w:rsidRPr="00B917EF">
        <w:t>, observed heterozygosity, the number of segregating sites (polymorphic loci</w:t>
      </w:r>
      <w:r>
        <w:t xml:space="preserve">; </w:t>
      </w:r>
      <w:r w:rsidRPr="00420130">
        <w:t>P</w:t>
      </w:r>
      <w:r w:rsidRPr="00420130">
        <w:rPr>
          <w:vertAlign w:val="subscript"/>
        </w:rPr>
        <w:t>seg</w:t>
      </w:r>
      <w:r w:rsidRPr="00B917EF">
        <w:t>), and</w:t>
      </w:r>
      <w:r>
        <w:t xml:space="preserve"> </w:t>
      </w:r>
      <w:r w:rsidRPr="00B917EF">
        <w:t>Tajima’s D</w:t>
      </w:r>
      <w:r w:rsidR="00535255">
        <w:fldChar w:fldCharType="begin"/>
      </w:r>
      <w:r w:rsidR="00535255">
        <w:instrText xml:space="preserve"> ADDIN ZOTERO_ITEM CSL_CITATION {"citationID":"YRmB9pcX","properties":{"formattedCitation":"\\super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535255">
        <w:fldChar w:fldCharType="separate"/>
      </w:r>
      <w:r w:rsidR="00535255" w:rsidRPr="00535255">
        <w:rPr>
          <w:vertAlign w:val="superscript"/>
        </w:rPr>
        <w:t>57</w:t>
      </w:r>
      <w:r w:rsidR="00535255">
        <w:fldChar w:fldCharType="end"/>
      </w:r>
      <w:r w:rsidRPr="00B917EF">
        <w:t>. We also show how a MAC filter can affect population structure estimates</w:t>
      </w:r>
      <w:r w:rsidR="002E40A1">
        <w:t xml:space="preserve"> by reproducing </w:t>
      </w:r>
      <w:r w:rsidR="00535255">
        <w:t>methods</w:t>
      </w:r>
      <w:r w:rsidRPr="00420130">
        <w:t xml:space="preserve"> </w:t>
      </w:r>
      <w:r>
        <w:t>from</w:t>
      </w:r>
      <w:r w:rsidRPr="00420130">
        <w:t xml:space="preserve"> Linck and Battey </w:t>
      </w:r>
      <w:r w:rsidRPr="00420130">
        <w:rPr>
          <w:i/>
          <w:iCs/>
        </w:rPr>
        <w:t>et al.</w:t>
      </w:r>
      <w:r w:rsidRPr="00420130">
        <w:t xml:space="preserve"> (2019)</w:t>
      </w:r>
      <w:r w:rsidR="00535255">
        <w:fldChar w:fldCharType="begin"/>
      </w:r>
      <w:r w:rsidR="00535255">
        <w:instrText xml:space="preserve"> ADDIN ZOTERO_ITEM CSL_CITATION {"citationID":"zhoH9p3r","properties":{"formattedCitation":"\\super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535255">
        <w:fldChar w:fldCharType="separate"/>
      </w:r>
      <w:r w:rsidR="00535255" w:rsidRPr="00535255">
        <w:rPr>
          <w:vertAlign w:val="superscript"/>
        </w:rPr>
        <w:t>60</w:t>
      </w:r>
      <w:r w:rsidR="00535255">
        <w:fldChar w:fldCharType="end"/>
      </w:r>
      <w:r w:rsidRPr="00420130">
        <w:t xml:space="preserve"> </w:t>
      </w:r>
      <w:r w:rsidR="002E40A1">
        <w:t>with the monarch data</w:t>
      </w:r>
      <w:r w:rsidRPr="00420130">
        <w:t xml:space="preserve"> filtered with a MAC of between 0 and 11</w:t>
      </w:r>
      <w:r>
        <w:t xml:space="preserve"> </w:t>
      </w:r>
      <w:r w:rsidRPr="00420130">
        <w:t>(</w:t>
      </w:r>
      <w:r>
        <w:t xml:space="preserve">panel </w:t>
      </w:r>
      <w:r w:rsidRPr="00420130">
        <w:t>C)</w:t>
      </w:r>
      <w:r w:rsidR="00535255">
        <w:fldChar w:fldCharType="begin"/>
      </w:r>
      <w:r w:rsidR="00535255">
        <w:instrText xml:space="preserve"> ADDIN ZOTERO_ITEM CSL_CITATION {"citationID":"O3z4RSfd","properties":{"formattedCitation":"\\super 103,104\\nosupersub{}","plainCitation":"103,104","noteIndex":0},"citationItems":[{"id":5346,"uris":["http://zotero.org/users/10196124/items/295NGJT4"],"itemData":{"id":5346,"type":"article-journal","abstract":"Abstract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id":2252,"uris":["http://zotero.org/users/10196124/items/VDRKWTFC"],"itemData":{"id":2252,"type":"article-journal","abstract":"Abstract 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http://pophelper.com/.","container-title":"Molecular Ecology Resources","DOI":"10.1111/1755-0998.12509","ISSN":"1755-098X","issue":"1","note":"publisher: John Wiley &amp; Sons, Ltd (10.1111)\nCitation Key: Francis2017","page":"27-32","title":"pophelper: an R package and web app to analyse and visualize population structure","volume":"17","author":[{"family":"Francis","given":"R M"}],"issued":{"date-parts":[["2017",1,1]]},"citation-key":"Francis2017"}}],"schema":"https://github.com/citation-style-language/schema/raw/master/csl-citation.json"} </w:instrText>
      </w:r>
      <w:r w:rsidR="00535255">
        <w:fldChar w:fldCharType="separate"/>
      </w:r>
      <w:r w:rsidR="00535255" w:rsidRPr="00535255">
        <w:rPr>
          <w:vertAlign w:val="superscript"/>
        </w:rPr>
        <w:t>103,104</w:t>
      </w:r>
      <w:r w:rsidR="00535255">
        <w:fldChar w:fldCharType="end"/>
      </w:r>
      <w:r w:rsidRPr="00420130">
        <w:t>.</w:t>
      </w:r>
    </w:p>
    <w:p w14:paraId="537CC7FA" w14:textId="54965B44" w:rsidR="00B85545" w:rsidRDefault="00BF39FE" w:rsidP="00B85545">
      <w:r>
        <w:t xml:space="preserve">Our principal finding is that changing </w:t>
      </w:r>
      <w:r w:rsidR="00367E56" w:rsidRPr="00B917EF">
        <w:t>MAF</w:t>
      </w:r>
      <w:r>
        <w:t xml:space="preserve"> and missing data</w:t>
      </w:r>
      <w:r w:rsidR="00367E56" w:rsidRPr="00B917EF">
        <w:t xml:space="preserve"> </w:t>
      </w:r>
      <w:r>
        <w:t>thresholds</w:t>
      </w:r>
      <w:r w:rsidR="00367E56" w:rsidRPr="00B917EF">
        <w:t xml:space="preserve"> </w:t>
      </w:r>
      <w:r>
        <w:t>can impact different datasets and different populations within datasets unequally. For example, while the</w:t>
      </w:r>
      <w:r w:rsidR="00B85545">
        <w:t xml:space="preserve"> </w:t>
      </w:r>
      <w:r>
        <w:t xml:space="preserve">monarch and perch data were not strongly </w:t>
      </w:r>
      <w:r w:rsidR="00B85545">
        <w:t>affected</w:t>
      </w:r>
      <w:r>
        <w:t xml:space="preserve"> by increased missing data </w:t>
      </w:r>
      <w:r w:rsidR="00B85545">
        <w:t>stringency</w:t>
      </w:r>
      <w:r>
        <w:t>, outcomes from the cutthroat data changed</w:t>
      </w:r>
      <w:r w:rsidR="00B85545">
        <w:t xml:space="preserve"> unpredictably past a certain threshold. The impact of MAF threshold likewise differed between studies and populations</w:t>
      </w:r>
      <w:r w:rsidR="002E40A1">
        <w:t xml:space="preserve">: note that </w:t>
      </w:r>
      <w:r w:rsidR="00B85545">
        <w:t xml:space="preserve">the number of segregating sites plummeted </w:t>
      </w:r>
      <w:r w:rsidR="00B85545" w:rsidRPr="00B917EF">
        <w:t>with even a mild MAF filter (MAF</w:t>
      </w:r>
      <w:r w:rsidR="00B85545">
        <w:t xml:space="preserve"> &gt; 0.0125)</w:t>
      </w:r>
      <w:r w:rsidR="00B85545">
        <w:t xml:space="preserve"> in one specific </w:t>
      </w:r>
      <w:r w:rsidR="00B85545" w:rsidRPr="00B917EF">
        <w:t>population of monarch butterflies.</w:t>
      </w:r>
      <w:r w:rsidR="00B85545">
        <w:t xml:space="preserve"> </w:t>
      </w:r>
      <w:r w:rsidR="00B85545">
        <w:t>Tajima’s D</w:t>
      </w:r>
      <w:r w:rsidR="00B85545">
        <w:t xml:space="preserve"> deserves particular attention:</w:t>
      </w:r>
      <w:r w:rsidR="00B85545">
        <w:t xml:space="preserve"> </w:t>
      </w:r>
      <w:r w:rsidR="00B85545" w:rsidRPr="00B917EF">
        <w:t>even a relatively low MAF filter (e.g., &lt; 0.01)</w:t>
      </w:r>
      <w:r w:rsidR="009C58B5">
        <w:t xml:space="preserve"> causes</w:t>
      </w:r>
      <w:r w:rsidR="00B85545" w:rsidRPr="00B917EF">
        <w:t xml:space="preserve"> </w:t>
      </w:r>
      <w:r w:rsidR="00B85545">
        <w:t>every</w:t>
      </w:r>
      <w:r w:rsidR="00B85545" w:rsidRPr="00B917EF">
        <w:t xml:space="preserve"> population in every dataset </w:t>
      </w:r>
      <w:r w:rsidR="009C58B5">
        <w:t xml:space="preserve">to </w:t>
      </w:r>
      <w:r w:rsidR="00B85545" w:rsidRPr="00B917EF">
        <w:t>flip from an “expansion” signal (D &lt; 0) to a “bottleneck” signal (D &gt; 0)</w:t>
      </w:r>
      <w:r w:rsidR="00B85545">
        <w:fldChar w:fldCharType="begin"/>
      </w:r>
      <w:r w:rsidR="00B85545">
        <w:instrText xml:space="preserve"> ADDIN ZOTERO_ITEM CSL_CITATION {"citationID":"Ejlj6qZe","properties":{"formattedCitation":"\\super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85545">
        <w:fldChar w:fldCharType="separate"/>
      </w:r>
      <w:r w:rsidR="00B85545" w:rsidRPr="00BF39FE">
        <w:rPr>
          <w:vertAlign w:val="superscript"/>
        </w:rPr>
        <w:t>56,57</w:t>
      </w:r>
      <w:r w:rsidR="00B85545">
        <w:fldChar w:fldCharType="end"/>
      </w:r>
      <w:r w:rsidR="00B85545" w:rsidRPr="00B917EF">
        <w:t xml:space="preserve">. </w:t>
      </w:r>
      <w:r w:rsidR="00B85545">
        <w:t xml:space="preserve">While not shown here, </w:t>
      </w:r>
      <w:r w:rsidR="00B85545" w:rsidRPr="00B917EF">
        <w:t xml:space="preserve">MAF </w:t>
      </w:r>
      <w:r w:rsidR="00B85545">
        <w:t>filtering is also of particular note in that it almost uniformly decreases</w:t>
      </w:r>
      <w:r w:rsidR="00B85545" w:rsidRPr="00B917EF">
        <w:t xml:space="preserve"> estimates of effective population size (</w:t>
      </w:r>
      <w:r w:rsidR="00B85545" w:rsidRPr="00420130">
        <w:rPr>
          <w:i/>
          <w:iCs/>
        </w:rPr>
        <w:t>N</w:t>
      </w:r>
      <w:r w:rsidR="00B85545">
        <w:rPr>
          <w:i/>
          <w:iCs/>
          <w:vertAlign w:val="subscript"/>
        </w:rPr>
        <w:t>e</w:t>
      </w:r>
      <w:r w:rsidR="00B85545" w:rsidRPr="00B917EF">
        <w:t xml:space="preserve">) </w:t>
      </w:r>
      <w:r w:rsidR="00B85545">
        <w:t>derived from LD base</w:t>
      </w:r>
      <w:r w:rsidR="00B85545">
        <w:t>d</w:t>
      </w:r>
      <w:r w:rsidR="00B85545" w:rsidRPr="00B917EF">
        <w:t xml:space="preserve"> approach</w:t>
      </w:r>
      <w:r w:rsidR="00B85545">
        <w:t>es</w:t>
      </w:r>
      <w:r w:rsidR="00B85545">
        <w:fldChar w:fldCharType="begin"/>
      </w:r>
      <w:r w:rsidR="00B85545">
        <w:instrText xml:space="preserve"> ADDIN ZOTERO_ITEM CSL_CITATION {"citationID":"hPhVy33C","properties":{"formattedCitation":"\\super 105\\nosupersub{}","plainCitation":"105","noteIndex":0},"citationItems":[{"id":5530,"uris":["http://zotero.org/users/10196124/items/VWNMSAY3"],"itemData":{"id":5530,"type":"article-journal","abstract":"Abstract 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 but a simple rule can reduce bias to","container-title":"Evolutionary Applications","DOI":"10.1111/j.1752-4571.2009.00104.x","ISSN":"1752-4571","issue":"3","journalAbbreviation":"Evolutionary Applications","note":"publisher: John Wiley &amp; Sons, Ltd","page":"244-262","title":"Linkage disequilibrium estimates of contemporary Ne using highly variable genetic markers: a largely untapped resource for applied conservation and evolution","volume":"3","author":[{"family":"Waples","given":"Robin S."},{"family":"Do","given":"Chi"}],"issued":{"date-parts":[["2010",5,1]]},"citation-key":"waplesLinkageDisequilibriumEstimates2010"}}],"schema":"https://github.com/citation-style-language/schema/raw/master/csl-citation.json"} </w:instrText>
      </w:r>
      <w:r w:rsidR="00B85545">
        <w:fldChar w:fldCharType="separate"/>
      </w:r>
      <w:r w:rsidR="00B85545" w:rsidRPr="00BF39FE">
        <w:rPr>
          <w:vertAlign w:val="superscript"/>
        </w:rPr>
        <w:t>105</w:t>
      </w:r>
      <w:r w:rsidR="00B85545">
        <w:fldChar w:fldCharType="end"/>
      </w:r>
    </w:p>
    <w:p w14:paraId="0A2ACE8D" w14:textId="6BB3B8E3" w:rsidR="00B85545" w:rsidRDefault="00B85545" w:rsidP="00B85545">
      <w:r>
        <w:t>In contrast, population structure resolution increased with a higher MAF filter, consistent with previous findings</w:t>
      </w:r>
      <w:r>
        <w:fldChar w:fldCharType="begin"/>
      </w:r>
      <w:r>
        <w:instrText xml:space="preserve"> ADDIN ZOTERO_ITEM CSL_CITATION {"citationID":"nja508tG","properties":{"formattedCitation":"\\super 60,63,106\\nosupersub{}","plainCitation":"60,63,106","noteIndex":0},"citationItems":[{"id":5220,"uris":["http://zotero.org/users/10196124/items/WGHM5ZVD"],"itemData":{"id":5220,"type":"article-journal","abstract":"Abstract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W."}],"issued":{"date-parts":[["2018",2,1]]},"citation-key":"hotalingDemographicModellingReveals2018"}}],"schema":"https://github.com/citation-style-language/schema/raw/master/csl-citation.json"} </w:instrText>
      </w:r>
      <w:r>
        <w:fldChar w:fldCharType="separate"/>
      </w:r>
      <w:r w:rsidRPr="00BF39FE">
        <w:rPr>
          <w:vertAlign w:val="superscript"/>
        </w:rPr>
        <w:t>60,63,106</w:t>
      </w:r>
      <w:r>
        <w:fldChar w:fldCharType="end"/>
      </w:r>
      <w:r>
        <w:t>. Some other methods, such as</w:t>
      </w:r>
      <w:r w:rsidRPr="00B917EF">
        <w:t xml:space="preserve"> </w:t>
      </w:r>
      <w:r w:rsidRPr="0099365B">
        <w:rPr>
          <w:i/>
          <w:iCs/>
        </w:rPr>
        <w:t>F</w:t>
      </w:r>
      <w:r w:rsidRPr="00B80623">
        <w:rPr>
          <w:vertAlign w:val="subscript"/>
        </w:rPr>
        <w:t>ST</w:t>
      </w:r>
      <w:r w:rsidRPr="00B917EF">
        <w:t xml:space="preserve"> -outlier detection</w:t>
      </w:r>
      <w:r>
        <w:fldChar w:fldCharType="begin"/>
      </w:r>
      <w:r>
        <w:instrText xml:space="preserve"> ADDIN ZOTERO_ITEM CSL_CITATION {"citationID":"nb2NUaBu","properties":{"formattedCitation":"\\super 107\\nosupersub{}","plainCitation":"107","noteIndex":0},"citationItems":[{"id":5532,"uris":["http://zotero.org/users/10196124/items/MH74CP26"],"itemData":{"id":5532,"type":"article-journal","abstract":"AbstractLoci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fldChar w:fldCharType="separate"/>
      </w:r>
      <w:r w:rsidRPr="00BF39FE">
        <w:rPr>
          <w:vertAlign w:val="superscript"/>
        </w:rPr>
        <w:t>107</w:t>
      </w:r>
      <w:r>
        <w:fldChar w:fldCharType="end"/>
      </w:r>
      <w:r w:rsidR="009C58B5">
        <w:t xml:space="preserve">, </w:t>
      </w:r>
      <w:r w:rsidRPr="00B917EF">
        <w:t xml:space="preserve">GWAS </w:t>
      </w:r>
      <w:r>
        <w:lastRenderedPageBreak/>
        <w:fldChar w:fldCharType="begin"/>
      </w:r>
      <w:r>
        <w:instrText xml:space="preserve"> ADDIN ZOTERO_ITEM CSL_CITATION {"citationID":"EMPAcNyz","properties":{"formattedCitation":"\\super 108,109\\nosupersub{}","plainCitation":"108,109","noteIndex":0},"citationItems":[{"id":5481,"uris":["http://zotero.org/users/10196124/items/HW2592LT"],"itemData":{"id":5481,"type":"article-journal","abstract":"An important issue affecting genome-wide association studies with deep phenotyping (multiple correlated phenotypes) is determining the suitable family-wise significance threshold. Straightforward family-wise correction (Bonferroni) of p &lt; 0.05 for 4.3 million genotypes and 335 phenotypes would give a threshold of p &lt; 3.46E−11. This would be too conservative because it assumes all tests are independent. The effective number of tests, both phenotypic and genotypic, must be adjusted for the correlations between them. Spectral decomposition of the phenotype matrix and LD-based correction of the number of tested SNPs are currently used to determine an effective number of tests. In this paper, we compare these calculated estimates with permutation-determined family-wise significance thresholds. Permutations are performed by shuffling individual IDs of the genotype vector for this dataset, to preserve correlation of phenotypes. Our results demonstrate that the permutation threshold is influenced by minor allele frequency (MAF) of the SNPs, and by the number of individuals tested. For the more common SNPs (MAF &gt; 0.1), the permutation family-wise threshold was in close agreement with spectral decomposition methods. However, for less common SNPs (0.05 &lt; MAF ≤ 0.1), the permutation threshold calculated over all SNPs was off by orders of magnitude. This applies to the number of individuals studied (here 777) but not to very much larger numbers. Based on these findings, we propose that the threshold to find a particular level of family-wise significance may need to be established using separate permutations of the actual data for several MAF bins.","container-title":"Molecular Psychiatry","DOI":"10.1038/s41380-020-0670-3","ISSN":"1476-5578","issue":"6","journalAbbreviation":"Molecular Psychiatry","page":"2048-2055","title":"GWAS significance thresholds for deep phenotyping studies can depend upon minor allele frequencies and sample size","volume":"26","author":[{"family":"Asif","given":"Huma"},{"family":"Alliey-Rodriguez","given":"Ney"},{"family":"Keedy","given":"Sarah"},{"family":"Tamminga","given":"Carol A."},{"family":"Sweeney","given":"John A."},{"family":"Pearlson","given":"Godfrey"},{"family":"Clementz","given":"Brett A."},{"family":"Keshavan","given":"Matcheri S."},{"family":"Buckley","given":"Peter"},{"family":"Liu","given":"Chunyu"},{"family":"Neale","given":"Benjamin"},{"family":"Gershon","given":"Elliot S."}],"issued":{"date-parts":[["2021",6,1]]},"citation-key":"asifGWASSignificanceThresholds2021"}},{"id":5519,"uris":["http://zotero.org/users/10196124/items/UU96SG9A"],"itemData":{"id":5519,"type":"article-journal","abstract":"Micronutrient malnutrition is a serious concern in many parts of the world; therefore, enhancing crop nutrient content is an important challenge. Chickpea (Cicer arietinum L.), a major food legume crop worldwide, is a vital source of protein and minerals in the vegetarian diet. This study evaluated a diverse set of 258 chickpea germplasm accessions for 12 key nutritional traits. A significant variation was observed for several nutritional traits, including crude protein (16.56–24.64/100 g), β-Carotene (0.003–0.104 mg/100 g), calcium (60.69–176.55 mg/100 g), and folate (0.413–6.537 mg/kg). These data, combined with the available whole-genome sequencing data for 318,644 SNPs, were used in genome-wide association studies comprising single-locus and multi-locus models. We also explored the effect of varying the minor allele frequency (MAF) levels and heterozygosity. We identified 62 significant marker-trait associations (MTAs) explaining up to 28.63% of the phenotypic variance (PV), of which nine were localized within genes regulating G protein-coupled receptor signaling pathway, proteasome assembly, intracellular signal transduction, and oxidation–reduction process, among others. The significant effect MTAs were located primarily on Ca1, Ca3, Ca4, and Ca6. Importantly, varying the level of heterozygosity was found to significantly affect the detection of associations contributing to traits of interest. We further identified seven promising accessions (ICC10399, ICC1392, ICC1710, ICC2263, ICC1431, ICC4182, and ICC16915) with superior agronomic performance and high nutritional content as potential donors for developing nutrient-rich, high-yielding chickpea varieties. Validation of the significant MTAs with higher PV could identify factors controlling the nutrient acquisition and facilitate the design of biofortified chickpeas for the future.","container-title":"Frontiers in Plant Science","ISSN":"1664-462X","journalAbbreviation":"Frontiers in Plant Science","title":"Genome-wide association mapping of nutritional traits for designing superior chickpea varieties","URL":"https://www.frontiersin.org/articles/10.3389/fpls.2022.843911","volume":"13","author":[{"family":"Roorkiwal","given":"Manish"},{"family":"Bhandari","given":"Aditi"},{"family":"Barmukh","given":"Rutwik"},{"family":"Bajaj","given":"Prasad"},{"family":"Valluri","given":"Vinod Kumar"},{"family":"Chitikineni","given":"Annapurna"},{"family":"Pandey","given":"Sarita"},{"family":"Chellapilla","given":"Bharadwaj"},{"family":"Siddique","given":"Kadambot H. M."},{"family":"Varshney","given":"Rajeev K."}],"issued":{"date-parts":[["2022"]]},"citation-key":"roorkiwalGenomewideAssociationMapping2022"}}],"schema":"https://github.com/citation-style-language/schema/raw/master/csl-citation.json"} </w:instrText>
      </w:r>
      <w:r>
        <w:fldChar w:fldCharType="separate"/>
      </w:r>
      <w:r w:rsidRPr="00BF39FE">
        <w:rPr>
          <w:vertAlign w:val="superscript"/>
        </w:rPr>
        <w:t>108,109</w:t>
      </w:r>
      <w:r>
        <w:fldChar w:fldCharType="end"/>
      </w:r>
      <w:r>
        <w:t>, and genomic selection</w:t>
      </w:r>
      <w:r>
        <w:fldChar w:fldCharType="begin"/>
      </w:r>
      <w:r>
        <w:instrText xml:space="preserve"> ADDIN ZOTERO_ITEM CSL_CITATION {"citationID":"u6wx4eNo","properties":{"formattedCitation":"\\super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fldChar w:fldCharType="separate"/>
      </w:r>
      <w:r w:rsidRPr="00B85545">
        <w:rPr>
          <w:vertAlign w:val="superscript"/>
        </w:rPr>
        <w:t>66</w:t>
      </w:r>
      <w:r>
        <w:fldChar w:fldCharType="end"/>
      </w:r>
      <w:r>
        <w:t xml:space="preserve"> also</w:t>
      </w:r>
      <w:r>
        <w:t xml:space="preserve"> see improvements with higher</w:t>
      </w:r>
      <w:r w:rsidRPr="00B917EF">
        <w:t xml:space="preserve"> MAF threshold</w:t>
      </w:r>
      <w:r>
        <w:t xml:space="preserve">, although not without risk of bias. </w:t>
      </w:r>
    </w:p>
    <w:p w14:paraId="002B3F0D" w14:textId="1E2C6847" w:rsidR="00367E56" w:rsidRDefault="009C58B5" w:rsidP="00B85545">
      <w:pPr>
        <w:spacing w:after="0" w:line="276" w:lineRule="auto"/>
        <w:ind w:firstLine="0"/>
        <w:rPr>
          <w:rFonts w:ascii="Arial" w:eastAsia="Arial" w:hAnsi="Arial" w:cs="Arial"/>
        </w:rPr>
      </w:pPr>
      <w:r w:rsidRPr="009C58B5">
        <w:rPr>
          <w:rFonts w:ascii="Arial" w:eastAsia="Arial" w:hAnsi="Arial" w:cs="Arial"/>
        </w:rPr>
        <w:drawing>
          <wp:inline distT="0" distB="0" distL="0" distR="0" wp14:anchorId="28A924D1" wp14:editId="4B9CBA35">
            <wp:extent cx="5943600" cy="4359910"/>
            <wp:effectExtent l="0" t="0" r="0" b="2540"/>
            <wp:docPr id="13607706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7067" name="Picture 1" descr="A graph of different colored lines&#10;&#10;Description automatically generated"/>
                    <pic:cNvPicPr/>
                  </pic:nvPicPr>
                  <pic:blipFill>
                    <a:blip r:embed="rId14"/>
                    <a:stretch>
                      <a:fillRect/>
                    </a:stretch>
                  </pic:blipFill>
                  <pic:spPr>
                    <a:xfrm>
                      <a:off x="0" y="0"/>
                      <a:ext cx="5943600" cy="4359910"/>
                    </a:xfrm>
                    <a:prstGeom prst="rect">
                      <a:avLst/>
                    </a:prstGeom>
                  </pic:spPr>
                </pic:pic>
              </a:graphicData>
            </a:graphic>
          </wp:inline>
        </w:drawing>
      </w:r>
    </w:p>
    <w:p w14:paraId="161E7EA3" w14:textId="77777777" w:rsidR="00367E56" w:rsidRPr="00760BDC" w:rsidRDefault="00367E56" w:rsidP="00367E56">
      <w:pPr>
        <w:spacing w:after="0" w:line="276" w:lineRule="auto"/>
        <w:rPr>
          <w:rFonts w:ascii="Arial" w:eastAsia="Arial" w:hAnsi="Arial" w:cs="Arial"/>
        </w:rPr>
      </w:pPr>
      <w:r>
        <w:br w:type="page"/>
      </w:r>
    </w:p>
    <w:p w14:paraId="2AECED70" w14:textId="77777777" w:rsidR="00367E56" w:rsidRPr="00663489" w:rsidRDefault="00367E56" w:rsidP="00367E56">
      <w:pPr>
        <w:spacing w:after="0"/>
        <w:rPr>
          <w:rFonts w:eastAsia="Arial"/>
          <w:b/>
          <w:u w:val="single"/>
        </w:rPr>
      </w:pPr>
    </w:p>
    <w:p w14:paraId="5E5DA8B3" w14:textId="77777777" w:rsidR="00367E56" w:rsidRDefault="00367E56" w:rsidP="00367E56">
      <w:pPr>
        <w:pStyle w:val="Heading1"/>
        <w:rPr>
          <w:rFonts w:ascii="Times New Roman" w:eastAsia="Times New Roman" w:hAnsi="Times New Roman" w:cs="Times New Roman"/>
        </w:rPr>
      </w:pPr>
      <w:bookmarkStart w:id="20" w:name="_u290mw8rexjy" w:colFirst="0" w:colLast="0"/>
      <w:bookmarkEnd w:id="20"/>
      <w:r>
        <w:br w:type="page"/>
      </w:r>
    </w:p>
    <w:p w14:paraId="4A1DC43A" w14:textId="77777777" w:rsidR="00367E56" w:rsidRPr="002E40A1" w:rsidRDefault="00367E56" w:rsidP="002E40A1">
      <w:pPr>
        <w:ind w:firstLine="0"/>
        <w:rPr>
          <w:b/>
          <w:bCs/>
        </w:rPr>
      </w:pPr>
      <w:bookmarkStart w:id="21" w:name="_ag9kggxm24f4" w:colFirst="0" w:colLast="0"/>
      <w:bookmarkEnd w:id="21"/>
      <w:r w:rsidRPr="002E40A1">
        <w:rPr>
          <w:b/>
          <w:bCs/>
        </w:rPr>
        <w:lastRenderedPageBreak/>
        <w:t>Box 3: Filtering Trade-offs</w:t>
      </w:r>
    </w:p>
    <w:p w14:paraId="72FDBFCE" w14:textId="350432E5" w:rsidR="00367E56" w:rsidRDefault="00367E56" w:rsidP="00367E56">
      <w:pPr>
        <w:spacing w:after="0"/>
      </w:pPr>
      <w:r>
        <w:t>Different filtering choices result in trade-offs</w:t>
      </w:r>
      <w:r w:rsidR="002E40A1">
        <w:t xml:space="preserve"> described here as</w:t>
      </w:r>
      <w:r>
        <w:t xml:space="preserve"> false-positives </w:t>
      </w:r>
      <w:r w:rsidR="002E40A1">
        <w:t>and</w:t>
      </w:r>
      <w:r>
        <w:t xml:space="preserve"> false-negatives (Type-I</w:t>
      </w:r>
      <w:r w:rsidR="002E40A1">
        <w:t>, α,</w:t>
      </w:r>
      <w:r>
        <w:t xml:space="preserve"> and Type-II</w:t>
      </w:r>
      <w:r w:rsidR="002E40A1">
        <w:t xml:space="preserve">, β, </w:t>
      </w:r>
      <w:r>
        <w:t xml:space="preserve">errors, respectively; see diagram below). </w:t>
      </w:r>
      <w:r w:rsidR="002E40A1">
        <w:t>In the case of</w:t>
      </w:r>
      <w:r>
        <w:t xml:space="preserve"> variant calling (</w:t>
      </w:r>
      <w:r w:rsidRPr="00E30902">
        <w:rPr>
          <w:i/>
          <w:iCs/>
        </w:rPr>
        <w:t>i.e.</w:t>
      </w:r>
      <w:r>
        <w:t>, genotyping)</w:t>
      </w:r>
      <w:r w:rsidR="002E40A1">
        <w:t xml:space="preserve"> we here</w:t>
      </w:r>
      <w:r>
        <w:t xml:space="preserve"> </w:t>
      </w:r>
      <w:r w:rsidR="002E40A1">
        <w:t xml:space="preserve">hold that an incorrectly called </w:t>
      </w:r>
      <w:r>
        <w:t xml:space="preserve">genotype </w:t>
      </w:r>
      <w:r w:rsidR="002E40A1">
        <w:t>is the null hypothesis: while this is not the only reasonable interpretation, it</w:t>
      </w:r>
      <w:r>
        <w:t xml:space="preserve"> simultaneously allows for a more conservative philosophical approach towards genotyping and allows for power </w:t>
      </w:r>
      <w:r w:rsidR="002E40A1">
        <w:t>(</w:t>
      </w:r>
      <m:oMath>
        <m:r>
          <w:rPr>
            <w:rFonts w:ascii="Cambria Math" w:hAnsi="Cambria Math"/>
          </w:rPr>
          <m:t>1- α</m:t>
        </m:r>
      </m:oMath>
      <w:r w:rsidR="002E40A1">
        <w:t>)</w:t>
      </w:r>
      <w:r>
        <w:t xml:space="preserve"> to equal the proportion (or percentage) of correctly</w:t>
      </w:r>
      <w:r w:rsidR="00DA726A">
        <w:t xml:space="preserve"> </w:t>
      </w:r>
      <w:r>
        <w:t>called genotypes that are retained in a data set. Within this framework, a false positive (</w:t>
      </w:r>
      <w:r w:rsidR="002E40A1">
        <w:t>α</w:t>
      </w:r>
      <w:r>
        <w:t>) occurs when an incorrectly called genotype (at a single locus) is retained within a data set and a false-negative</w:t>
      </w:r>
      <w:r w:rsidR="002E40A1">
        <w:t xml:space="preserve"> (β)</w:t>
      </w:r>
      <w:r>
        <w:t xml:space="preserve"> occurs when a correctly called geno</w:t>
      </w:r>
      <w:r w:rsidR="002E40A1">
        <w:t xml:space="preserve">type is </w:t>
      </w:r>
      <w:r>
        <w:t>incorrectly filtered out of the dataset (see diagram below)</w:t>
      </w:r>
      <w:r w:rsidR="00DA726A">
        <w:fldChar w:fldCharType="begin"/>
      </w:r>
      <w:r w:rsidR="00DA726A">
        <w:instrText xml:space="preserve"> ADDIN ZOTERO_ITEM CSL_CITATION {"citationID":"daaEqwRB","properties":{"formattedCitation":"\\super 110\\nosupersub{}","plainCitation":"110","noteIndex":0},"citationItems":[{"id":5339,"uris":["http://zotero.org/users/10196124/items/XS6V6435"],"itemData":{"id":5339,"type":"article-journal","abstract":"Abstract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DA726A">
        <w:fldChar w:fldCharType="separate"/>
      </w:r>
      <w:r w:rsidR="00DA726A" w:rsidRPr="00DA726A">
        <w:rPr>
          <w:vertAlign w:val="superscript"/>
        </w:rPr>
        <w:t>110</w:t>
      </w:r>
      <w:r w:rsidR="00DA726A">
        <w:fldChar w:fldCharType="end"/>
      </w:r>
      <w:r>
        <w:t>. False-positives occur most frequently when filters are not strict (for example, no MAF filtering is performed) and/or when the read depth at a locus is low and thus incorrectly genotyped loci are allowed to proceed into downstream analyses. By contrast, false-negatives will be more likely when strict filters are used (such as a high MAF filter), since more loci are assumed to be errors (and thus removed) even though many of those sites may represent real, correctly called genotypes. To answer specific questions, certain trade-offs will invariably arise. For example, when calculating Tajima’s D, many or most low frequency sites must be retained (see Box 2), however, this procedure will invariably allow more false-positives into the data set (affecting the precision of the estimator). Alternatively, when performing GWAS</w:t>
      </w:r>
      <w:r w:rsidR="00DA726A">
        <w:t xml:space="preserve"> or outlier F</w:t>
      </w:r>
      <w:r w:rsidR="00DA726A">
        <w:softHyphen/>
      </w:r>
      <w:r w:rsidR="00DA726A">
        <w:rPr>
          <w:vertAlign w:val="subscript"/>
        </w:rPr>
        <w:t>ST</w:t>
      </w:r>
      <w:r w:rsidR="00DA726A">
        <w:t xml:space="preserve"> detection </w:t>
      </w:r>
      <w:r>
        <w:t xml:space="preserve">low frequency sites are </w:t>
      </w:r>
      <w:r w:rsidR="00DA726A">
        <w:t xml:space="preserve">often </w:t>
      </w:r>
      <w:r>
        <w:t>removed</w:t>
      </w:r>
      <w:r w:rsidR="00DA726A">
        <w:fldChar w:fldCharType="begin"/>
      </w:r>
      <w:r w:rsidR="00DA726A">
        <w:instrText xml:space="preserve"> ADDIN ZOTERO_ITEM CSL_CITATION {"citationID":"Em1D3sxc","properties":{"formattedCitation":"\\super 70,107\\nosupersub{}","plainCitation":"70,107","noteIndex":0},"citationItems":[{"id":2871,"uris":["http://zotero.org/users/10196124/items/7KWUQU6B"],"itemData":{"id":2871,"type":"article-journal","abstract":"Application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DA726A">
        <w:fldChar w:fldCharType="separate"/>
      </w:r>
      <w:r w:rsidR="00DA726A" w:rsidRPr="00DA726A">
        <w:rPr>
          <w:vertAlign w:val="superscript"/>
        </w:rPr>
        <w:t>70,107</w:t>
      </w:r>
      <w:r w:rsidR="00DA726A">
        <w:fldChar w:fldCharType="end"/>
      </w:r>
      <w:r>
        <w:t>, which creates data sets with few genotyping errors but may exclude real, causal variants that segregate at low frequency. Investigators should be cognizant of the very</w:t>
      </w:r>
      <w:r w:rsidR="00DA726A">
        <w:t xml:space="preserve"> </w:t>
      </w:r>
      <w:r>
        <w:t xml:space="preserve">real trade-offs associated with certain filtering choices and should consider practical </w:t>
      </w:r>
      <w:r>
        <w:lastRenderedPageBreak/>
        <w:t>solutions such as creating datasets with different filtering thresholds, sequencing loci of interest to higher depth/confidence, and re-sequencing select samples.</w:t>
      </w:r>
    </w:p>
    <w:p w14:paraId="0BB440C5" w14:textId="77777777" w:rsidR="00367E56" w:rsidRDefault="00367E56" w:rsidP="00367E56">
      <w:pPr>
        <w:spacing w:before="120"/>
        <w:jc w:val="center"/>
      </w:pPr>
      <w:r>
        <w:rPr>
          <w:noProof/>
        </w:rPr>
        <w:drawing>
          <wp:inline distT="0" distB="0" distL="0" distR="0" wp14:anchorId="54DF7543" wp14:editId="1BA27C8F">
            <wp:extent cx="4894117" cy="4535424"/>
            <wp:effectExtent l="0" t="0" r="1905" b="0"/>
            <wp:docPr id="1457060252"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60252" name="Picture 1" descr="A diagram of a scientific experiment&#10;&#10;Description automatically generated"/>
                    <pic:cNvPicPr/>
                  </pic:nvPicPr>
                  <pic:blipFill>
                    <a:blip r:embed="rId15"/>
                    <a:stretch>
                      <a:fillRect/>
                    </a:stretch>
                  </pic:blipFill>
                  <pic:spPr>
                    <a:xfrm>
                      <a:off x="0" y="0"/>
                      <a:ext cx="4904597" cy="4545136"/>
                    </a:xfrm>
                    <a:prstGeom prst="rect">
                      <a:avLst/>
                    </a:prstGeom>
                  </pic:spPr>
                </pic:pic>
              </a:graphicData>
            </a:graphic>
          </wp:inline>
        </w:drawing>
      </w:r>
    </w:p>
    <w:p w14:paraId="1D256DA8" w14:textId="77777777" w:rsidR="00367E56" w:rsidRDefault="00367E56" w:rsidP="00367E56">
      <w:pPr>
        <w:spacing w:before="120"/>
      </w:pPr>
    </w:p>
    <w:p w14:paraId="3FEC8053" w14:textId="77777777" w:rsidR="00367E56" w:rsidRDefault="00367E56" w:rsidP="00367E56">
      <w:pPr>
        <w:spacing w:before="120"/>
      </w:pPr>
    </w:p>
    <w:p w14:paraId="6F03D621" w14:textId="77777777" w:rsidR="00367E56" w:rsidRDefault="00367E56" w:rsidP="00367E56">
      <w:r>
        <w:br w:type="page"/>
      </w:r>
      <w:bookmarkStart w:id="22" w:name="_rdzm10u773dy" w:colFirst="0" w:colLast="0"/>
      <w:bookmarkEnd w:id="22"/>
    </w:p>
    <w:p w14:paraId="013A9200" w14:textId="77777777" w:rsidR="00367E56" w:rsidRPr="00DA726A" w:rsidRDefault="00367E56" w:rsidP="00DA726A">
      <w:pPr>
        <w:ind w:firstLine="0"/>
        <w:rPr>
          <w:b/>
          <w:bCs/>
        </w:rPr>
      </w:pPr>
      <w:r w:rsidRPr="00DA726A">
        <w:rPr>
          <w:b/>
          <w:bCs/>
        </w:rPr>
        <w:lastRenderedPageBreak/>
        <w:t>Box 4: Filtering checklist</w:t>
      </w:r>
    </w:p>
    <w:p w14:paraId="41BC3E9B" w14:textId="7A856991" w:rsidR="00367E56" w:rsidRDefault="00367E56" w:rsidP="006A6885">
      <w:r>
        <w:t>Throughout dataset assembly (</w:t>
      </w:r>
      <w:r w:rsidRPr="008903B7">
        <w:rPr>
          <w:i/>
          <w:iCs/>
        </w:rPr>
        <w:t>e.g.</w:t>
      </w:r>
      <w:r>
        <w:t xml:space="preserve">, from raw sequencing reads to genotypes), researchers should perform various steps to aid in reproducibility and explore the effects of alternative filtering strategies on downstream analyses. </w:t>
      </w:r>
      <w:r w:rsidR="00DA726A">
        <w:t>To ensure a robust examination of filtering effects and study reproducibility, t</w:t>
      </w:r>
      <w:r>
        <w:t xml:space="preserve">he example checklist below </w:t>
      </w:r>
      <w:r w:rsidR="00DA726A">
        <w:t>should be</w:t>
      </w:r>
      <w:r>
        <w:t xml:space="preserve"> </w:t>
      </w:r>
      <w:r w:rsidR="00DA726A">
        <w:t>consulted</w:t>
      </w:r>
      <w:r>
        <w:t xml:space="preserve"> before and during a research project </w:t>
      </w:r>
      <w:r w:rsidR="00DA726A">
        <w:t>and checked-off before submitting</w:t>
      </w:r>
      <w:r>
        <w:t xml:space="preserve"> a manuscript for peer-review.</w:t>
      </w:r>
    </w:p>
    <w:tbl>
      <w:tblPr>
        <w:tblStyle w:val="TableGrid"/>
        <w:tblW w:w="953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6A6885" w:rsidRPr="006A6885" w14:paraId="3C1AA5C9" w14:textId="77777777" w:rsidTr="00B80623">
        <w:trPr>
          <w:trHeight w:val="576"/>
        </w:trPr>
        <w:tc>
          <w:tcPr>
            <w:tcW w:w="1345" w:type="dxa"/>
            <w:vAlign w:val="center"/>
          </w:tcPr>
          <w:p w14:paraId="0409CF4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59264" behindDoc="1" locked="0" layoutInCell="1" allowOverlap="1" wp14:anchorId="4372A7E7" wp14:editId="20A027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E89CC"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7615586" w14:textId="77777777" w:rsidR="006A6885" w:rsidRPr="006A6885" w:rsidRDefault="006A6885" w:rsidP="006A6885">
            <w:pPr>
              <w:spacing w:after="160" w:line="259" w:lineRule="auto"/>
            </w:pPr>
            <w:r w:rsidRPr="006A6885">
              <w:rPr>
                <w:sz w:val="28"/>
                <w:szCs w:val="28"/>
              </w:rPr>
              <w:t>Data archival</w:t>
            </w:r>
          </w:p>
        </w:tc>
      </w:tr>
      <w:tr w:rsidR="006A6885" w:rsidRPr="006A6885" w14:paraId="0E67B043" w14:textId="77777777" w:rsidTr="00B80623">
        <w:trPr>
          <w:trHeight w:val="576"/>
        </w:trPr>
        <w:tc>
          <w:tcPr>
            <w:tcW w:w="1345" w:type="dxa"/>
            <w:vAlign w:val="center"/>
          </w:tcPr>
          <w:p w14:paraId="6556DB0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0288" behindDoc="1" locked="0" layoutInCell="1" allowOverlap="1" wp14:anchorId="3B25B55B" wp14:editId="30AB31C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5DF87"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01D4833" w14:textId="77777777" w:rsidR="006A6885" w:rsidRPr="006A6885" w:rsidRDefault="006A6885" w:rsidP="006A6885">
            <w:pPr>
              <w:spacing w:after="160" w:line="259" w:lineRule="auto"/>
            </w:pPr>
            <w:r w:rsidRPr="006A6885">
              <w:rPr>
                <w:sz w:val="28"/>
                <w:szCs w:val="28"/>
              </w:rPr>
              <w:t xml:space="preserve">Decide on filtered data sets given </w:t>
            </w:r>
            <w:r w:rsidRPr="006A6885">
              <w:rPr>
                <w:i/>
                <w:iCs/>
                <w:sz w:val="28"/>
                <w:szCs w:val="28"/>
              </w:rPr>
              <w:t>a priori</w:t>
            </w:r>
            <w:r w:rsidRPr="006A6885">
              <w:rPr>
                <w:sz w:val="28"/>
                <w:szCs w:val="28"/>
              </w:rPr>
              <w:t xml:space="preserve"> study questions</w:t>
            </w:r>
          </w:p>
        </w:tc>
      </w:tr>
      <w:tr w:rsidR="006A6885" w:rsidRPr="006A6885" w14:paraId="53004633" w14:textId="77777777" w:rsidTr="00B80623">
        <w:trPr>
          <w:trHeight w:val="576"/>
        </w:trPr>
        <w:tc>
          <w:tcPr>
            <w:tcW w:w="1345" w:type="dxa"/>
            <w:vAlign w:val="center"/>
          </w:tcPr>
          <w:p w14:paraId="3AE1A4C0" w14:textId="77777777" w:rsidR="006A6885" w:rsidRPr="006A6885" w:rsidRDefault="006A6885" w:rsidP="006A6885">
            <w:pPr>
              <w:spacing w:after="160" w:line="259" w:lineRule="auto"/>
              <w:jc w:val="center"/>
              <w:rPr>
                <w:noProof/>
              </w:rPr>
            </w:pPr>
          </w:p>
        </w:tc>
        <w:tc>
          <w:tcPr>
            <w:tcW w:w="8190" w:type="dxa"/>
            <w:vAlign w:val="center"/>
          </w:tcPr>
          <w:p w14:paraId="7D7A2C3E"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0528" behindDoc="1" locked="0" layoutInCell="1" allowOverlap="1" wp14:anchorId="32A0C72E" wp14:editId="5D05F2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639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Create filter recording/reporting table (see Table 2)</w:t>
            </w:r>
          </w:p>
        </w:tc>
      </w:tr>
      <w:tr w:rsidR="006A6885" w:rsidRPr="006A6885" w14:paraId="18A7BBD1" w14:textId="77777777" w:rsidTr="00B80623">
        <w:trPr>
          <w:trHeight w:val="576"/>
        </w:trPr>
        <w:tc>
          <w:tcPr>
            <w:tcW w:w="1345" w:type="dxa"/>
            <w:vAlign w:val="center"/>
          </w:tcPr>
          <w:p w14:paraId="4C92002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61312" behindDoc="1" locked="0" layoutInCell="1" allowOverlap="1" wp14:anchorId="4828603E" wp14:editId="500117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60938"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81C81AE" w14:textId="77777777" w:rsidR="006A6885" w:rsidRPr="006A6885" w:rsidRDefault="006A6885" w:rsidP="006A6885">
            <w:pPr>
              <w:spacing w:after="160" w:line="259" w:lineRule="auto"/>
            </w:pPr>
            <w:r w:rsidRPr="006A6885">
              <w:rPr>
                <w:sz w:val="28"/>
                <w:szCs w:val="28"/>
              </w:rPr>
              <w:t>Filter on raw sequences (</w:t>
            </w:r>
            <w:r w:rsidRPr="006A6885">
              <w:rPr>
                <w:i/>
                <w:iCs/>
                <w:sz w:val="28"/>
                <w:szCs w:val="28"/>
              </w:rPr>
              <w:t>e.g.</w:t>
            </w:r>
            <w:r w:rsidRPr="006A6885">
              <w:rPr>
                <w:sz w:val="28"/>
                <w:szCs w:val="28"/>
              </w:rPr>
              <w:t xml:space="preserve">, read quality, poly-G tails; see Table 1) </w:t>
            </w:r>
          </w:p>
        </w:tc>
      </w:tr>
      <w:tr w:rsidR="006A6885" w:rsidRPr="006A6885" w14:paraId="1961CF68" w14:textId="77777777" w:rsidTr="00B80623">
        <w:trPr>
          <w:trHeight w:val="576"/>
        </w:trPr>
        <w:tc>
          <w:tcPr>
            <w:tcW w:w="1345" w:type="dxa"/>
            <w:vAlign w:val="center"/>
          </w:tcPr>
          <w:p w14:paraId="75DCFEF7" w14:textId="77777777" w:rsidR="006A6885" w:rsidRPr="006A6885" w:rsidRDefault="006A6885" w:rsidP="006A6885">
            <w:pPr>
              <w:spacing w:after="160" w:line="259" w:lineRule="auto"/>
              <w:jc w:val="center"/>
              <w:rPr>
                <w:noProof/>
              </w:rPr>
            </w:pPr>
          </w:p>
        </w:tc>
        <w:tc>
          <w:tcPr>
            <w:tcW w:w="8190" w:type="dxa"/>
            <w:vAlign w:val="center"/>
          </w:tcPr>
          <w:p w14:paraId="3A2E32DB"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9504" behindDoc="1" locked="0" layoutInCell="1" allowOverlap="1" wp14:anchorId="54F6D417" wp14:editId="1C335AB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46E6"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exact filters used for filtering on raw sequences</w:t>
            </w:r>
          </w:p>
        </w:tc>
      </w:tr>
      <w:tr w:rsidR="006A6885" w:rsidRPr="006A6885" w14:paraId="6707065E" w14:textId="77777777" w:rsidTr="00B80623">
        <w:trPr>
          <w:trHeight w:val="576"/>
        </w:trPr>
        <w:tc>
          <w:tcPr>
            <w:tcW w:w="1345" w:type="dxa"/>
            <w:vAlign w:val="center"/>
          </w:tcPr>
          <w:p w14:paraId="585E8612" w14:textId="77777777" w:rsidR="006A6885" w:rsidRPr="006A6885" w:rsidRDefault="006A6885" w:rsidP="006A6885">
            <w:pPr>
              <w:spacing w:after="160" w:line="259" w:lineRule="auto"/>
              <w:jc w:val="center"/>
              <w:rPr>
                <w:noProof/>
              </w:rPr>
            </w:pPr>
          </w:p>
        </w:tc>
        <w:tc>
          <w:tcPr>
            <w:tcW w:w="8190" w:type="dxa"/>
            <w:vAlign w:val="center"/>
          </w:tcPr>
          <w:p w14:paraId="3D4A50B5"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2336" behindDoc="1" locked="0" layoutInCell="1" allowOverlap="1" wp14:anchorId="792ACDBA" wp14:editId="7A2356D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DEB7A"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in study</w:t>
            </w:r>
          </w:p>
        </w:tc>
      </w:tr>
      <w:tr w:rsidR="006A6885" w:rsidRPr="006A6885" w14:paraId="5345B2D9" w14:textId="77777777" w:rsidTr="00B80623">
        <w:trPr>
          <w:trHeight w:val="576"/>
        </w:trPr>
        <w:tc>
          <w:tcPr>
            <w:tcW w:w="1345" w:type="dxa"/>
            <w:vAlign w:val="center"/>
          </w:tcPr>
          <w:p w14:paraId="138C4374" w14:textId="77777777" w:rsidR="006A6885" w:rsidRPr="006A6885" w:rsidRDefault="006A6885" w:rsidP="006A6885">
            <w:pPr>
              <w:spacing w:after="160" w:line="259" w:lineRule="auto"/>
              <w:jc w:val="center"/>
              <w:rPr>
                <w:noProof/>
              </w:rPr>
            </w:pPr>
          </w:p>
        </w:tc>
        <w:tc>
          <w:tcPr>
            <w:tcW w:w="8190" w:type="dxa"/>
            <w:vAlign w:val="center"/>
          </w:tcPr>
          <w:p w14:paraId="070483EC"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8480" behindDoc="1" locked="0" layoutInCell="1" allowOverlap="1" wp14:anchorId="38C6B90A" wp14:editId="3AB58D2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5856"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filtered out</w:t>
            </w:r>
          </w:p>
        </w:tc>
      </w:tr>
      <w:tr w:rsidR="006A6885" w:rsidRPr="006A6885" w14:paraId="62CA3172" w14:textId="77777777" w:rsidTr="00B80623">
        <w:trPr>
          <w:trHeight w:val="576"/>
        </w:trPr>
        <w:tc>
          <w:tcPr>
            <w:tcW w:w="1345" w:type="dxa"/>
            <w:vAlign w:val="center"/>
          </w:tcPr>
          <w:p w14:paraId="33EB1EED"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3360" behindDoc="1" locked="0" layoutInCell="1" allowOverlap="1" wp14:anchorId="61F3CBF4" wp14:editId="60E44CD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9C78"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0E39BF" w14:textId="77777777" w:rsidR="006A6885" w:rsidRPr="006A6885" w:rsidRDefault="006A6885" w:rsidP="006A6885">
            <w:pPr>
              <w:spacing w:after="160" w:line="259" w:lineRule="auto"/>
              <w:rPr>
                <w:sz w:val="28"/>
                <w:szCs w:val="28"/>
              </w:rPr>
            </w:pPr>
            <w:r w:rsidRPr="006A6885">
              <w:rPr>
                <w:sz w:val="28"/>
                <w:szCs w:val="28"/>
              </w:rPr>
              <w:t>Perform sequence alignment; report alignment parameters</w:t>
            </w:r>
          </w:p>
        </w:tc>
      </w:tr>
      <w:tr w:rsidR="006A6885" w:rsidRPr="006A6885" w14:paraId="17DCEB75" w14:textId="77777777" w:rsidTr="00B80623">
        <w:trPr>
          <w:trHeight w:val="576"/>
        </w:trPr>
        <w:tc>
          <w:tcPr>
            <w:tcW w:w="1345" w:type="dxa"/>
            <w:vAlign w:val="center"/>
          </w:tcPr>
          <w:p w14:paraId="01D7D32F" w14:textId="77777777" w:rsidR="006A6885" w:rsidRPr="006A6885" w:rsidRDefault="006A6885" w:rsidP="006A6885">
            <w:pPr>
              <w:spacing w:after="160" w:line="259" w:lineRule="auto"/>
              <w:jc w:val="center"/>
              <w:rPr>
                <w:noProof/>
              </w:rPr>
            </w:pPr>
          </w:p>
        </w:tc>
        <w:tc>
          <w:tcPr>
            <w:tcW w:w="8190" w:type="dxa"/>
            <w:vAlign w:val="center"/>
          </w:tcPr>
          <w:p w14:paraId="4FCD73B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4384" behindDoc="1" locked="0" layoutInCell="1" allowOverlap="1" wp14:anchorId="3164E851" wp14:editId="073129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7C79A"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aligned successfully</w:t>
            </w:r>
          </w:p>
        </w:tc>
      </w:tr>
      <w:tr w:rsidR="006A6885" w:rsidRPr="006A6885" w14:paraId="3E2FEEFC" w14:textId="77777777" w:rsidTr="00B80623">
        <w:trPr>
          <w:trHeight w:val="576"/>
        </w:trPr>
        <w:tc>
          <w:tcPr>
            <w:tcW w:w="1345" w:type="dxa"/>
            <w:vAlign w:val="center"/>
          </w:tcPr>
          <w:p w14:paraId="1141A5EC" w14:textId="77777777" w:rsidR="006A6885" w:rsidRPr="006A6885" w:rsidRDefault="006A6885" w:rsidP="006A6885">
            <w:pPr>
              <w:spacing w:after="160" w:line="259" w:lineRule="auto"/>
              <w:jc w:val="center"/>
              <w:rPr>
                <w:noProof/>
              </w:rPr>
            </w:pPr>
          </w:p>
        </w:tc>
        <w:tc>
          <w:tcPr>
            <w:tcW w:w="8190" w:type="dxa"/>
            <w:vAlign w:val="center"/>
          </w:tcPr>
          <w:p w14:paraId="1E870DF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5408" behindDoc="1" locked="0" layoutInCell="1" allowOverlap="1" wp14:anchorId="041F02B6" wp14:editId="34B7BF4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29BA7"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mapped uniquely</w:t>
            </w:r>
          </w:p>
        </w:tc>
      </w:tr>
      <w:tr w:rsidR="006A6885" w:rsidRPr="006A6885" w14:paraId="60D4EBB7" w14:textId="77777777" w:rsidTr="00B80623">
        <w:trPr>
          <w:trHeight w:val="576"/>
        </w:trPr>
        <w:tc>
          <w:tcPr>
            <w:tcW w:w="1345" w:type="dxa"/>
            <w:vAlign w:val="center"/>
          </w:tcPr>
          <w:p w14:paraId="4FF0181B" w14:textId="77777777" w:rsidR="006A6885" w:rsidRPr="006A6885" w:rsidRDefault="006A6885" w:rsidP="006A6885">
            <w:pPr>
              <w:spacing w:after="160" w:line="259" w:lineRule="auto"/>
              <w:jc w:val="center"/>
              <w:rPr>
                <w:noProof/>
              </w:rPr>
            </w:pPr>
          </w:p>
        </w:tc>
        <w:tc>
          <w:tcPr>
            <w:tcW w:w="8190" w:type="dxa"/>
            <w:vAlign w:val="center"/>
          </w:tcPr>
          <w:p w14:paraId="48D9A67D"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7456" behindDoc="1" locked="0" layoutInCell="1" allowOverlap="1" wp14:anchorId="08320BB8" wp14:editId="02F84E2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FE3B"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were filtered out</w:t>
            </w:r>
          </w:p>
        </w:tc>
      </w:tr>
      <w:tr w:rsidR="006A6885" w:rsidRPr="006A6885" w14:paraId="4E4F12C3" w14:textId="77777777" w:rsidTr="00B80623">
        <w:trPr>
          <w:trHeight w:val="576"/>
        </w:trPr>
        <w:tc>
          <w:tcPr>
            <w:tcW w:w="1345" w:type="dxa"/>
            <w:vAlign w:val="center"/>
          </w:tcPr>
          <w:p w14:paraId="6363B14E"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6432" behindDoc="1" locked="0" layoutInCell="1" allowOverlap="1" wp14:anchorId="0ADB5D34" wp14:editId="1C93535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0E3E"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295F7C6" w14:textId="77777777" w:rsidR="006A6885" w:rsidRPr="006A6885" w:rsidRDefault="006A6885" w:rsidP="006A6885">
            <w:pPr>
              <w:spacing w:after="160" w:line="259" w:lineRule="auto"/>
              <w:rPr>
                <w:sz w:val="28"/>
                <w:szCs w:val="28"/>
              </w:rPr>
            </w:pPr>
            <w:r w:rsidRPr="006A6885">
              <w:rPr>
                <w:sz w:val="28"/>
                <w:szCs w:val="28"/>
              </w:rPr>
              <w:t>Perform filtering on successfully mapped reads</w:t>
            </w:r>
          </w:p>
        </w:tc>
      </w:tr>
      <w:tr w:rsidR="006A6885" w:rsidRPr="006A6885" w14:paraId="011C8340" w14:textId="77777777" w:rsidTr="00B80623">
        <w:trPr>
          <w:trHeight w:val="576"/>
        </w:trPr>
        <w:tc>
          <w:tcPr>
            <w:tcW w:w="1345" w:type="dxa"/>
            <w:vAlign w:val="center"/>
          </w:tcPr>
          <w:p w14:paraId="4A8FA6A5" w14:textId="77777777" w:rsidR="006A6885" w:rsidRPr="006A6885" w:rsidRDefault="006A6885" w:rsidP="006A6885">
            <w:pPr>
              <w:spacing w:after="160" w:line="259" w:lineRule="auto"/>
              <w:jc w:val="center"/>
              <w:rPr>
                <w:noProof/>
              </w:rPr>
            </w:pPr>
          </w:p>
        </w:tc>
        <w:tc>
          <w:tcPr>
            <w:tcW w:w="8190" w:type="dxa"/>
            <w:vAlign w:val="center"/>
          </w:tcPr>
          <w:p w14:paraId="03F8F6B0"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2576" behindDoc="1" locked="0" layoutInCell="1" allowOverlap="1" wp14:anchorId="5AF1B51F" wp14:editId="05BE468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B7A7"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on mapping quality, PCR duplicates, read pairs</w:t>
            </w:r>
          </w:p>
        </w:tc>
      </w:tr>
      <w:tr w:rsidR="006A6885" w:rsidRPr="006A6885" w14:paraId="17A6DE65" w14:textId="77777777" w:rsidTr="00B80623">
        <w:trPr>
          <w:trHeight w:val="576"/>
        </w:trPr>
        <w:tc>
          <w:tcPr>
            <w:tcW w:w="1345" w:type="dxa"/>
            <w:vAlign w:val="center"/>
          </w:tcPr>
          <w:p w14:paraId="3DE3E267" w14:textId="77777777" w:rsidR="006A6885" w:rsidRPr="006A6885" w:rsidRDefault="006A6885" w:rsidP="006A6885">
            <w:pPr>
              <w:spacing w:after="160" w:line="259" w:lineRule="auto"/>
              <w:jc w:val="center"/>
              <w:rPr>
                <w:noProof/>
              </w:rPr>
            </w:pPr>
          </w:p>
        </w:tc>
        <w:tc>
          <w:tcPr>
            <w:tcW w:w="8190" w:type="dxa"/>
            <w:vAlign w:val="center"/>
          </w:tcPr>
          <w:p w14:paraId="6A714D14"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1552" behindDoc="1" locked="0" layoutInCell="1" allowOverlap="1" wp14:anchorId="6FA3BC18" wp14:editId="7773E0D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8DEC"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number of reads retained/filtered at each step</w:t>
            </w:r>
          </w:p>
        </w:tc>
      </w:tr>
      <w:tr w:rsidR="006A6885" w:rsidRPr="006A6885" w14:paraId="2DB8CF75" w14:textId="77777777" w:rsidTr="00B80623">
        <w:trPr>
          <w:trHeight w:val="576"/>
        </w:trPr>
        <w:tc>
          <w:tcPr>
            <w:tcW w:w="1345" w:type="dxa"/>
            <w:vAlign w:val="center"/>
          </w:tcPr>
          <w:p w14:paraId="77AE924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3600" behindDoc="1" locked="0" layoutInCell="1" allowOverlap="1" wp14:anchorId="3386CA77" wp14:editId="5512100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86D3"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F2E4923" w14:textId="77777777" w:rsidR="006A6885" w:rsidRPr="006A6885" w:rsidRDefault="006A6885" w:rsidP="006A6885">
            <w:pPr>
              <w:spacing w:after="160" w:line="259" w:lineRule="auto"/>
              <w:rPr>
                <w:noProof/>
              </w:rPr>
            </w:pPr>
            <w:r w:rsidRPr="006A6885">
              <w:rPr>
                <w:sz w:val="28"/>
                <w:szCs w:val="28"/>
              </w:rPr>
              <w:t xml:space="preserve">Variant discovery </w:t>
            </w:r>
          </w:p>
        </w:tc>
      </w:tr>
      <w:tr w:rsidR="006A6885" w:rsidRPr="006A6885" w14:paraId="7CB8504E" w14:textId="77777777" w:rsidTr="00B80623">
        <w:trPr>
          <w:trHeight w:val="576"/>
        </w:trPr>
        <w:tc>
          <w:tcPr>
            <w:tcW w:w="1345" w:type="dxa"/>
            <w:vAlign w:val="center"/>
          </w:tcPr>
          <w:p w14:paraId="25FB8C34" w14:textId="77777777" w:rsidR="006A6885" w:rsidRPr="006A6885" w:rsidRDefault="006A6885" w:rsidP="006A6885">
            <w:pPr>
              <w:spacing w:after="160" w:line="259" w:lineRule="auto"/>
              <w:jc w:val="center"/>
              <w:rPr>
                <w:noProof/>
              </w:rPr>
            </w:pPr>
            <w:r w:rsidRPr="006A6885">
              <w:rPr>
                <w:noProof/>
              </w:rPr>
              <w:lastRenderedPageBreak/>
              <mc:AlternateContent>
                <mc:Choice Requires="wps">
                  <w:drawing>
                    <wp:anchor distT="0" distB="0" distL="114300" distR="114300" simplePos="0" relativeHeight="251674624" behindDoc="1" locked="0" layoutInCell="1" allowOverlap="1" wp14:anchorId="30FD7306" wp14:editId="0632738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1C2"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E3E726B" w14:textId="77777777" w:rsidR="006A6885" w:rsidRPr="006A6885" w:rsidRDefault="006A6885" w:rsidP="006A6885">
            <w:pPr>
              <w:spacing w:after="160" w:line="259" w:lineRule="auto"/>
              <w:rPr>
                <w:sz w:val="28"/>
                <w:szCs w:val="28"/>
              </w:rPr>
            </w:pPr>
            <w:r w:rsidRPr="006A6885">
              <w:rPr>
                <w:sz w:val="28"/>
                <w:szCs w:val="28"/>
              </w:rPr>
              <w:t>Begin or continue creation of multiple data sets</w:t>
            </w:r>
          </w:p>
        </w:tc>
      </w:tr>
      <w:tr w:rsidR="006A6885" w:rsidRPr="006A6885" w14:paraId="220BB4A2" w14:textId="77777777" w:rsidTr="00B80623">
        <w:trPr>
          <w:trHeight w:val="576"/>
        </w:trPr>
        <w:tc>
          <w:tcPr>
            <w:tcW w:w="1345" w:type="dxa"/>
            <w:vAlign w:val="center"/>
          </w:tcPr>
          <w:p w14:paraId="45EDAD95" w14:textId="77777777" w:rsidR="006A6885" w:rsidRPr="006A6885" w:rsidRDefault="006A6885" w:rsidP="006A6885">
            <w:pPr>
              <w:spacing w:after="160" w:line="259" w:lineRule="auto"/>
              <w:jc w:val="center"/>
              <w:rPr>
                <w:noProof/>
              </w:rPr>
            </w:pPr>
          </w:p>
        </w:tc>
        <w:tc>
          <w:tcPr>
            <w:tcW w:w="8190" w:type="dxa"/>
            <w:vAlign w:val="center"/>
          </w:tcPr>
          <w:p w14:paraId="4A2900AC"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5648" behindDoc="1" locked="0" layoutInCell="1" allowOverlap="1" wp14:anchorId="58873E1D" wp14:editId="5766B53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AB78"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study-wide versus within-sample group filters</w:t>
            </w:r>
          </w:p>
        </w:tc>
      </w:tr>
      <w:tr w:rsidR="006A6885" w:rsidRPr="006A6885" w14:paraId="1BDA1C2C" w14:textId="77777777" w:rsidTr="00B80623">
        <w:trPr>
          <w:trHeight w:val="576"/>
        </w:trPr>
        <w:tc>
          <w:tcPr>
            <w:tcW w:w="1345" w:type="dxa"/>
            <w:vAlign w:val="center"/>
          </w:tcPr>
          <w:p w14:paraId="361D5EC7" w14:textId="77777777" w:rsidR="006A6885" w:rsidRPr="006A6885" w:rsidRDefault="006A6885" w:rsidP="006A6885">
            <w:pPr>
              <w:spacing w:after="160" w:line="259" w:lineRule="auto"/>
              <w:jc w:val="center"/>
              <w:rPr>
                <w:noProof/>
              </w:rPr>
            </w:pPr>
          </w:p>
        </w:tc>
        <w:tc>
          <w:tcPr>
            <w:tcW w:w="8190" w:type="dxa"/>
            <w:vAlign w:val="center"/>
          </w:tcPr>
          <w:p w14:paraId="1FC9CD6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80768" behindDoc="1" locked="0" layoutInCell="1" allowOverlap="1" wp14:anchorId="1A4351FB" wp14:editId="23ACD0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54A9E"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filter values to employ and order of filters</w:t>
            </w:r>
          </w:p>
        </w:tc>
      </w:tr>
      <w:tr w:rsidR="006A6885" w:rsidRPr="006A6885" w14:paraId="2B4F8A36" w14:textId="77777777" w:rsidTr="00B80623">
        <w:trPr>
          <w:trHeight w:val="576"/>
        </w:trPr>
        <w:tc>
          <w:tcPr>
            <w:tcW w:w="1345" w:type="dxa"/>
            <w:vAlign w:val="center"/>
          </w:tcPr>
          <w:p w14:paraId="1977947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6672" behindDoc="1" locked="0" layoutInCell="1" allowOverlap="1" wp14:anchorId="37D4ACF6" wp14:editId="74FC1F9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0E38"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B87297E" w14:textId="77777777" w:rsidR="006A6885" w:rsidRPr="006A6885" w:rsidRDefault="006A6885" w:rsidP="006A6885">
            <w:pPr>
              <w:spacing w:after="160" w:line="259" w:lineRule="auto"/>
              <w:rPr>
                <w:sz w:val="28"/>
                <w:szCs w:val="28"/>
              </w:rPr>
            </w:pPr>
            <w:r w:rsidRPr="006A6885">
              <w:rPr>
                <w:sz w:val="28"/>
                <w:szCs w:val="28"/>
              </w:rPr>
              <w:t xml:space="preserve">Locus filtering (see text for when individual filtering should go first) </w:t>
            </w:r>
          </w:p>
        </w:tc>
      </w:tr>
      <w:tr w:rsidR="006A6885" w:rsidRPr="006A6885" w14:paraId="477B5A0A" w14:textId="77777777" w:rsidTr="00B80623">
        <w:trPr>
          <w:trHeight w:val="576"/>
        </w:trPr>
        <w:tc>
          <w:tcPr>
            <w:tcW w:w="1345" w:type="dxa"/>
            <w:vAlign w:val="center"/>
          </w:tcPr>
          <w:p w14:paraId="2575FF61" w14:textId="77777777" w:rsidR="006A6885" w:rsidRPr="006A6885" w:rsidRDefault="006A6885" w:rsidP="006A6885">
            <w:pPr>
              <w:spacing w:after="160" w:line="259" w:lineRule="auto"/>
              <w:jc w:val="center"/>
              <w:rPr>
                <w:noProof/>
              </w:rPr>
            </w:pPr>
          </w:p>
        </w:tc>
        <w:tc>
          <w:tcPr>
            <w:tcW w:w="8190" w:type="dxa"/>
            <w:vAlign w:val="center"/>
          </w:tcPr>
          <w:p w14:paraId="3AD2E3D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8720" behindDoc="1" locked="0" layoutInCell="1" allowOverlap="1" wp14:anchorId="07542BD0" wp14:editId="4321832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FB26"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for MAF, HWP, paralogs, coverage etc. (see Table 1)</w:t>
            </w:r>
          </w:p>
        </w:tc>
      </w:tr>
      <w:tr w:rsidR="006A6885" w:rsidRPr="006A6885" w14:paraId="656DD965" w14:textId="77777777" w:rsidTr="00B80623">
        <w:trPr>
          <w:trHeight w:val="576"/>
        </w:trPr>
        <w:tc>
          <w:tcPr>
            <w:tcW w:w="1345" w:type="dxa"/>
            <w:vAlign w:val="center"/>
          </w:tcPr>
          <w:p w14:paraId="623A0E8B"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7696" behindDoc="1" locked="0" layoutInCell="1" allowOverlap="1" wp14:anchorId="77B08E82" wp14:editId="4B58054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34DD"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84CCD53" w14:textId="77777777" w:rsidR="006A6885" w:rsidRPr="006A6885" w:rsidRDefault="006A6885" w:rsidP="006A6885">
            <w:pPr>
              <w:spacing w:after="160" w:line="259" w:lineRule="auto"/>
              <w:rPr>
                <w:sz w:val="28"/>
                <w:szCs w:val="28"/>
              </w:rPr>
            </w:pPr>
            <w:r w:rsidRPr="006A6885">
              <w:rPr>
                <w:sz w:val="28"/>
                <w:szCs w:val="28"/>
              </w:rPr>
              <w:t>Individual filtering</w:t>
            </w:r>
          </w:p>
        </w:tc>
      </w:tr>
      <w:tr w:rsidR="006A6885" w:rsidRPr="006A6885" w14:paraId="0B242731" w14:textId="77777777" w:rsidTr="00B80623">
        <w:trPr>
          <w:trHeight w:val="576"/>
        </w:trPr>
        <w:tc>
          <w:tcPr>
            <w:tcW w:w="1345" w:type="dxa"/>
            <w:vAlign w:val="center"/>
          </w:tcPr>
          <w:p w14:paraId="4239D547" w14:textId="77777777" w:rsidR="006A6885" w:rsidRPr="006A6885" w:rsidRDefault="006A6885" w:rsidP="006A6885">
            <w:pPr>
              <w:spacing w:after="160" w:line="259" w:lineRule="auto"/>
              <w:jc w:val="center"/>
              <w:rPr>
                <w:noProof/>
              </w:rPr>
            </w:pPr>
          </w:p>
        </w:tc>
        <w:tc>
          <w:tcPr>
            <w:tcW w:w="8190" w:type="dxa"/>
            <w:vAlign w:val="center"/>
          </w:tcPr>
          <w:p w14:paraId="3FB7D99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9744" behindDoc="1" locked="0" layoutInCell="1" allowOverlap="1" wp14:anchorId="0ACFCFA9" wp14:editId="615E4FD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50ACF"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Missing data; Mislabeling/contamination</w:t>
            </w:r>
          </w:p>
        </w:tc>
      </w:tr>
      <w:tr w:rsidR="006A6885" w:rsidRPr="006A6885" w14:paraId="392BE13C" w14:textId="77777777" w:rsidTr="00B80623">
        <w:trPr>
          <w:trHeight w:val="576"/>
        </w:trPr>
        <w:tc>
          <w:tcPr>
            <w:tcW w:w="1345" w:type="dxa"/>
            <w:vAlign w:val="center"/>
          </w:tcPr>
          <w:p w14:paraId="05003D6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1792" behindDoc="1" locked="0" layoutInCell="1" allowOverlap="1" wp14:anchorId="7A292BCA" wp14:editId="1881D1EE">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94FD4"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40272D" w14:textId="77777777" w:rsidR="006A6885" w:rsidRPr="006A6885" w:rsidRDefault="006A6885" w:rsidP="006A6885">
            <w:pPr>
              <w:spacing w:after="160" w:line="259" w:lineRule="auto"/>
              <w:rPr>
                <w:noProof/>
              </w:rPr>
            </w:pPr>
            <w:r w:rsidRPr="006A6885">
              <w:rPr>
                <w:sz w:val="28"/>
                <w:szCs w:val="28"/>
              </w:rPr>
              <w:t>Dataset construction; continue reporting of all filters and reads filtered</w:t>
            </w:r>
          </w:p>
        </w:tc>
      </w:tr>
      <w:tr w:rsidR="006A6885" w:rsidRPr="006A6885" w14:paraId="6F9F2CD8" w14:textId="77777777" w:rsidTr="00B80623">
        <w:trPr>
          <w:trHeight w:val="576"/>
        </w:trPr>
        <w:tc>
          <w:tcPr>
            <w:tcW w:w="1345" w:type="dxa"/>
            <w:vAlign w:val="center"/>
          </w:tcPr>
          <w:p w14:paraId="636C863F"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2816" behindDoc="1" locked="0" layoutInCell="1" allowOverlap="1" wp14:anchorId="475F6084" wp14:editId="3106859D">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7CF77"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5671BB7" w14:textId="77777777" w:rsidR="006A6885" w:rsidRPr="006A6885" w:rsidRDefault="006A6885" w:rsidP="006A6885">
            <w:pPr>
              <w:spacing w:after="160" w:line="259" w:lineRule="auto"/>
              <w:rPr>
                <w:sz w:val="28"/>
                <w:szCs w:val="28"/>
              </w:rPr>
            </w:pPr>
            <w:r w:rsidRPr="006A6885">
              <w:rPr>
                <w:sz w:val="28"/>
                <w:szCs w:val="28"/>
              </w:rPr>
              <w:t>Data analysis and parameter estimation</w:t>
            </w:r>
          </w:p>
        </w:tc>
      </w:tr>
      <w:tr w:rsidR="006A6885" w:rsidRPr="006A6885" w14:paraId="432115DF" w14:textId="77777777" w:rsidTr="00B80623">
        <w:trPr>
          <w:trHeight w:val="576"/>
        </w:trPr>
        <w:tc>
          <w:tcPr>
            <w:tcW w:w="1345" w:type="dxa"/>
            <w:vAlign w:val="center"/>
          </w:tcPr>
          <w:p w14:paraId="488853DA" w14:textId="77777777" w:rsidR="006A6885" w:rsidRPr="006A6885" w:rsidRDefault="006A6885" w:rsidP="006A6885">
            <w:pPr>
              <w:spacing w:after="160" w:line="259" w:lineRule="auto"/>
              <w:jc w:val="center"/>
              <w:rPr>
                <w:noProof/>
              </w:rPr>
            </w:pPr>
          </w:p>
        </w:tc>
        <w:tc>
          <w:tcPr>
            <w:tcW w:w="8190" w:type="dxa"/>
            <w:vAlign w:val="center"/>
          </w:tcPr>
          <w:p w14:paraId="3105B5E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86912" behindDoc="1" locked="0" layoutInCell="1" allowOverlap="1" wp14:anchorId="6240B3D2" wp14:editId="673F6C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7ADA4"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effects of filters on parameters/questions of interest</w:t>
            </w:r>
          </w:p>
        </w:tc>
      </w:tr>
      <w:tr w:rsidR="006A6885" w:rsidRPr="006A6885" w14:paraId="36BC6DC1" w14:textId="77777777" w:rsidTr="00B80623">
        <w:trPr>
          <w:trHeight w:val="576"/>
        </w:trPr>
        <w:tc>
          <w:tcPr>
            <w:tcW w:w="1345" w:type="dxa"/>
            <w:vAlign w:val="center"/>
          </w:tcPr>
          <w:p w14:paraId="6750DE81"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3840" behindDoc="1" locked="0" layoutInCell="1" allowOverlap="1" wp14:anchorId="073956E9" wp14:editId="3DC7DA3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DF8C"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474FA8B" w14:textId="77777777" w:rsidR="006A6885" w:rsidRPr="006A6885" w:rsidRDefault="006A6885" w:rsidP="006A6885">
            <w:pPr>
              <w:spacing w:after="160" w:line="259" w:lineRule="auto"/>
              <w:rPr>
                <w:sz w:val="28"/>
                <w:szCs w:val="28"/>
              </w:rPr>
            </w:pPr>
            <w:r w:rsidRPr="006A6885">
              <w:rPr>
                <w:sz w:val="28"/>
                <w:szCs w:val="28"/>
              </w:rPr>
              <w:t>Perform re-filtering and/or re-sequencing if necessary</w:t>
            </w:r>
          </w:p>
        </w:tc>
      </w:tr>
      <w:tr w:rsidR="006A6885" w:rsidRPr="006A6885" w14:paraId="49133B12" w14:textId="77777777" w:rsidTr="00B80623">
        <w:trPr>
          <w:trHeight w:val="576"/>
        </w:trPr>
        <w:tc>
          <w:tcPr>
            <w:tcW w:w="1345" w:type="dxa"/>
            <w:vAlign w:val="center"/>
          </w:tcPr>
          <w:p w14:paraId="75CB54FC"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4864" behindDoc="1" locked="0" layoutInCell="1" allowOverlap="1" wp14:anchorId="370C862B" wp14:editId="7683ECF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4DB45"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4883984" w14:textId="77777777" w:rsidR="006A6885" w:rsidRPr="006A6885" w:rsidRDefault="006A6885" w:rsidP="006A6885">
            <w:pPr>
              <w:spacing w:after="160" w:line="259" w:lineRule="auto"/>
              <w:rPr>
                <w:sz w:val="28"/>
                <w:szCs w:val="28"/>
              </w:rPr>
            </w:pPr>
            <w:r w:rsidRPr="006A6885">
              <w:rPr>
                <w:sz w:val="28"/>
                <w:szCs w:val="28"/>
              </w:rPr>
              <w:t>Final filter recording (report reads, loci, individuals lost at each step)</w:t>
            </w:r>
          </w:p>
        </w:tc>
      </w:tr>
      <w:tr w:rsidR="006A6885" w:rsidRPr="006A6885" w14:paraId="28619A8C" w14:textId="77777777" w:rsidTr="00B80623">
        <w:trPr>
          <w:trHeight w:val="576"/>
        </w:trPr>
        <w:tc>
          <w:tcPr>
            <w:tcW w:w="1345" w:type="dxa"/>
            <w:vAlign w:val="center"/>
          </w:tcPr>
          <w:p w14:paraId="01CDEB4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5888" behindDoc="1" locked="0" layoutInCell="1" allowOverlap="1" wp14:anchorId="3E25EB23" wp14:editId="4FBA74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EEA6"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3C785B7" w14:textId="77777777" w:rsidR="006A6885" w:rsidRPr="006A6885" w:rsidRDefault="006A6885" w:rsidP="006A6885">
            <w:pPr>
              <w:spacing w:after="160" w:line="259" w:lineRule="auto"/>
              <w:rPr>
                <w:sz w:val="28"/>
                <w:szCs w:val="28"/>
              </w:rPr>
            </w:pPr>
            <w:r w:rsidRPr="006A6885">
              <w:rPr>
                <w:sz w:val="28"/>
                <w:szCs w:val="28"/>
              </w:rPr>
              <w:t>Archive all filtered data sets as VCF files</w:t>
            </w:r>
          </w:p>
        </w:tc>
      </w:tr>
    </w:tbl>
    <w:p w14:paraId="361B4F59" w14:textId="77777777" w:rsidR="006A6885" w:rsidRDefault="006A6885" w:rsidP="00367E56">
      <w:pPr>
        <w:ind w:firstLine="0"/>
        <w:sectPr w:rsidR="006A6885" w:rsidSect="006A6885">
          <w:footerReference w:type="default" r:id="rId16"/>
          <w:footerReference w:type="first" r:id="rId17"/>
          <w:type w:val="continuous"/>
          <w:pgSz w:w="12240" w:h="15840"/>
          <w:pgMar w:top="1440" w:right="1440" w:bottom="1440" w:left="1440" w:header="720" w:footer="720" w:gutter="0"/>
          <w:lnNumType w:countBy="1" w:restart="continuous"/>
          <w:pgNumType w:start="0"/>
          <w:cols w:space="720"/>
          <w:titlePg/>
          <w:docGrid w:linePitch="326"/>
        </w:sectPr>
      </w:pPr>
    </w:p>
    <w:p w14:paraId="6A806A96" w14:textId="77777777" w:rsidR="00367E56" w:rsidRDefault="00367E56" w:rsidP="00367E56">
      <w:pPr>
        <w:ind w:firstLine="0"/>
        <w:sectPr w:rsidR="00367E56" w:rsidSect="006A6885">
          <w:pgSz w:w="12240" w:h="15840"/>
          <w:pgMar w:top="1440" w:right="1440" w:bottom="1440" w:left="1440" w:header="720" w:footer="720" w:gutter="0"/>
          <w:lnNumType w:countBy="1" w:restart="continuous"/>
          <w:pgNumType w:start="0"/>
          <w:cols w:space="720"/>
          <w:titlePg/>
          <w:docGrid w:linePitch="326"/>
        </w:sectPr>
      </w:pPr>
    </w:p>
    <w:p w14:paraId="5B85E431" w14:textId="77777777" w:rsidR="00367E56" w:rsidRPr="00912A39" w:rsidRDefault="00367E56" w:rsidP="00367E56">
      <w:pPr>
        <w:ind w:firstLine="0"/>
      </w:pPr>
      <w:r w:rsidRPr="00597E1F">
        <w:rPr>
          <w:b/>
          <w:bCs/>
        </w:rPr>
        <w:lastRenderedPageBreak/>
        <w:t>Table 1:</w:t>
      </w:r>
      <w:r>
        <w:rPr>
          <w:b/>
          <w:bCs/>
        </w:rPr>
        <w:t xml:space="preserve"> </w:t>
      </w:r>
      <w:r>
        <w:t xml:space="preserve">Extensive list of the different types of filters available for genomic sequencing data. We briefly describe the type of filtering performed and the approximate stages of a data filtering pipeline that each filtering step would occur where: </w:t>
      </w:r>
      <w:r>
        <w:rPr>
          <w:i/>
          <w:iCs/>
        </w:rPr>
        <w:t>i</w:t>
      </w:r>
      <w:r>
        <w:t xml:space="preserve"> = sequence QC (Quality control), </w:t>
      </w:r>
      <w:r w:rsidRPr="00116499">
        <w:rPr>
          <w:i/>
          <w:iCs/>
        </w:rPr>
        <w:t>ii</w:t>
      </w:r>
      <w:r>
        <w:t xml:space="preserve">= alignment to a reference, </w:t>
      </w:r>
      <w:r w:rsidRPr="00116499">
        <w:rPr>
          <w:i/>
          <w:iCs/>
        </w:rPr>
        <w:t>iii</w:t>
      </w:r>
      <w:r>
        <w:t xml:space="preserve"> = variant discovery, and </w:t>
      </w:r>
      <w:r w:rsidRPr="00116499">
        <w:rPr>
          <w:i/>
          <w:iCs/>
        </w:rPr>
        <w:t>iv</w:t>
      </w:r>
      <w:r>
        <w:t xml:space="preserve"> = data analysis. Note that stages </w:t>
      </w:r>
      <w:r>
        <w:rPr>
          <w:i/>
          <w:iCs/>
        </w:rPr>
        <w:t xml:space="preserve">i </w:t>
      </w:r>
      <w:r>
        <w:t xml:space="preserve">and </w:t>
      </w:r>
      <w:r>
        <w:rPr>
          <w:i/>
          <w:iCs/>
        </w:rPr>
        <w:t xml:space="preserve">ii </w:t>
      </w:r>
      <w:r>
        <w:t xml:space="preserve">constitute pre-variant filtering and stages </w:t>
      </w:r>
      <w:r>
        <w:rPr>
          <w:i/>
          <w:iCs/>
        </w:rPr>
        <w:t xml:space="preserve">iii </w:t>
      </w:r>
      <w:r>
        <w:t xml:space="preserve">and </w:t>
      </w:r>
      <w:r>
        <w:rPr>
          <w:i/>
          <w:iCs/>
        </w:rPr>
        <w:t>iv</w:t>
      </w:r>
      <w:r>
        <w:t xml:space="preserve"> constitute post-variant filtering.</w:t>
      </w:r>
    </w:p>
    <w:tbl>
      <w:tblPr>
        <w:tblW w:w="13405" w:type="dxa"/>
        <w:tblLook w:val="04A0" w:firstRow="1" w:lastRow="0" w:firstColumn="1" w:lastColumn="0" w:noHBand="0" w:noVBand="1"/>
      </w:tblPr>
      <w:tblGrid>
        <w:gridCol w:w="3325"/>
        <w:gridCol w:w="900"/>
        <w:gridCol w:w="9180"/>
      </w:tblGrid>
      <w:tr w:rsidR="006A6885" w:rsidRPr="006A6885" w14:paraId="7E935538" w14:textId="77777777" w:rsidTr="00B80623">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85B772" w14:textId="77777777" w:rsidR="006A6885" w:rsidRPr="006A6885" w:rsidRDefault="006A6885" w:rsidP="006A6885">
            <w:pPr>
              <w:spacing w:before="0" w:after="0" w:line="240" w:lineRule="auto"/>
              <w:ind w:firstLine="0"/>
              <w:rPr>
                <w:color w:val="000000"/>
                <w:sz w:val="28"/>
                <w:szCs w:val="28"/>
              </w:rPr>
            </w:pPr>
            <w:r w:rsidRPr="006A6885">
              <w:rPr>
                <w:b/>
                <w:bCs/>
                <w:color w:val="000000"/>
                <w:sz w:val="28"/>
                <w:szCs w:val="28"/>
              </w:rPr>
              <w:t>Filter</w:t>
            </w:r>
          </w:p>
        </w:tc>
        <w:tc>
          <w:tcPr>
            <w:tcW w:w="90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6EDB6F92"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Stage</w:t>
            </w:r>
          </w:p>
        </w:tc>
        <w:tc>
          <w:tcPr>
            <w:tcW w:w="918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7354281A"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Description</w:t>
            </w:r>
          </w:p>
        </w:tc>
      </w:tr>
      <w:tr w:rsidR="006A6885" w:rsidRPr="006A6885" w14:paraId="6051F4E4"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539353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Base quality scores</w:t>
            </w:r>
          </w:p>
        </w:tc>
        <w:tc>
          <w:tcPr>
            <w:tcW w:w="900" w:type="dxa"/>
            <w:tcBorders>
              <w:top w:val="nil"/>
              <w:left w:val="nil"/>
              <w:bottom w:val="single" w:sz="4" w:space="0" w:color="000000"/>
              <w:right w:val="single" w:sz="4" w:space="0" w:color="000000"/>
            </w:tcBorders>
            <w:shd w:val="clear" w:color="auto" w:fill="auto"/>
          </w:tcPr>
          <w:p w14:paraId="2EBB39CD"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w:t>
            </w:r>
          </w:p>
        </w:tc>
        <w:tc>
          <w:tcPr>
            <w:tcW w:w="9180" w:type="dxa"/>
            <w:tcBorders>
              <w:top w:val="nil"/>
              <w:left w:val="nil"/>
              <w:bottom w:val="single" w:sz="4" w:space="0" w:color="000000"/>
              <w:right w:val="single" w:sz="4" w:space="0" w:color="000000"/>
            </w:tcBorders>
            <w:shd w:val="clear" w:color="auto" w:fill="auto"/>
            <w:hideMark/>
          </w:tcPr>
          <w:p w14:paraId="5FA5379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many poor-quality (likely mis-read) bases.</w:t>
            </w:r>
          </w:p>
        </w:tc>
      </w:tr>
      <w:tr w:rsidR="006A6885" w:rsidRPr="006A6885" w14:paraId="2E3AD7B7"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32CBD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Poly-G tails</w:t>
            </w:r>
          </w:p>
        </w:tc>
        <w:tc>
          <w:tcPr>
            <w:tcW w:w="900" w:type="dxa"/>
            <w:tcBorders>
              <w:top w:val="nil"/>
              <w:left w:val="nil"/>
              <w:bottom w:val="single" w:sz="4" w:space="0" w:color="000000"/>
              <w:right w:val="single" w:sz="4" w:space="0" w:color="000000"/>
            </w:tcBorders>
            <w:shd w:val="clear" w:color="auto" w:fill="auto"/>
          </w:tcPr>
          <w:p w14:paraId="26745595"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w:t>
            </w:r>
          </w:p>
        </w:tc>
        <w:tc>
          <w:tcPr>
            <w:tcW w:w="9180" w:type="dxa"/>
            <w:tcBorders>
              <w:top w:val="nil"/>
              <w:left w:val="nil"/>
              <w:bottom w:val="single" w:sz="4" w:space="0" w:color="000000"/>
              <w:right w:val="single" w:sz="4" w:space="0" w:color="000000"/>
            </w:tcBorders>
            <w:shd w:val="clear" w:color="auto" w:fill="auto"/>
            <w:hideMark/>
          </w:tcPr>
          <w:p w14:paraId="58040B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spurious guanines (“G”s) that can be added to the ends of reads on certain sequencing platforms. </w:t>
            </w:r>
          </w:p>
        </w:tc>
      </w:tr>
      <w:tr w:rsidR="006A6885" w:rsidRPr="006A6885" w14:paraId="764BEAE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22725EA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trimming</w:t>
            </w:r>
          </w:p>
        </w:tc>
        <w:tc>
          <w:tcPr>
            <w:tcW w:w="900" w:type="dxa"/>
            <w:tcBorders>
              <w:top w:val="nil"/>
              <w:left w:val="nil"/>
              <w:bottom w:val="single" w:sz="4" w:space="0" w:color="000000"/>
              <w:right w:val="single" w:sz="4" w:space="0" w:color="000000"/>
            </w:tcBorders>
            <w:shd w:val="clear" w:color="auto" w:fill="auto"/>
          </w:tcPr>
          <w:p w14:paraId="18A4DD1F"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w:t>
            </w:r>
          </w:p>
        </w:tc>
        <w:tc>
          <w:tcPr>
            <w:tcW w:w="9180" w:type="dxa"/>
            <w:tcBorders>
              <w:top w:val="nil"/>
              <w:left w:val="nil"/>
              <w:bottom w:val="single" w:sz="4" w:space="0" w:color="000000"/>
              <w:right w:val="single" w:sz="4" w:space="0" w:color="000000"/>
            </w:tcBorders>
            <w:shd w:val="clear" w:color="auto" w:fill="auto"/>
            <w:hideMark/>
          </w:tcPr>
          <w:p w14:paraId="07C39C3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adapter, barcode, or cut-site sequences from the reads.</w:t>
            </w:r>
          </w:p>
        </w:tc>
      </w:tr>
      <w:tr w:rsidR="006A6885" w:rsidRPr="006A6885" w14:paraId="246C8FC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97F775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mismatches</w:t>
            </w:r>
          </w:p>
        </w:tc>
        <w:tc>
          <w:tcPr>
            <w:tcW w:w="900" w:type="dxa"/>
            <w:tcBorders>
              <w:top w:val="nil"/>
              <w:left w:val="nil"/>
              <w:bottom w:val="single" w:sz="4" w:space="0" w:color="000000"/>
              <w:right w:val="single" w:sz="4" w:space="0" w:color="000000"/>
            </w:tcBorders>
            <w:shd w:val="clear" w:color="auto" w:fill="auto"/>
          </w:tcPr>
          <w:p w14:paraId="0A12DD5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w:t>
            </w:r>
          </w:p>
        </w:tc>
        <w:tc>
          <w:tcPr>
            <w:tcW w:w="9180" w:type="dxa"/>
            <w:tcBorders>
              <w:top w:val="nil"/>
              <w:left w:val="nil"/>
              <w:bottom w:val="single" w:sz="4" w:space="0" w:color="000000"/>
              <w:right w:val="single" w:sz="4" w:space="0" w:color="000000"/>
            </w:tcBorders>
            <w:shd w:val="clear" w:color="auto" w:fill="auto"/>
            <w:hideMark/>
          </w:tcPr>
          <w:p w14:paraId="10C3039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mismatches in the adapter, barcode, or cut-site sequences.</w:t>
            </w:r>
          </w:p>
        </w:tc>
      </w:tr>
      <w:tr w:rsidR="006A6885" w:rsidRPr="006A6885" w14:paraId="141A0ACF"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3D52879" w14:textId="73FE1DB9" w:rsidR="006A6885" w:rsidRPr="006A6885" w:rsidRDefault="00DA726A" w:rsidP="006A6885">
            <w:pPr>
              <w:spacing w:before="0" w:after="0" w:line="240" w:lineRule="auto"/>
              <w:ind w:firstLine="0"/>
              <w:rPr>
                <w:color w:val="000000"/>
                <w:sz w:val="22"/>
                <w:szCs w:val="22"/>
              </w:rPr>
            </w:pPr>
            <w:r>
              <w:rPr>
                <w:color w:val="000000"/>
                <w:sz w:val="22"/>
                <w:szCs w:val="22"/>
              </w:rPr>
              <w:t xml:space="preserve">Read </w:t>
            </w:r>
            <w:r w:rsidR="006A6885" w:rsidRPr="006A6885">
              <w:rPr>
                <w:color w:val="000000"/>
                <w:sz w:val="22"/>
                <w:szCs w:val="22"/>
              </w:rPr>
              <w:t>K-mer distribution</w:t>
            </w:r>
          </w:p>
        </w:tc>
        <w:tc>
          <w:tcPr>
            <w:tcW w:w="900" w:type="dxa"/>
            <w:tcBorders>
              <w:top w:val="nil"/>
              <w:left w:val="nil"/>
              <w:bottom w:val="single" w:sz="4" w:space="0" w:color="000000"/>
              <w:right w:val="single" w:sz="4" w:space="0" w:color="000000"/>
            </w:tcBorders>
            <w:shd w:val="clear" w:color="auto" w:fill="auto"/>
          </w:tcPr>
          <w:p w14:paraId="537E9FF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 ii</w:t>
            </w:r>
          </w:p>
        </w:tc>
        <w:tc>
          <w:tcPr>
            <w:tcW w:w="9180" w:type="dxa"/>
            <w:tcBorders>
              <w:top w:val="nil"/>
              <w:left w:val="nil"/>
              <w:bottom w:val="single" w:sz="4" w:space="0" w:color="000000"/>
              <w:right w:val="single" w:sz="4" w:space="0" w:color="000000"/>
            </w:tcBorders>
            <w:shd w:val="clear" w:color="auto" w:fill="auto"/>
            <w:hideMark/>
          </w:tcPr>
          <w:p w14:paraId="3BCBCA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too many very common or rare runs of base-pairs (K-mers).</w:t>
            </w:r>
          </w:p>
        </w:tc>
      </w:tr>
      <w:tr w:rsidR="006A6885" w:rsidRPr="006A6885" w14:paraId="3620243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61D64B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Technical/PCR duplicates</w:t>
            </w:r>
          </w:p>
        </w:tc>
        <w:tc>
          <w:tcPr>
            <w:tcW w:w="900" w:type="dxa"/>
            <w:tcBorders>
              <w:top w:val="nil"/>
              <w:left w:val="nil"/>
              <w:bottom w:val="single" w:sz="4" w:space="0" w:color="000000"/>
              <w:right w:val="single" w:sz="4" w:space="0" w:color="000000"/>
            </w:tcBorders>
            <w:shd w:val="clear" w:color="auto" w:fill="auto"/>
          </w:tcPr>
          <w:p w14:paraId="70AD9F30"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 ii</w:t>
            </w:r>
          </w:p>
        </w:tc>
        <w:tc>
          <w:tcPr>
            <w:tcW w:w="9180" w:type="dxa"/>
            <w:tcBorders>
              <w:top w:val="nil"/>
              <w:left w:val="nil"/>
              <w:bottom w:val="single" w:sz="4" w:space="0" w:color="000000"/>
              <w:right w:val="single" w:sz="4" w:space="0" w:color="000000"/>
            </w:tcBorders>
            <w:shd w:val="clear" w:color="auto" w:fill="auto"/>
            <w:hideMark/>
          </w:tcPr>
          <w:p w14:paraId="4FC0E50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Thinning of technical or PCR duplicates down to a single representative read.</w:t>
            </w:r>
          </w:p>
        </w:tc>
      </w:tr>
      <w:tr w:rsidR="006A6885" w:rsidRPr="006A6885" w14:paraId="05A95BAA" w14:textId="77777777" w:rsidTr="00B80623">
        <w:trPr>
          <w:trHeight w:val="629"/>
        </w:trPr>
        <w:tc>
          <w:tcPr>
            <w:tcW w:w="3325" w:type="dxa"/>
            <w:tcBorders>
              <w:top w:val="nil"/>
              <w:left w:val="single" w:sz="4" w:space="0" w:color="000000"/>
              <w:bottom w:val="single" w:sz="4" w:space="0" w:color="000000"/>
              <w:right w:val="single" w:sz="4" w:space="0" w:color="000000"/>
            </w:tcBorders>
            <w:shd w:val="clear" w:color="auto" w:fill="auto"/>
            <w:hideMark/>
          </w:tcPr>
          <w:p w14:paraId="0A1A8C4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Alignment/Mapping scores</w:t>
            </w:r>
          </w:p>
        </w:tc>
        <w:tc>
          <w:tcPr>
            <w:tcW w:w="900" w:type="dxa"/>
            <w:tcBorders>
              <w:top w:val="nil"/>
              <w:left w:val="nil"/>
              <w:bottom w:val="single" w:sz="4" w:space="0" w:color="000000"/>
              <w:right w:val="single" w:sz="4" w:space="0" w:color="000000"/>
            </w:tcBorders>
            <w:shd w:val="clear" w:color="auto" w:fill="auto"/>
          </w:tcPr>
          <w:p w14:paraId="3783628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66758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that have poor mapping scores.</w:t>
            </w:r>
          </w:p>
        </w:tc>
      </w:tr>
      <w:tr w:rsidR="006A6885" w:rsidRPr="006A6885" w14:paraId="2869EBA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D2E4F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Improperly paired reads (orientation and distance)</w:t>
            </w:r>
          </w:p>
        </w:tc>
        <w:tc>
          <w:tcPr>
            <w:tcW w:w="900" w:type="dxa"/>
            <w:tcBorders>
              <w:top w:val="nil"/>
              <w:left w:val="nil"/>
              <w:bottom w:val="single" w:sz="4" w:space="0" w:color="000000"/>
              <w:right w:val="single" w:sz="4" w:space="0" w:color="000000"/>
            </w:tcBorders>
            <w:shd w:val="clear" w:color="auto" w:fill="auto"/>
          </w:tcPr>
          <w:p w14:paraId="049B1B0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D67F68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paired-reads that are improperly paired (too far apart or incorrectly oriented)</w:t>
            </w:r>
          </w:p>
        </w:tc>
      </w:tr>
      <w:tr w:rsidR="006A6885" w:rsidRPr="006A6885" w14:paraId="45B0451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282C94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Stack depth of coverage</w:t>
            </w:r>
          </w:p>
        </w:tc>
        <w:tc>
          <w:tcPr>
            <w:tcW w:w="900" w:type="dxa"/>
            <w:tcBorders>
              <w:top w:val="nil"/>
              <w:left w:val="nil"/>
              <w:bottom w:val="single" w:sz="4" w:space="0" w:color="000000"/>
              <w:right w:val="single" w:sz="4" w:space="0" w:color="000000"/>
            </w:tcBorders>
            <w:shd w:val="clear" w:color="auto" w:fill="auto"/>
          </w:tcPr>
          <w:p w14:paraId="6E71621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0ECC10E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low of a sequencing depth across samples.</w:t>
            </w:r>
          </w:p>
        </w:tc>
      </w:tr>
      <w:tr w:rsidR="006A6885" w:rsidRPr="006A6885" w14:paraId="0256D450" w14:textId="77777777" w:rsidTr="00B80623">
        <w:trPr>
          <w:trHeight w:val="638"/>
        </w:trPr>
        <w:tc>
          <w:tcPr>
            <w:tcW w:w="3325" w:type="dxa"/>
            <w:tcBorders>
              <w:top w:val="nil"/>
              <w:left w:val="single" w:sz="4" w:space="0" w:color="000000"/>
              <w:bottom w:val="single" w:sz="4" w:space="0" w:color="000000"/>
              <w:right w:val="single" w:sz="4" w:space="0" w:color="000000"/>
            </w:tcBorders>
            <w:shd w:val="clear" w:color="auto" w:fill="auto"/>
            <w:hideMark/>
          </w:tcPr>
          <w:p w14:paraId="1657ED9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Stack mismatches</w:t>
            </w:r>
          </w:p>
        </w:tc>
        <w:tc>
          <w:tcPr>
            <w:tcW w:w="900" w:type="dxa"/>
            <w:tcBorders>
              <w:top w:val="nil"/>
              <w:left w:val="nil"/>
              <w:bottom w:val="single" w:sz="4" w:space="0" w:color="000000"/>
              <w:right w:val="single" w:sz="4" w:space="0" w:color="000000"/>
            </w:tcBorders>
            <w:shd w:val="clear" w:color="auto" w:fill="auto"/>
          </w:tcPr>
          <w:p w14:paraId="46423FA0"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768FB67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many mismatched base-pairs across samples.</w:t>
            </w:r>
          </w:p>
        </w:tc>
      </w:tr>
      <w:tr w:rsidR="006A6885" w:rsidRPr="006A6885" w14:paraId="499AAFD4" w14:textId="77777777" w:rsidTr="00B80623">
        <w:trPr>
          <w:trHeight w:val="710"/>
        </w:trPr>
        <w:tc>
          <w:tcPr>
            <w:tcW w:w="3325" w:type="dxa"/>
            <w:tcBorders>
              <w:top w:val="nil"/>
              <w:left w:val="single" w:sz="4" w:space="0" w:color="000000"/>
              <w:bottom w:val="single" w:sz="4" w:space="0" w:color="000000"/>
              <w:right w:val="single" w:sz="4" w:space="0" w:color="000000"/>
            </w:tcBorders>
            <w:shd w:val="clear" w:color="auto" w:fill="auto"/>
            <w:hideMark/>
          </w:tcPr>
          <w:p w14:paraId="581BAA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Number of Alleles</w:t>
            </w:r>
          </w:p>
        </w:tc>
        <w:tc>
          <w:tcPr>
            <w:tcW w:w="900" w:type="dxa"/>
            <w:tcBorders>
              <w:top w:val="nil"/>
              <w:left w:val="nil"/>
              <w:bottom w:val="single" w:sz="4" w:space="0" w:color="000000"/>
              <w:right w:val="single" w:sz="4" w:space="0" w:color="000000"/>
            </w:tcBorders>
            <w:shd w:val="clear" w:color="auto" w:fill="auto"/>
          </w:tcPr>
          <w:p w14:paraId="386E74E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w:t>
            </w:r>
          </w:p>
        </w:tc>
        <w:tc>
          <w:tcPr>
            <w:tcW w:w="9180" w:type="dxa"/>
            <w:tcBorders>
              <w:top w:val="nil"/>
              <w:left w:val="nil"/>
              <w:bottom w:val="single" w:sz="4" w:space="0" w:color="000000"/>
              <w:right w:val="single" w:sz="4" w:space="0" w:color="000000"/>
            </w:tcBorders>
            <w:shd w:val="clear" w:color="auto" w:fill="auto"/>
            <w:hideMark/>
          </w:tcPr>
          <w:p w14:paraId="0086ACA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genotypes, haplotypes, or "stacks" with too many possible alleles. Usually for computational efficiency, but also to remove potential errors.</w:t>
            </w:r>
          </w:p>
        </w:tc>
      </w:tr>
      <w:tr w:rsidR="006A6885" w:rsidRPr="006A6885" w14:paraId="068EEE6E"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E58291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Low coverage/Quality by depth</w:t>
            </w:r>
          </w:p>
        </w:tc>
        <w:tc>
          <w:tcPr>
            <w:tcW w:w="900" w:type="dxa"/>
            <w:tcBorders>
              <w:top w:val="nil"/>
              <w:left w:val="nil"/>
              <w:bottom w:val="single" w:sz="4" w:space="0" w:color="000000"/>
              <w:right w:val="single" w:sz="4" w:space="0" w:color="000000"/>
            </w:tcBorders>
            <w:shd w:val="clear" w:color="auto" w:fill="auto"/>
          </w:tcPr>
          <w:p w14:paraId="272D2AD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0AD0C7D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that had poor coverage. Joint "Quality-by-depth" often alternatively used.</w:t>
            </w:r>
          </w:p>
        </w:tc>
      </w:tr>
      <w:tr w:rsidR="006A6885" w:rsidRPr="006A6885" w14:paraId="404BA900" w14:textId="77777777" w:rsidTr="00B80623">
        <w:trPr>
          <w:trHeight w:val="710"/>
        </w:trPr>
        <w:tc>
          <w:tcPr>
            <w:tcW w:w="3325" w:type="dxa"/>
            <w:tcBorders>
              <w:top w:val="nil"/>
              <w:left w:val="single" w:sz="4" w:space="0" w:color="000000"/>
              <w:bottom w:val="single" w:sz="4" w:space="0" w:color="000000"/>
              <w:right w:val="single" w:sz="4" w:space="0" w:color="000000"/>
            </w:tcBorders>
            <w:shd w:val="clear" w:color="auto" w:fill="auto"/>
            <w:noWrap/>
            <w:hideMark/>
          </w:tcPr>
          <w:p w14:paraId="345DA05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Genotype Quality/Confidence</w:t>
            </w:r>
          </w:p>
        </w:tc>
        <w:tc>
          <w:tcPr>
            <w:tcW w:w="900" w:type="dxa"/>
            <w:tcBorders>
              <w:top w:val="nil"/>
              <w:left w:val="nil"/>
              <w:bottom w:val="single" w:sz="4" w:space="0" w:color="000000"/>
              <w:right w:val="single" w:sz="4" w:space="0" w:color="000000"/>
            </w:tcBorders>
            <w:shd w:val="clear" w:color="auto" w:fill="auto"/>
          </w:tcPr>
          <w:p w14:paraId="06DD142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A5B013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individually called genotypes with poor genotyping confidence. Joint "Quality-by-depth" often alternatively or additionally used.</w:t>
            </w:r>
          </w:p>
        </w:tc>
      </w:tr>
      <w:tr w:rsidR="006A6885" w:rsidRPr="006A6885" w14:paraId="438260D3"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19F3A0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High coverage</w:t>
            </w:r>
          </w:p>
        </w:tc>
        <w:tc>
          <w:tcPr>
            <w:tcW w:w="900" w:type="dxa"/>
            <w:tcBorders>
              <w:top w:val="nil"/>
              <w:left w:val="nil"/>
              <w:bottom w:val="single" w:sz="4" w:space="0" w:color="000000"/>
              <w:right w:val="single" w:sz="4" w:space="0" w:color="000000"/>
            </w:tcBorders>
            <w:shd w:val="clear" w:color="auto" w:fill="auto"/>
          </w:tcPr>
          <w:p w14:paraId="4482980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11025AE" w14:textId="0D6FD4DF"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with very high coverage (usually indicating errors in the reference, paralogs</w:t>
            </w:r>
            <w:r w:rsidR="00DA726A">
              <w:rPr>
                <w:color w:val="000000"/>
                <w:sz w:val="22"/>
                <w:szCs w:val="22"/>
              </w:rPr>
              <w:t>,</w:t>
            </w:r>
            <w:r w:rsidRPr="006A6885">
              <w:rPr>
                <w:color w:val="000000"/>
                <w:sz w:val="22"/>
                <w:szCs w:val="22"/>
              </w:rPr>
              <w:t xml:space="preserve"> or copy-number variants, all of which require additional investigation).</w:t>
            </w:r>
          </w:p>
        </w:tc>
      </w:tr>
      <w:tr w:rsidR="006A6885" w:rsidRPr="006A6885" w14:paraId="26FF32C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BC9459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Insertion-deletions (Indels)</w:t>
            </w:r>
          </w:p>
        </w:tc>
        <w:tc>
          <w:tcPr>
            <w:tcW w:w="900" w:type="dxa"/>
            <w:tcBorders>
              <w:top w:val="nil"/>
              <w:left w:val="nil"/>
              <w:bottom w:val="single" w:sz="4" w:space="0" w:color="000000"/>
              <w:right w:val="single" w:sz="4" w:space="0" w:color="000000"/>
            </w:tcBorders>
            <w:shd w:val="clear" w:color="auto" w:fill="auto"/>
          </w:tcPr>
          <w:p w14:paraId="73804C08"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1BF1D18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insertions or deletions (indels), often required by many down-stream applications</w:t>
            </w:r>
          </w:p>
        </w:tc>
      </w:tr>
      <w:tr w:rsidR="006A6885" w:rsidRPr="006A6885" w14:paraId="44C2764D"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274BF2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Non-biallelic loci</w:t>
            </w:r>
          </w:p>
        </w:tc>
        <w:tc>
          <w:tcPr>
            <w:tcW w:w="900" w:type="dxa"/>
            <w:tcBorders>
              <w:top w:val="nil"/>
              <w:left w:val="nil"/>
              <w:bottom w:val="single" w:sz="4" w:space="0" w:color="000000"/>
              <w:right w:val="single" w:sz="4" w:space="0" w:color="000000"/>
            </w:tcBorders>
            <w:shd w:val="clear" w:color="auto" w:fill="auto"/>
          </w:tcPr>
          <w:p w14:paraId="27989787"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23F9E49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non-biallelic loci (</w:t>
            </w:r>
            <w:r w:rsidRPr="006A6885">
              <w:rPr>
                <w:i/>
                <w:iCs/>
                <w:color w:val="000000"/>
                <w:sz w:val="22"/>
                <w:szCs w:val="22"/>
              </w:rPr>
              <w:t>e.g.</w:t>
            </w:r>
            <w:r w:rsidRPr="006A6885">
              <w:rPr>
                <w:color w:val="000000"/>
                <w:sz w:val="22"/>
                <w:szCs w:val="22"/>
              </w:rPr>
              <w:t>, monomorphic or tri-allelic SNPs); required by many down-stream applications.</w:t>
            </w:r>
          </w:p>
        </w:tc>
      </w:tr>
      <w:tr w:rsidR="006A6885" w:rsidRPr="006A6885" w14:paraId="71366A3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34149D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Allow/deny listed variants</w:t>
            </w:r>
          </w:p>
        </w:tc>
        <w:tc>
          <w:tcPr>
            <w:tcW w:w="900" w:type="dxa"/>
            <w:tcBorders>
              <w:top w:val="nil"/>
              <w:left w:val="nil"/>
              <w:bottom w:val="single" w:sz="4" w:space="0" w:color="000000"/>
              <w:right w:val="single" w:sz="4" w:space="0" w:color="000000"/>
            </w:tcBorders>
            <w:shd w:val="clear" w:color="auto" w:fill="auto"/>
          </w:tcPr>
          <w:p w14:paraId="2ABA2C66"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43460B9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or inclusion of variants from pre-defined loci. Common for methods that target specific loci but may also sequence some additional off-target loci or where specific variants are known to be problematic.</w:t>
            </w:r>
          </w:p>
        </w:tc>
      </w:tr>
      <w:tr w:rsidR="006A6885" w:rsidRPr="006A6885" w14:paraId="3FD3B70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F9627E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Variant Read Position</w:t>
            </w:r>
          </w:p>
        </w:tc>
        <w:tc>
          <w:tcPr>
            <w:tcW w:w="900" w:type="dxa"/>
            <w:tcBorders>
              <w:top w:val="nil"/>
              <w:left w:val="nil"/>
              <w:bottom w:val="single" w:sz="4" w:space="0" w:color="000000"/>
              <w:right w:val="single" w:sz="4" w:space="0" w:color="000000"/>
            </w:tcBorders>
            <w:shd w:val="clear" w:color="auto" w:fill="auto"/>
          </w:tcPr>
          <w:p w14:paraId="4E84E9D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5C0B7D5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variants that tend to occur in biased positions on shotgun-sequenced reads.</w:t>
            </w:r>
          </w:p>
        </w:tc>
      </w:tr>
      <w:tr w:rsidR="006A6885" w:rsidRPr="006A6885" w14:paraId="7DDB0FFD"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821C4F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individual</w:t>
            </w:r>
          </w:p>
        </w:tc>
        <w:tc>
          <w:tcPr>
            <w:tcW w:w="900" w:type="dxa"/>
            <w:tcBorders>
              <w:top w:val="nil"/>
              <w:left w:val="nil"/>
              <w:bottom w:val="single" w:sz="4" w:space="0" w:color="000000"/>
              <w:right w:val="single" w:sz="4" w:space="0" w:color="000000"/>
            </w:tcBorders>
            <w:shd w:val="clear" w:color="auto" w:fill="auto"/>
          </w:tcPr>
          <w:p w14:paraId="028DF267"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 xml:space="preserve">iii, iv </w:t>
            </w:r>
          </w:p>
        </w:tc>
        <w:tc>
          <w:tcPr>
            <w:tcW w:w="9180" w:type="dxa"/>
            <w:tcBorders>
              <w:top w:val="nil"/>
              <w:left w:val="nil"/>
              <w:bottom w:val="single" w:sz="4" w:space="0" w:color="000000"/>
              <w:right w:val="single" w:sz="4" w:space="0" w:color="000000"/>
            </w:tcBorders>
            <w:shd w:val="clear" w:color="auto" w:fill="auto"/>
            <w:hideMark/>
          </w:tcPr>
          <w:p w14:paraId="1A99158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individuals with called genotypes at too few loci.</w:t>
            </w:r>
          </w:p>
        </w:tc>
      </w:tr>
      <w:tr w:rsidR="006A6885" w:rsidRPr="006A6885" w14:paraId="33E5B764"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801661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locus</w:t>
            </w:r>
          </w:p>
        </w:tc>
        <w:tc>
          <w:tcPr>
            <w:tcW w:w="900" w:type="dxa"/>
            <w:tcBorders>
              <w:top w:val="nil"/>
              <w:left w:val="nil"/>
              <w:bottom w:val="single" w:sz="4" w:space="0" w:color="000000"/>
              <w:right w:val="single" w:sz="4" w:space="0" w:color="000000"/>
            </w:tcBorders>
            <w:shd w:val="clear" w:color="auto" w:fill="auto"/>
          </w:tcPr>
          <w:p w14:paraId="48B6E3C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2B4C946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called genotypes in too few individuals.</w:t>
            </w:r>
          </w:p>
        </w:tc>
      </w:tr>
      <w:tr w:rsidR="006A6885" w:rsidRPr="006A6885" w14:paraId="5BB692DC"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EB942D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frequency</w:t>
            </w:r>
          </w:p>
        </w:tc>
        <w:tc>
          <w:tcPr>
            <w:tcW w:w="900" w:type="dxa"/>
            <w:tcBorders>
              <w:top w:val="nil"/>
              <w:left w:val="nil"/>
              <w:bottom w:val="single" w:sz="4" w:space="0" w:color="000000"/>
              <w:right w:val="single" w:sz="4" w:space="0" w:color="000000"/>
            </w:tcBorders>
            <w:shd w:val="clear" w:color="auto" w:fill="auto"/>
          </w:tcPr>
          <w:p w14:paraId="7446A8F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55CE05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low minor allele frequencies.</w:t>
            </w:r>
          </w:p>
        </w:tc>
      </w:tr>
      <w:tr w:rsidR="006A6885" w:rsidRPr="006A6885" w14:paraId="443FC55C"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62CF01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count</w:t>
            </w:r>
          </w:p>
        </w:tc>
        <w:tc>
          <w:tcPr>
            <w:tcW w:w="900" w:type="dxa"/>
            <w:tcBorders>
              <w:top w:val="nil"/>
              <w:left w:val="nil"/>
              <w:bottom w:val="single" w:sz="4" w:space="0" w:color="000000"/>
              <w:right w:val="single" w:sz="4" w:space="0" w:color="000000"/>
            </w:tcBorders>
            <w:shd w:val="clear" w:color="auto" w:fill="auto"/>
          </w:tcPr>
          <w:p w14:paraId="0502967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4F532859"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a low count of the minor allele across samples.</w:t>
            </w:r>
          </w:p>
        </w:tc>
      </w:tr>
      <w:tr w:rsidR="006A6885" w:rsidRPr="006A6885" w14:paraId="45876F90"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D832AE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Hardy-Weinberg proportions</w:t>
            </w:r>
          </w:p>
        </w:tc>
        <w:tc>
          <w:tcPr>
            <w:tcW w:w="900" w:type="dxa"/>
            <w:tcBorders>
              <w:top w:val="nil"/>
              <w:left w:val="nil"/>
              <w:bottom w:val="single" w:sz="4" w:space="0" w:color="000000"/>
              <w:right w:val="single" w:sz="4" w:space="0" w:color="000000"/>
            </w:tcBorders>
            <w:shd w:val="clear" w:color="auto" w:fill="auto"/>
          </w:tcPr>
          <w:p w14:paraId="0C11702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1409582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significantly out of Hardy-Weinberg proportions.</w:t>
            </w:r>
          </w:p>
        </w:tc>
      </w:tr>
      <w:tr w:rsidR="006A6885" w:rsidRPr="006A6885" w14:paraId="38AF947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7CFC54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Strand Bias</w:t>
            </w:r>
          </w:p>
        </w:tc>
        <w:tc>
          <w:tcPr>
            <w:tcW w:w="900" w:type="dxa"/>
            <w:tcBorders>
              <w:top w:val="nil"/>
              <w:left w:val="nil"/>
              <w:bottom w:val="single" w:sz="4" w:space="0" w:color="000000"/>
              <w:right w:val="single" w:sz="4" w:space="0" w:color="000000"/>
            </w:tcBorders>
            <w:shd w:val="clear" w:color="auto" w:fill="auto"/>
          </w:tcPr>
          <w:p w14:paraId="78CFDFB9"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59C6BF8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where specific alleles are detected primarily on only the forward or reverse DNA strand.</w:t>
            </w:r>
          </w:p>
        </w:tc>
      </w:tr>
      <w:tr w:rsidR="006A6885" w:rsidRPr="006A6885" w14:paraId="0C7B4FA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2DF3F9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Copy number variation</w:t>
            </w:r>
          </w:p>
        </w:tc>
        <w:tc>
          <w:tcPr>
            <w:tcW w:w="900" w:type="dxa"/>
            <w:tcBorders>
              <w:top w:val="nil"/>
              <w:left w:val="nil"/>
              <w:bottom w:val="single" w:sz="4" w:space="0" w:color="000000"/>
              <w:right w:val="single" w:sz="4" w:space="0" w:color="000000"/>
            </w:tcBorders>
            <w:shd w:val="clear" w:color="auto" w:fill="auto"/>
          </w:tcPr>
          <w:p w14:paraId="099784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B2052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copy number variants. Often remain undiscovered.</w:t>
            </w:r>
          </w:p>
        </w:tc>
      </w:tr>
      <w:tr w:rsidR="006A6885" w:rsidRPr="006A6885" w14:paraId="46B8FD95"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1AB87E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Structural variants</w:t>
            </w:r>
          </w:p>
        </w:tc>
        <w:tc>
          <w:tcPr>
            <w:tcW w:w="900" w:type="dxa"/>
            <w:tcBorders>
              <w:top w:val="nil"/>
              <w:left w:val="nil"/>
              <w:bottom w:val="single" w:sz="4" w:space="0" w:color="000000"/>
              <w:right w:val="single" w:sz="4" w:space="0" w:color="000000"/>
            </w:tcBorders>
            <w:shd w:val="clear" w:color="auto" w:fill="auto"/>
          </w:tcPr>
          <w:p w14:paraId="5C8927F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CE3AF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structural variants, such as inversions. Often remain undiscovered.</w:t>
            </w:r>
          </w:p>
        </w:tc>
      </w:tr>
      <w:tr w:rsidR="006A6885" w:rsidRPr="006A6885" w14:paraId="0870F4E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1E50D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Sex-linked loci</w:t>
            </w:r>
          </w:p>
        </w:tc>
        <w:tc>
          <w:tcPr>
            <w:tcW w:w="900" w:type="dxa"/>
            <w:tcBorders>
              <w:top w:val="nil"/>
              <w:left w:val="nil"/>
              <w:bottom w:val="single" w:sz="4" w:space="0" w:color="000000"/>
              <w:right w:val="single" w:sz="4" w:space="0" w:color="000000"/>
            </w:tcBorders>
            <w:shd w:val="clear" w:color="auto" w:fill="auto"/>
          </w:tcPr>
          <w:p w14:paraId="0B44CA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69088F5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sex-linked loci, which may have biased statistical outcomes due to sex-specific sampling or behave in unexpected ways.</w:t>
            </w:r>
          </w:p>
        </w:tc>
      </w:tr>
      <w:tr w:rsidR="006A6885" w:rsidRPr="006A6885" w14:paraId="361A7B71"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06FD6A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Paralogs - allelic imbalance/depth/heterozygosity</w:t>
            </w:r>
          </w:p>
        </w:tc>
        <w:tc>
          <w:tcPr>
            <w:tcW w:w="900" w:type="dxa"/>
            <w:tcBorders>
              <w:top w:val="nil"/>
              <w:left w:val="nil"/>
              <w:bottom w:val="single" w:sz="4" w:space="0" w:color="000000"/>
              <w:right w:val="single" w:sz="4" w:space="0" w:color="000000"/>
            </w:tcBorders>
            <w:shd w:val="clear" w:color="auto" w:fill="auto"/>
          </w:tcPr>
          <w:p w14:paraId="0D8B6A6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 iv</w:t>
            </w:r>
          </w:p>
        </w:tc>
        <w:tc>
          <w:tcPr>
            <w:tcW w:w="9180" w:type="dxa"/>
            <w:tcBorders>
              <w:top w:val="nil"/>
              <w:left w:val="nil"/>
              <w:bottom w:val="single" w:sz="4" w:space="0" w:color="000000"/>
              <w:right w:val="single" w:sz="4" w:space="0" w:color="000000"/>
            </w:tcBorders>
            <w:shd w:val="clear" w:color="auto" w:fill="auto"/>
          </w:tcPr>
          <w:p w14:paraId="387D330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reads aligned to paralagous loci, where for recent paralogs it can be unclear from which of the gene copies the read was sequenced. Additional analyses are required. </w:t>
            </w:r>
          </w:p>
        </w:tc>
      </w:tr>
      <w:tr w:rsidR="006A6885" w:rsidRPr="006A6885" w14:paraId="483E873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30FE5BD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Mislabeling/Contamination</w:t>
            </w:r>
          </w:p>
        </w:tc>
        <w:tc>
          <w:tcPr>
            <w:tcW w:w="900" w:type="dxa"/>
            <w:tcBorders>
              <w:top w:val="nil"/>
              <w:left w:val="nil"/>
              <w:bottom w:val="single" w:sz="4" w:space="0" w:color="000000"/>
              <w:right w:val="single" w:sz="4" w:space="0" w:color="000000"/>
            </w:tcBorders>
            <w:shd w:val="clear" w:color="auto" w:fill="auto"/>
          </w:tcPr>
          <w:p w14:paraId="291727DF"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78614FC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individuals or loci that are likely mislabled, contaminated, or have similar issues. Can often be identified via PCA and other comparative analyses.</w:t>
            </w:r>
          </w:p>
        </w:tc>
      </w:tr>
      <w:tr w:rsidR="006A6885" w:rsidRPr="006A6885" w14:paraId="39815E4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21D647F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Transition-transversion bias</w:t>
            </w:r>
          </w:p>
        </w:tc>
        <w:tc>
          <w:tcPr>
            <w:tcW w:w="900" w:type="dxa"/>
            <w:tcBorders>
              <w:top w:val="nil"/>
              <w:left w:val="nil"/>
              <w:bottom w:val="single" w:sz="4" w:space="0" w:color="000000"/>
              <w:right w:val="single" w:sz="4" w:space="0" w:color="000000"/>
            </w:tcBorders>
            <w:shd w:val="clear" w:color="auto" w:fill="auto"/>
          </w:tcPr>
          <w:p w14:paraId="349463D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3BC617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from genomic regions with unexpected transition:transversion ratios.</w:t>
            </w:r>
          </w:p>
        </w:tc>
      </w:tr>
      <w:tr w:rsidR="006A6885" w:rsidRPr="006A6885" w14:paraId="2E9EE07E"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330A812B"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F</w:t>
            </w:r>
            <w:r w:rsidRPr="006A6885">
              <w:rPr>
                <w:color w:val="000000"/>
                <w:sz w:val="22"/>
                <w:szCs w:val="22"/>
                <w:vertAlign w:val="subscript"/>
              </w:rPr>
              <w:t>ST</w:t>
            </w:r>
            <w:r w:rsidRPr="006A6885">
              <w:rPr>
                <w:color w:val="000000"/>
                <w:sz w:val="22"/>
                <w:szCs w:val="22"/>
              </w:rPr>
              <w:t>/selection Outliers</w:t>
            </w:r>
          </w:p>
        </w:tc>
        <w:tc>
          <w:tcPr>
            <w:tcW w:w="900" w:type="dxa"/>
            <w:tcBorders>
              <w:top w:val="nil"/>
              <w:left w:val="nil"/>
              <w:bottom w:val="single" w:sz="4" w:space="0" w:color="000000"/>
              <w:right w:val="single" w:sz="4" w:space="0" w:color="000000"/>
            </w:tcBorders>
            <w:shd w:val="clear" w:color="auto" w:fill="auto"/>
          </w:tcPr>
          <w:p w14:paraId="350A0B04"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5D555B5D"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outlier loci likely to be under selection. Useful for cases where putatively neutral processes specifically are of interest (</w:t>
            </w:r>
            <w:r w:rsidRPr="006A6885">
              <w:rPr>
                <w:i/>
                <w:iCs/>
                <w:color w:val="000000"/>
                <w:sz w:val="22"/>
                <w:szCs w:val="22"/>
              </w:rPr>
              <w:t>e.g.</w:t>
            </w:r>
            <w:r w:rsidRPr="006A6885">
              <w:rPr>
                <w:color w:val="000000"/>
                <w:sz w:val="22"/>
                <w:szCs w:val="22"/>
              </w:rPr>
              <w:t>, gene flow).</w:t>
            </w:r>
          </w:p>
        </w:tc>
      </w:tr>
    </w:tbl>
    <w:p w14:paraId="1F5A7AAA" w14:textId="77777777" w:rsidR="00367E56" w:rsidRDefault="00367E56" w:rsidP="006A6885">
      <w:pPr>
        <w:ind w:firstLine="0"/>
      </w:pPr>
    </w:p>
    <w:p w14:paraId="6D208201" w14:textId="77777777" w:rsidR="00367E56" w:rsidRDefault="00367E56" w:rsidP="00367E56"/>
    <w:p w14:paraId="13284DB0" w14:textId="77777777" w:rsidR="00367E56" w:rsidRDefault="00367E56" w:rsidP="00367E56">
      <w:r>
        <w:br w:type="page"/>
      </w:r>
    </w:p>
    <w:p w14:paraId="03B50F26" w14:textId="42FB886E" w:rsidR="00367E56" w:rsidRDefault="00367E56" w:rsidP="00DA726A">
      <w:pPr>
        <w:ind w:firstLine="0"/>
        <w:rPr>
          <w:bCs/>
        </w:rPr>
      </w:pPr>
      <w:r>
        <w:rPr>
          <w:b/>
        </w:rPr>
        <w:lastRenderedPageBreak/>
        <w:t xml:space="preserve">Table 2: </w:t>
      </w:r>
      <w:r>
        <w:t>A simplified example of how investigators could report the types of datasets (from different filtering) produced during filtering, containing several examples of filtered sets with suggested standardized nomenclature</w:t>
      </w:r>
      <w:r w:rsidR="00DA726A">
        <w:t>/notation</w:t>
      </w:r>
      <w:r>
        <w:t xml:space="preserve">. </w:t>
      </w:r>
      <w:r w:rsidR="00DA726A">
        <w:t>In this example</w:t>
      </w:r>
      <w:r>
        <w:t xml:space="preserve"> we assume that all filtering was performed on the same dataset. Filtering should be first guided by the types of questions investigators </w:t>
      </w:r>
      <w:r w:rsidR="00717BCE">
        <w:t>wish</w:t>
      </w:r>
      <w:r>
        <w:t xml:space="preserve"> to answer</w:t>
      </w:r>
      <w:r w:rsidR="00DA726A">
        <w:t>, but we also</w:t>
      </w:r>
      <w:r>
        <w:rPr>
          <w:bCs/>
        </w:rPr>
        <w:t xml:space="preserve"> strongly recommend that different filtering thresholds should be used to address the same question</w:t>
      </w:r>
      <w:r w:rsidR="00DA726A">
        <w:rPr>
          <w:bCs/>
        </w:rPr>
        <w:t xml:space="preserve"> for comparison. F</w:t>
      </w:r>
      <w:r>
        <w:rPr>
          <w:bCs/>
        </w:rPr>
        <w:t xml:space="preserve">or population structure, </w:t>
      </w:r>
      <w:r w:rsidR="00DA726A">
        <w:rPr>
          <w:bCs/>
        </w:rPr>
        <w:t xml:space="preserve">for example, </w:t>
      </w:r>
      <w:r>
        <w:rPr>
          <w:bCs/>
        </w:rPr>
        <w:t xml:space="preserve">investigators may want to examine the effects of </w:t>
      </w:r>
      <w:r w:rsidR="00DA726A">
        <w:rPr>
          <w:bCs/>
        </w:rPr>
        <w:t>several different</w:t>
      </w:r>
      <w:r>
        <w:rPr>
          <w:bCs/>
        </w:rPr>
        <w:t xml:space="preserve"> MAF </w:t>
      </w:r>
      <w:r w:rsidR="00DA726A">
        <w:rPr>
          <w:bCs/>
        </w:rPr>
        <w:t xml:space="preserve">thresholds, and therefore create several different similar datasets. </w:t>
      </w:r>
      <w:r w:rsidR="007C334C">
        <w:rPr>
          <w:bCs/>
        </w:rPr>
        <w:t>We show this below, although</w:t>
      </w:r>
      <w:r>
        <w:rPr>
          <w:bCs/>
        </w:rPr>
        <w:t xml:space="preserve"> in practice several thresholds should be used for most questions</w:t>
      </w:r>
      <w:r w:rsidR="007C334C">
        <w:rPr>
          <w:bCs/>
        </w:rPr>
        <w:t>, and more questions should be tested at multiple filtering thresholds</w:t>
      </w:r>
      <w:r>
        <w:rPr>
          <w:bCs/>
        </w:rPr>
        <w:t xml:space="preserve">. Notice that different questions suggest that different levels of filtering, types of filters, and filter thresholds should be applied. </w:t>
      </w:r>
      <w:r w:rsidR="007C334C">
        <w:rPr>
          <w:bCs/>
        </w:rPr>
        <w:t>As a final note, we also suggest that filtered VCF files be retained and archived for each dataset used in the analysis, and the names of those files clearly listed in this table or in the supplementary material for reproducibility purposes.</w:t>
      </w:r>
    </w:p>
    <w:tbl>
      <w:tblPr>
        <w:tblW w:w="19368" w:type="dxa"/>
        <w:tblInd w:w="-905" w:type="dxa"/>
        <w:tblLayout w:type="fixed"/>
        <w:tblLook w:val="04A0" w:firstRow="1" w:lastRow="0" w:firstColumn="1" w:lastColumn="0" w:noHBand="0" w:noVBand="1"/>
      </w:tblPr>
      <w:tblGrid>
        <w:gridCol w:w="1438"/>
        <w:gridCol w:w="1442"/>
        <w:gridCol w:w="1097"/>
        <w:gridCol w:w="95"/>
        <w:gridCol w:w="1102"/>
        <w:gridCol w:w="39"/>
        <w:gridCol w:w="900"/>
        <w:gridCol w:w="351"/>
        <w:gridCol w:w="885"/>
        <w:gridCol w:w="206"/>
        <w:gridCol w:w="528"/>
        <w:gridCol w:w="517"/>
        <w:gridCol w:w="890"/>
        <w:gridCol w:w="394"/>
        <w:gridCol w:w="528"/>
        <w:gridCol w:w="428"/>
        <w:gridCol w:w="667"/>
        <w:gridCol w:w="273"/>
        <w:gridCol w:w="1360"/>
        <w:gridCol w:w="108"/>
        <w:gridCol w:w="1172"/>
        <w:gridCol w:w="87"/>
        <w:gridCol w:w="527"/>
        <w:gridCol w:w="630"/>
        <w:gridCol w:w="1148"/>
        <w:gridCol w:w="1188"/>
        <w:gridCol w:w="1368"/>
      </w:tblGrid>
      <w:tr w:rsidR="006A6885" w:rsidRPr="006A6885" w14:paraId="77F1E273" w14:textId="77777777" w:rsidTr="00B80623">
        <w:trPr>
          <w:gridAfter w:val="5"/>
          <w:wAfter w:w="4861" w:type="dxa"/>
          <w:trHeight w:val="315"/>
        </w:trPr>
        <w:tc>
          <w:tcPr>
            <w:tcW w:w="1438" w:type="dxa"/>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30EE29E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Questions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3BC93FF5" w14:textId="77777777" w:rsidR="006A6885" w:rsidRPr="006A6885" w:rsidRDefault="006A6885" w:rsidP="006A6885">
            <w:pPr>
              <w:spacing w:before="0" w:after="0" w:line="240" w:lineRule="auto"/>
              <w:ind w:firstLine="0"/>
              <w:jc w:val="center"/>
              <w:rPr>
                <w:b/>
                <w:bCs/>
                <w:color w:val="000000"/>
                <w:sz w:val="20"/>
                <w:szCs w:val="20"/>
              </w:rPr>
            </w:pPr>
            <w:r w:rsidRPr="006A6885">
              <w:rPr>
                <w:b/>
                <w:bCs/>
                <w:color w:val="000000"/>
                <w:sz w:val="20"/>
                <w:szCs w:val="20"/>
              </w:rPr>
              <w:t>Level</w:t>
            </w:r>
          </w:p>
        </w:tc>
        <w:tc>
          <w:tcPr>
            <w:tcW w:w="1097"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2A75BB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Mapping Quality</w:t>
            </w:r>
          </w:p>
        </w:tc>
        <w:tc>
          <w:tcPr>
            <w:tcW w:w="1236"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97660C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Genotype Quality</w:t>
            </w:r>
          </w:p>
        </w:tc>
        <w:tc>
          <w:tcPr>
            <w:tcW w:w="125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D6BC8AD"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MAF/MAC</w:t>
            </w:r>
          </w:p>
        </w:tc>
        <w:tc>
          <w:tcPr>
            <w:tcW w:w="109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1AFE5D8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HWE*</w:t>
            </w:r>
          </w:p>
        </w:tc>
        <w:tc>
          <w:tcPr>
            <w:tcW w:w="528"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56E53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LD</w:t>
            </w:r>
          </w:p>
        </w:tc>
        <w:tc>
          <w:tcPr>
            <w:tcW w:w="1407"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FA4AC1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Individuals</w:t>
            </w:r>
          </w:p>
        </w:tc>
        <w:tc>
          <w:tcPr>
            <w:tcW w:w="1350"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6B269B"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Loci</w:t>
            </w:r>
          </w:p>
        </w:tc>
        <w:tc>
          <w:tcPr>
            <w:tcW w:w="940"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48B4D4E3" w14:textId="77777777" w:rsidR="006A6885" w:rsidRPr="006A6885" w:rsidRDefault="006A6885" w:rsidP="006A6885">
            <w:pPr>
              <w:spacing w:before="0" w:after="0" w:line="240" w:lineRule="auto"/>
              <w:ind w:firstLine="0"/>
              <w:rPr>
                <w:b/>
                <w:bCs/>
                <w:color w:val="000000"/>
                <w:sz w:val="20"/>
                <w:szCs w:val="20"/>
              </w:rPr>
            </w:pPr>
            <w:r w:rsidRPr="006A6885">
              <w:rPr>
                <w:b/>
                <w:bCs/>
                <w:i/>
                <w:iCs/>
                <w:color w:val="000000"/>
                <w:sz w:val="20"/>
                <w:szCs w:val="20"/>
              </w:rPr>
              <w:t>F</w:t>
            </w:r>
            <w:r w:rsidRPr="006A6885">
              <w:rPr>
                <w:b/>
                <w:bCs/>
                <w:i/>
                <w:iCs/>
                <w:color w:val="000000"/>
                <w:sz w:val="20"/>
                <w:szCs w:val="20"/>
                <w:vertAlign w:val="subscript"/>
              </w:rPr>
              <w:t>ST</w:t>
            </w:r>
            <w:r w:rsidRPr="006A6885">
              <w:rPr>
                <w:b/>
                <w:bCs/>
                <w:color w:val="000000"/>
                <w:sz w:val="20"/>
                <w:szCs w:val="20"/>
              </w:rPr>
              <w:t xml:space="preserve"> Outliers</w:t>
            </w:r>
          </w:p>
        </w:tc>
        <w:tc>
          <w:tcPr>
            <w:tcW w:w="1360"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C57D45E"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SNPs**</w:t>
            </w:r>
          </w:p>
        </w:tc>
        <w:tc>
          <w:tcPr>
            <w:tcW w:w="1367"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07AF41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Individuals</w:t>
            </w:r>
          </w:p>
        </w:tc>
      </w:tr>
      <w:tr w:rsidR="006A6885" w:rsidRPr="006A6885" w14:paraId="58A67CA7" w14:textId="77777777" w:rsidTr="00B80623">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589516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5004F7E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69A6E25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4246B8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E30CC84" w14:textId="12830A7B"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21229F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485A1A2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43A9FB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6B3537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739D6AD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918336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400,000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307A23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3B0A7E9A" w14:textId="77777777" w:rsidTr="00B80623">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0608F3E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20829C1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DAB2C1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AC86E3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3638FC5D" w14:textId="5179AD27"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0.1</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336411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136C10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33B791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454102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47FD133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52D71DC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300,000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19DBA8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643F461D" w14:textId="77777777" w:rsidTr="00B80623">
        <w:trPr>
          <w:gridAfter w:val="5"/>
          <w:wAfter w:w="4861" w:type="dxa"/>
          <w:trHeight w:val="620"/>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CA7A9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GWAS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671C498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33E05C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&gt;30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D708A8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 (99%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17FDBE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 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122F10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7484518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1339BC8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9018DE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 xml:space="preserve"> &lt;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3BACFBF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64AAC3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9BD750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100</w:t>
            </w:r>
          </w:p>
        </w:tc>
      </w:tr>
      <w:tr w:rsidR="006A6885" w:rsidRPr="006A6885" w14:paraId="5AD4A699"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6A71A5B1" w14:textId="22CE91F4" w:rsidR="006A6885" w:rsidRPr="006A6885" w:rsidRDefault="006A6885" w:rsidP="006A6885">
            <w:pPr>
              <w:spacing w:before="0" w:after="0" w:line="240" w:lineRule="auto"/>
              <w:ind w:firstLine="0"/>
              <w:rPr>
                <w:color w:val="000000"/>
                <w:sz w:val="20"/>
                <w:szCs w:val="20"/>
              </w:rPr>
            </w:pPr>
            <w:r w:rsidRPr="006A6885">
              <w:rPr>
                <w:color w:val="000000"/>
                <w:sz w:val="20"/>
                <w:szCs w:val="20"/>
              </w:rPr>
              <w:t>Tajima’s D;</w:t>
            </w:r>
            <w:r w:rsidRPr="006A6885">
              <w:rPr>
                <w:color w:val="000000"/>
                <w:sz w:val="20"/>
                <w:szCs w:val="20"/>
              </w:rPr>
              <w:br/>
              <w:t>SFS based estimators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24EE6B5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6999B67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8FA9BD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13A98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1</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FF07C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1e-6</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57DAFC96" w14:textId="77777777" w:rsidR="006A6885" w:rsidRPr="006A6885" w:rsidRDefault="006A6885" w:rsidP="006A6885">
            <w:pPr>
              <w:spacing w:before="0" w:after="0" w:line="240" w:lineRule="auto"/>
              <w:ind w:firstLine="0"/>
              <w:rPr>
                <w:color w:val="000000"/>
                <w:sz w:val="20"/>
                <w:szCs w:val="20"/>
              </w:rPr>
            </w:pPr>
            <w:commentRangeStart w:id="23"/>
            <w:r w:rsidRPr="006A6885">
              <w:rPr>
                <w:color w:val="000000"/>
                <w:sz w:val="20"/>
                <w:szCs w:val="20"/>
              </w:rPr>
              <w:t>No</w:t>
            </w:r>
            <w:commentRangeEnd w:id="23"/>
            <w:r w:rsidR="007C334C">
              <w:rPr>
                <w:rStyle w:val="CommentReference"/>
              </w:rPr>
              <w:commentReference w:id="23"/>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0718EA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1F55C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1CE8594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18B6E1A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3AFB6EC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w:t>
            </w:r>
          </w:p>
        </w:tc>
      </w:tr>
      <w:tr w:rsidR="006A6885" w:rsidRPr="006A6885" w14:paraId="7B59ECB6"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2B08162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lastRenderedPageBreak/>
              <w:t>Genetic diversity</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047609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D523D9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128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857898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614300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62831B6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AC02C1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1967719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07DEA3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698F7F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1126FD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170</w:t>
            </w:r>
          </w:p>
        </w:tc>
      </w:tr>
      <w:tr w:rsidR="006A6885" w:rsidRPr="006A6885" w14:paraId="15A12AE0"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43DAFF3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Selection; Selective sweeps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37EFA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96CB37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A2E52A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E2653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Any within group MAF &gt; 0.05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F712A5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13730BA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F91CAC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DCD7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2D6175B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0EEE2C5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700,000**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227382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180</w:t>
            </w:r>
          </w:p>
        </w:tc>
      </w:tr>
      <w:tr w:rsidR="006A6885" w:rsidRPr="006A6885" w14:paraId="764F8AB6" w14:textId="77777777" w:rsidTr="00B80623">
        <w:trPr>
          <w:trHeight w:val="315"/>
        </w:trPr>
        <w:tc>
          <w:tcPr>
            <w:tcW w:w="1438" w:type="dxa"/>
            <w:tcBorders>
              <w:top w:val="nil"/>
              <w:left w:val="nil"/>
              <w:bottom w:val="nil"/>
              <w:right w:val="nil"/>
            </w:tcBorders>
            <w:shd w:val="clear" w:color="auto" w:fill="auto"/>
            <w:noWrap/>
            <w:vAlign w:val="bottom"/>
            <w:hideMark/>
          </w:tcPr>
          <w:p w14:paraId="62F68187" w14:textId="77777777" w:rsidR="006A6885" w:rsidRPr="006A6885" w:rsidRDefault="006A6885" w:rsidP="006A6885">
            <w:pPr>
              <w:spacing w:before="0" w:after="0" w:line="240" w:lineRule="auto"/>
              <w:ind w:firstLine="0"/>
              <w:rPr>
                <w:sz w:val="20"/>
                <w:szCs w:val="20"/>
              </w:rPr>
            </w:pPr>
          </w:p>
        </w:tc>
        <w:tc>
          <w:tcPr>
            <w:tcW w:w="1442" w:type="dxa"/>
            <w:tcBorders>
              <w:top w:val="nil"/>
              <w:left w:val="nil"/>
              <w:bottom w:val="nil"/>
              <w:right w:val="nil"/>
            </w:tcBorders>
          </w:tcPr>
          <w:p w14:paraId="25D4140D" w14:textId="77777777" w:rsidR="006A6885" w:rsidRPr="006A6885" w:rsidRDefault="006A6885" w:rsidP="006A6885">
            <w:pPr>
              <w:spacing w:before="0" w:after="0" w:line="240" w:lineRule="auto"/>
              <w:ind w:firstLine="0"/>
              <w:rPr>
                <w:sz w:val="20"/>
                <w:szCs w:val="20"/>
              </w:rPr>
            </w:pPr>
          </w:p>
        </w:tc>
        <w:tc>
          <w:tcPr>
            <w:tcW w:w="1192" w:type="dxa"/>
            <w:gridSpan w:val="2"/>
            <w:tcBorders>
              <w:top w:val="nil"/>
              <w:left w:val="nil"/>
              <w:bottom w:val="nil"/>
              <w:right w:val="nil"/>
            </w:tcBorders>
            <w:shd w:val="clear" w:color="auto" w:fill="auto"/>
            <w:noWrap/>
            <w:vAlign w:val="bottom"/>
            <w:hideMark/>
          </w:tcPr>
          <w:p w14:paraId="541201CD" w14:textId="77777777" w:rsidR="006A6885" w:rsidRPr="006A6885" w:rsidRDefault="006A6885" w:rsidP="006A6885">
            <w:pPr>
              <w:spacing w:before="0" w:after="0" w:line="240" w:lineRule="auto"/>
              <w:ind w:firstLine="0"/>
              <w:rPr>
                <w:sz w:val="20"/>
                <w:szCs w:val="20"/>
              </w:rPr>
            </w:pPr>
          </w:p>
        </w:tc>
        <w:tc>
          <w:tcPr>
            <w:tcW w:w="1102" w:type="dxa"/>
            <w:tcBorders>
              <w:top w:val="nil"/>
              <w:left w:val="nil"/>
              <w:bottom w:val="nil"/>
              <w:right w:val="nil"/>
            </w:tcBorders>
            <w:shd w:val="clear" w:color="auto" w:fill="auto"/>
            <w:noWrap/>
            <w:vAlign w:val="bottom"/>
            <w:hideMark/>
          </w:tcPr>
          <w:p w14:paraId="51DBEF76" w14:textId="77777777" w:rsidR="006A6885" w:rsidRPr="006A6885" w:rsidRDefault="006A6885" w:rsidP="006A6885">
            <w:pPr>
              <w:spacing w:before="0" w:after="0" w:line="240" w:lineRule="auto"/>
              <w:ind w:firstLine="0"/>
              <w:rPr>
                <w:sz w:val="20"/>
                <w:szCs w:val="20"/>
              </w:rPr>
            </w:pPr>
          </w:p>
        </w:tc>
        <w:tc>
          <w:tcPr>
            <w:tcW w:w="939" w:type="dxa"/>
            <w:gridSpan w:val="2"/>
            <w:tcBorders>
              <w:top w:val="nil"/>
              <w:left w:val="nil"/>
              <w:bottom w:val="nil"/>
              <w:right w:val="nil"/>
            </w:tcBorders>
            <w:shd w:val="clear" w:color="auto" w:fill="auto"/>
            <w:noWrap/>
            <w:vAlign w:val="bottom"/>
            <w:hideMark/>
          </w:tcPr>
          <w:p w14:paraId="7D7E6179" w14:textId="77777777" w:rsidR="006A6885" w:rsidRPr="006A6885" w:rsidRDefault="006A6885" w:rsidP="006A6885">
            <w:pPr>
              <w:spacing w:before="0" w:after="0" w:line="240" w:lineRule="auto"/>
              <w:ind w:firstLine="0"/>
              <w:rPr>
                <w:sz w:val="20"/>
                <w:szCs w:val="20"/>
              </w:rPr>
            </w:pPr>
          </w:p>
        </w:tc>
        <w:tc>
          <w:tcPr>
            <w:tcW w:w="1236" w:type="dxa"/>
            <w:gridSpan w:val="2"/>
            <w:tcBorders>
              <w:top w:val="nil"/>
              <w:left w:val="nil"/>
              <w:bottom w:val="nil"/>
              <w:right w:val="nil"/>
            </w:tcBorders>
            <w:shd w:val="clear" w:color="auto" w:fill="auto"/>
            <w:noWrap/>
            <w:vAlign w:val="bottom"/>
            <w:hideMark/>
          </w:tcPr>
          <w:p w14:paraId="746E5677" w14:textId="77777777" w:rsidR="006A6885" w:rsidRPr="006A6885" w:rsidRDefault="006A6885" w:rsidP="006A6885">
            <w:pPr>
              <w:spacing w:before="0" w:after="0" w:line="240" w:lineRule="auto"/>
              <w:ind w:firstLine="0"/>
              <w:rPr>
                <w:sz w:val="20"/>
                <w:szCs w:val="20"/>
              </w:rPr>
            </w:pPr>
          </w:p>
        </w:tc>
        <w:tc>
          <w:tcPr>
            <w:tcW w:w="1251" w:type="dxa"/>
            <w:gridSpan w:val="3"/>
            <w:tcBorders>
              <w:top w:val="nil"/>
              <w:left w:val="nil"/>
              <w:bottom w:val="nil"/>
              <w:right w:val="nil"/>
            </w:tcBorders>
            <w:shd w:val="clear" w:color="auto" w:fill="auto"/>
            <w:noWrap/>
            <w:vAlign w:val="bottom"/>
            <w:hideMark/>
          </w:tcPr>
          <w:p w14:paraId="47F808A5" w14:textId="77777777" w:rsidR="006A6885" w:rsidRPr="006A6885" w:rsidRDefault="006A6885" w:rsidP="006A6885">
            <w:pPr>
              <w:spacing w:before="0" w:after="0" w:line="240" w:lineRule="auto"/>
              <w:ind w:firstLine="0"/>
              <w:rPr>
                <w:sz w:val="20"/>
                <w:szCs w:val="20"/>
              </w:rPr>
            </w:pPr>
          </w:p>
        </w:tc>
        <w:tc>
          <w:tcPr>
            <w:tcW w:w="1284" w:type="dxa"/>
            <w:gridSpan w:val="2"/>
            <w:tcBorders>
              <w:top w:val="nil"/>
              <w:left w:val="nil"/>
              <w:bottom w:val="nil"/>
              <w:right w:val="nil"/>
            </w:tcBorders>
            <w:shd w:val="clear" w:color="auto" w:fill="auto"/>
            <w:noWrap/>
            <w:vAlign w:val="bottom"/>
            <w:hideMark/>
          </w:tcPr>
          <w:p w14:paraId="11706DB2" w14:textId="77777777" w:rsidR="006A6885" w:rsidRPr="006A6885" w:rsidRDefault="006A6885" w:rsidP="006A6885">
            <w:pPr>
              <w:spacing w:before="0" w:after="0" w:line="240" w:lineRule="auto"/>
              <w:ind w:firstLine="0"/>
              <w:rPr>
                <w:sz w:val="20"/>
                <w:szCs w:val="20"/>
              </w:rPr>
            </w:pPr>
          </w:p>
        </w:tc>
        <w:tc>
          <w:tcPr>
            <w:tcW w:w="528" w:type="dxa"/>
            <w:tcBorders>
              <w:top w:val="nil"/>
              <w:left w:val="nil"/>
              <w:bottom w:val="nil"/>
              <w:right w:val="nil"/>
            </w:tcBorders>
            <w:shd w:val="clear" w:color="auto" w:fill="auto"/>
            <w:noWrap/>
            <w:vAlign w:val="bottom"/>
            <w:hideMark/>
          </w:tcPr>
          <w:p w14:paraId="212D11A5" w14:textId="77777777" w:rsidR="006A6885" w:rsidRPr="006A6885" w:rsidRDefault="006A6885" w:rsidP="006A6885">
            <w:pPr>
              <w:spacing w:before="0" w:after="0" w:line="240" w:lineRule="auto"/>
              <w:ind w:firstLine="0"/>
              <w:rPr>
                <w:sz w:val="20"/>
                <w:szCs w:val="20"/>
              </w:rPr>
            </w:pPr>
          </w:p>
        </w:tc>
        <w:tc>
          <w:tcPr>
            <w:tcW w:w="1095" w:type="dxa"/>
            <w:gridSpan w:val="2"/>
            <w:tcBorders>
              <w:top w:val="nil"/>
              <w:left w:val="nil"/>
              <w:bottom w:val="nil"/>
              <w:right w:val="nil"/>
            </w:tcBorders>
            <w:shd w:val="clear" w:color="auto" w:fill="auto"/>
            <w:noWrap/>
            <w:vAlign w:val="bottom"/>
            <w:hideMark/>
          </w:tcPr>
          <w:p w14:paraId="590AA176" w14:textId="77777777" w:rsidR="006A6885" w:rsidRPr="006A6885" w:rsidRDefault="006A6885" w:rsidP="006A6885">
            <w:pPr>
              <w:spacing w:before="0" w:after="0" w:line="240" w:lineRule="auto"/>
              <w:ind w:firstLine="0"/>
              <w:rPr>
                <w:sz w:val="20"/>
                <w:szCs w:val="20"/>
              </w:rPr>
            </w:pPr>
          </w:p>
        </w:tc>
        <w:tc>
          <w:tcPr>
            <w:tcW w:w="1741" w:type="dxa"/>
            <w:gridSpan w:val="3"/>
            <w:tcBorders>
              <w:top w:val="nil"/>
              <w:left w:val="nil"/>
              <w:bottom w:val="nil"/>
              <w:right w:val="nil"/>
            </w:tcBorders>
            <w:shd w:val="clear" w:color="auto" w:fill="auto"/>
            <w:noWrap/>
            <w:vAlign w:val="bottom"/>
            <w:hideMark/>
          </w:tcPr>
          <w:p w14:paraId="07E10064" w14:textId="77777777" w:rsidR="006A6885" w:rsidRPr="006A6885" w:rsidRDefault="006A6885" w:rsidP="006A6885">
            <w:pPr>
              <w:spacing w:before="0" w:after="0" w:line="240" w:lineRule="auto"/>
              <w:ind w:firstLine="0"/>
              <w:rPr>
                <w:sz w:val="20"/>
                <w:szCs w:val="20"/>
              </w:rPr>
            </w:pPr>
          </w:p>
        </w:tc>
        <w:tc>
          <w:tcPr>
            <w:tcW w:w="1172" w:type="dxa"/>
            <w:tcBorders>
              <w:top w:val="nil"/>
              <w:left w:val="nil"/>
              <w:bottom w:val="nil"/>
              <w:right w:val="nil"/>
            </w:tcBorders>
            <w:shd w:val="clear" w:color="auto" w:fill="auto"/>
            <w:noWrap/>
            <w:vAlign w:val="bottom"/>
            <w:hideMark/>
          </w:tcPr>
          <w:p w14:paraId="5DD8AB9B" w14:textId="77777777" w:rsidR="006A6885" w:rsidRPr="006A6885" w:rsidRDefault="006A6885" w:rsidP="006A6885">
            <w:pPr>
              <w:spacing w:before="0" w:after="0" w:line="240" w:lineRule="auto"/>
              <w:ind w:firstLine="0"/>
              <w:rPr>
                <w:sz w:val="20"/>
                <w:szCs w:val="20"/>
              </w:rPr>
            </w:pPr>
          </w:p>
        </w:tc>
        <w:tc>
          <w:tcPr>
            <w:tcW w:w="614" w:type="dxa"/>
            <w:gridSpan w:val="2"/>
            <w:tcBorders>
              <w:top w:val="nil"/>
              <w:left w:val="nil"/>
              <w:bottom w:val="nil"/>
              <w:right w:val="nil"/>
            </w:tcBorders>
            <w:shd w:val="clear" w:color="auto" w:fill="auto"/>
            <w:noWrap/>
            <w:vAlign w:val="bottom"/>
            <w:hideMark/>
          </w:tcPr>
          <w:p w14:paraId="5C3C4AC0" w14:textId="77777777" w:rsidR="006A6885" w:rsidRPr="006A6885" w:rsidRDefault="006A6885" w:rsidP="006A6885">
            <w:pPr>
              <w:spacing w:before="0" w:after="0" w:line="240" w:lineRule="auto"/>
              <w:ind w:firstLine="0"/>
              <w:rPr>
                <w:sz w:val="20"/>
                <w:szCs w:val="20"/>
              </w:rPr>
            </w:pPr>
          </w:p>
        </w:tc>
        <w:tc>
          <w:tcPr>
            <w:tcW w:w="630" w:type="dxa"/>
            <w:tcBorders>
              <w:top w:val="nil"/>
              <w:left w:val="nil"/>
              <w:bottom w:val="nil"/>
              <w:right w:val="nil"/>
            </w:tcBorders>
            <w:shd w:val="clear" w:color="auto" w:fill="auto"/>
            <w:noWrap/>
            <w:vAlign w:val="bottom"/>
            <w:hideMark/>
          </w:tcPr>
          <w:p w14:paraId="100C81BE" w14:textId="77777777" w:rsidR="006A6885" w:rsidRPr="006A6885" w:rsidRDefault="006A6885" w:rsidP="006A6885">
            <w:pPr>
              <w:spacing w:before="0" w:after="0" w:line="240" w:lineRule="auto"/>
              <w:ind w:firstLine="0"/>
              <w:rPr>
                <w:sz w:val="20"/>
                <w:szCs w:val="20"/>
              </w:rPr>
            </w:pPr>
          </w:p>
        </w:tc>
        <w:tc>
          <w:tcPr>
            <w:tcW w:w="1148" w:type="dxa"/>
            <w:tcBorders>
              <w:top w:val="nil"/>
              <w:left w:val="nil"/>
              <w:bottom w:val="nil"/>
              <w:right w:val="nil"/>
            </w:tcBorders>
            <w:shd w:val="clear" w:color="auto" w:fill="auto"/>
            <w:noWrap/>
            <w:vAlign w:val="bottom"/>
            <w:hideMark/>
          </w:tcPr>
          <w:p w14:paraId="4ADA0F45" w14:textId="77777777" w:rsidR="006A6885" w:rsidRPr="006A6885" w:rsidRDefault="006A6885" w:rsidP="006A6885">
            <w:pPr>
              <w:spacing w:before="0" w:after="0" w:line="240" w:lineRule="auto"/>
              <w:ind w:firstLine="0"/>
              <w:rPr>
                <w:sz w:val="20"/>
                <w:szCs w:val="20"/>
              </w:rPr>
            </w:pPr>
          </w:p>
        </w:tc>
        <w:tc>
          <w:tcPr>
            <w:tcW w:w="1188" w:type="dxa"/>
            <w:tcBorders>
              <w:top w:val="nil"/>
              <w:left w:val="nil"/>
              <w:bottom w:val="nil"/>
              <w:right w:val="nil"/>
            </w:tcBorders>
            <w:shd w:val="clear" w:color="auto" w:fill="auto"/>
            <w:noWrap/>
            <w:vAlign w:val="bottom"/>
            <w:hideMark/>
          </w:tcPr>
          <w:p w14:paraId="2A889B37" w14:textId="77777777" w:rsidR="006A6885" w:rsidRPr="006A6885" w:rsidRDefault="006A6885" w:rsidP="006A6885">
            <w:pPr>
              <w:spacing w:before="0" w:after="0" w:line="240" w:lineRule="auto"/>
              <w:ind w:firstLine="0"/>
              <w:rPr>
                <w:sz w:val="20"/>
                <w:szCs w:val="20"/>
              </w:rPr>
            </w:pPr>
          </w:p>
        </w:tc>
        <w:tc>
          <w:tcPr>
            <w:tcW w:w="1368" w:type="dxa"/>
            <w:tcBorders>
              <w:top w:val="nil"/>
              <w:left w:val="nil"/>
              <w:bottom w:val="nil"/>
              <w:right w:val="nil"/>
            </w:tcBorders>
            <w:shd w:val="clear" w:color="auto" w:fill="auto"/>
            <w:noWrap/>
            <w:vAlign w:val="bottom"/>
            <w:hideMark/>
          </w:tcPr>
          <w:p w14:paraId="55B75BF4" w14:textId="77777777" w:rsidR="006A6885" w:rsidRPr="006A6885" w:rsidRDefault="006A6885" w:rsidP="006A6885">
            <w:pPr>
              <w:spacing w:before="0" w:after="0" w:line="240" w:lineRule="auto"/>
              <w:ind w:firstLine="0"/>
              <w:rPr>
                <w:sz w:val="20"/>
                <w:szCs w:val="20"/>
              </w:rPr>
            </w:pPr>
          </w:p>
        </w:tc>
      </w:tr>
    </w:tbl>
    <w:p w14:paraId="0AA1F052" w14:textId="491251A9" w:rsidR="006A6885" w:rsidRDefault="00367E56" w:rsidP="006A6885">
      <w:pPr>
        <w:ind w:firstLine="0"/>
        <w:rPr>
          <w:bCs/>
        </w:rPr>
      </w:pPr>
      <w:r>
        <w:rPr>
          <w:bCs/>
        </w:rPr>
        <w:t>*</w:t>
      </w:r>
      <w:r w:rsidR="007C334C">
        <w:rPr>
          <w:bCs/>
        </w:rPr>
        <w:t>Filters for loci out of</w:t>
      </w:r>
      <w:r>
        <w:rPr>
          <w:bCs/>
        </w:rPr>
        <w:t xml:space="preserve"> HWE should only be applied to at a within sample-group level </w:t>
      </w:r>
      <w:commentRangeStart w:id="24"/>
      <w:r>
        <w:rPr>
          <w:bCs/>
        </w:rPr>
        <w:t xml:space="preserve">(see </w:t>
      </w:r>
      <w:r w:rsidR="007C334C">
        <w:rPr>
          <w:bCs/>
        </w:rPr>
        <w:t xml:space="preserve">Pearman </w:t>
      </w:r>
      <w:r w:rsidR="007C334C" w:rsidRPr="007C334C">
        <w:rPr>
          <w:bCs/>
          <w:i/>
          <w:iCs/>
        </w:rPr>
        <w:t>et al</w:t>
      </w:r>
      <w:r w:rsidR="007C334C">
        <w:rPr>
          <w:bCs/>
        </w:rPr>
        <w:t xml:space="preserve"> 2022</w:t>
      </w:r>
      <w:r w:rsidR="007C334C">
        <w:rPr>
          <w:bCs/>
        </w:rPr>
        <w:fldChar w:fldCharType="begin"/>
      </w:r>
      <w:r w:rsidR="007C334C">
        <w:rPr>
          <w:bCs/>
        </w:rPr>
        <w:instrText xml:space="preserve"> ADDIN ZOTERO_ITEM CSL_CITATION {"citationID":"UtewcYbx","properties":{"formattedCitation":"\\super 53\\nosupersub{}","plainCitation":"53","noteIndex":0},"citationItems":[{"id":"ttQi3pPg/qP0yF1wA","uris":["http://zotero.org/users/local/nWY58Val/items/P24LDBB6"],"itemData":{"id":"ttQi3pPg/qP0yF1wA","type":"article-journal","container-title":"Molecular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7C334C">
        <w:rPr>
          <w:bCs/>
        </w:rPr>
        <w:fldChar w:fldCharType="separate"/>
      </w:r>
      <w:r w:rsidR="007C334C" w:rsidRPr="007C334C">
        <w:rPr>
          <w:vertAlign w:val="superscript"/>
        </w:rPr>
        <w:t>53</w:t>
      </w:r>
      <w:r w:rsidR="007C334C">
        <w:rPr>
          <w:bCs/>
        </w:rPr>
        <w:fldChar w:fldCharType="end"/>
      </w:r>
      <w:r w:rsidR="007C334C">
        <w:rPr>
          <w:bCs/>
        </w:rPr>
        <w:t>)</w:t>
      </w:r>
      <w:r w:rsidRPr="007C334C">
        <w:rPr>
          <w:bCs/>
        </w:rPr>
        <w:t>.</w:t>
      </w:r>
      <w:commentRangeEnd w:id="24"/>
      <w:r w:rsidR="007C334C">
        <w:rPr>
          <w:rStyle w:val="CommentReference"/>
        </w:rPr>
        <w:commentReference w:id="24"/>
      </w:r>
    </w:p>
    <w:p w14:paraId="543B62FB" w14:textId="6D48662B" w:rsidR="00AB68AB" w:rsidRPr="007C334C" w:rsidRDefault="00367E56" w:rsidP="007C334C">
      <w:pPr>
        <w:ind w:firstLine="0"/>
        <w:rPr>
          <w:bCs/>
        </w:rPr>
        <w:sectPr w:rsidR="00AB68AB" w:rsidRPr="007C334C" w:rsidSect="006A6885">
          <w:footerReference w:type="default" r:id="rId18"/>
          <w:footerReference w:type="first" r:id="rId19"/>
          <w:pgSz w:w="15840" w:h="12240" w:orient="landscape"/>
          <w:pgMar w:top="1440" w:right="1440" w:bottom="1440" w:left="1440" w:header="720" w:footer="720" w:gutter="0"/>
          <w:lnNumType w:countBy="1" w:restart="continuous"/>
          <w:cols w:space="720"/>
          <w:docGrid w:linePitch="326"/>
        </w:sectPr>
      </w:pPr>
      <w:r>
        <w:rPr>
          <w:bCs/>
        </w:rPr>
        <w:t>**When filtering SNPs within sample-group</w:t>
      </w:r>
      <w:r w:rsidR="007C334C">
        <w:rPr>
          <w:bCs/>
        </w:rPr>
        <w:t>s</w:t>
      </w:r>
      <w:r>
        <w:rPr>
          <w:bCs/>
        </w:rPr>
        <w:t>, different sample groups will contain different numbers of polymorphic SNPs. The numbers here reflect a hypothetical mean across all sample groups.</w:t>
      </w:r>
    </w:p>
    <w:p w14:paraId="109CB526" w14:textId="730B6F42" w:rsidR="00AB68AB" w:rsidRDefault="00AB68AB">
      <w:pPr>
        <w:widowControl w:val="0"/>
        <w:pBdr>
          <w:top w:val="nil"/>
          <w:left w:val="nil"/>
          <w:bottom w:val="nil"/>
          <w:right w:val="nil"/>
          <w:between w:val="nil"/>
        </w:pBdr>
        <w:spacing w:before="0" w:after="0" w:line="276" w:lineRule="auto"/>
        <w:ind w:firstLine="0"/>
      </w:pPr>
    </w:p>
    <w:sectPr w:rsidR="00AB68AB" w:rsidSect="006A688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k Christie" w:date="2023-07-13T17:59:00Z" w:initials="">
    <w:p w14:paraId="60BC6C6E"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In response to Jared's comment, we could use Filtering (with a cap F) to describe all of filtering - e.g., not just varying parameters within a filter and "filtering" to refer to just varying a parameter within a single filter.</w:t>
      </w:r>
    </w:p>
  </w:comment>
  <w:comment w:id="1" w:author="gordon luikart" w:date="2023-07-14T04:06:00Z" w:initials="">
    <w:p w14:paraId="37989566"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 like it.  Can we define the big F-word above.            We can use  two F-words!</w:t>
      </w:r>
    </w:p>
  </w:comment>
  <w:comment w:id="2" w:author="Jared Grummer" w:date="2023-06-30T21:04:00Z" w:initials="">
    <w:p w14:paraId="73A830EF"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We should add in a short paragraph to mention polyploids, their challenges, and how our review will largely deal with diploids.</w:t>
      </w:r>
    </w:p>
  </w:comment>
  <w:comment w:id="3" w:author="gordon luikart" w:date="2023-07-05T07:09:00Z" w:initials="">
    <w:p w14:paraId="166A3A96"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might also briefly mention the challenge of working on clones (or selfers) and cite a pub that reviews problems of doing pop gen on clonal species.</w:t>
      </w:r>
    </w:p>
  </w:comment>
  <w:comment w:id="4" w:author="gordon luikart" w:date="2023-07-14T04:03:00Z" w:initials="">
    <w:p w14:paraId="0456466A"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"published" is a better word for a review - if true</w:t>
      </w:r>
    </w:p>
  </w:comment>
  <w:comment w:id="5" w:author="gordon luikart" w:date="2023-07-14T04:04:00Z" w:initials="">
    <w:p w14:paraId="7CD813A4"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should we make bold font and define pre- and post-variant in the Glossary??</w:t>
      </w:r>
    </w:p>
  </w:comment>
  <w:comment w:id="6" w:author="gordon luikart" w:date="2023-07-14T04:05:00Z" w:initials="">
    <w:p w14:paraId="08767131"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will it be clear enough as to what post-variant means?   post-genotyping?  </w:t>
      </w:r>
    </w:p>
    <w:p w14:paraId="42E12CF5"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a Glossary explaination coudl help, or an additional senetence here?</w:t>
      </w:r>
    </w:p>
  </w:comment>
  <w:comment w:id="7" w:author="Jared Grummer" w:date="2023-06-20T17:09:00Z" w:initials="">
    <w:p w14:paraId="538689C5"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think we can give some examples here and highlight some of the studies that have analyzed multiple datasets and quantified the effects of filtering (to also give them kudos and serve as examples of what researchers "should" do). Some examples include: </w:t>
      </w:r>
    </w:p>
    <w:p w14:paraId="6B603171" w14:textId="77777777" w:rsidR="00AB68AB" w:rsidRDefault="00AB68AB">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p>
    <w:p w14:paraId="6455A4F3"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Boyle et al. (2019) - Population Genomics and Demographic Sampling of the Ant-Plant Vachellia drepanolobium and Its Symbiotic Ants From Sites Across Its Range in East Africa - effects of missing data</w:t>
      </w:r>
    </w:p>
    <w:p w14:paraId="44A5E381" w14:textId="77777777" w:rsidR="00AB68AB" w:rsidRDefault="00AB68AB">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p>
    <w:p w14:paraId="2B15B4EA"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Vanhove et al. (2021) - Using gradient Forest to predict climate response and adaptation in Cork oak - effect on private alleles, H, pi, Fis</w:t>
      </w:r>
    </w:p>
    <w:p w14:paraId="7ACA41CE"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 </w:t>
      </w:r>
    </w:p>
    <w:p w14:paraId="3C4B8302" w14:textId="77777777" w:rsidR="00AB68AB" w:rsidRDefault="00AB68AB">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p>
    <w:p w14:paraId="37EDB147"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Nazareno and Knowles (2021) - There Is No ‘Rule of Thumb’: Genomic Filter Settings for a Small Plant Population to Obtain Unbiased Gene Flow Estimates - effects of MAF and missing data</w:t>
      </w:r>
    </w:p>
  </w:comment>
  <w:comment w:id="9" w:author="Mark Christie" w:date="2023-07-13T17:59:00Z" w:initials="">
    <w:p w14:paraId="34B6CA8F"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In response to Jared's comment, we could use Filtering (with a cap F) to describe all of filtering - e.g., not just varying parameters within a filter and "filtering" to refer to just varying a parameter within a single filter.</w:t>
      </w:r>
    </w:p>
  </w:comment>
  <w:comment w:id="10" w:author="gordon luikart" w:date="2023-07-14T04:06:00Z" w:initials="">
    <w:p w14:paraId="63859AA7"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 like it.  Can we define the big F-word above.            We can use  two F-words!</w:t>
      </w:r>
    </w:p>
  </w:comment>
  <w:comment w:id="12" w:author="Jared Grummer" w:date="2023-07-10T16:26:00Z" w:initials="">
    <w:p w14:paraId="178AD62E"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I'm thinking we should include phylogenetics in here, but I can think of reasons why you'd want both restrictive and permissive MAF filters there!</w:t>
      </w:r>
    </w:p>
  </w:comment>
  <w:comment w:id="13" w:author="Jared Grummer" w:date="2023-07-14T21:49:00Z" w:initials="">
    <w:p w14:paraId="44477090"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This needs to be re-stated somehow. "Previously observed" doesn't clearly point to study-wide vs. within-group (also was unclear before my suggested wording change).</w:t>
      </w:r>
    </w:p>
  </w:comment>
  <w:comment w:id="14" w:author="gordon luikart" w:date="2023-07-09T23:04:00Z" w:initials="">
    <w:p w14:paraId="03B61397"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if this archiving is already required at some journals/plades, we Could  cite a pub or the journal - e.g,. Molec Ecology or ?)?</w:t>
      </w:r>
    </w:p>
  </w:comment>
  <w:comment w:id="15" w:author="William Hemstrom" w:date="2023-07-11T04:41:00Z" w:initials="">
    <w:p w14:paraId="7B1A4212"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 think this is usually still just the fastqs, right? Mol. Eco suggests dryad but doesn't require it.</w:t>
      </w:r>
    </w:p>
  </w:comment>
  <w:comment w:id="16" w:author="Mark Christie" w:date="2023-07-07T17:01:00Z" w:initials="">
    <w:p w14:paraId="3965B1EA"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what is the carrot? future-proof your study...</w:t>
      </w:r>
    </w:p>
  </w:comment>
  <w:comment w:id="17" w:author="gordon luikart" w:date="2023-07-14T19:27:00Z" w:initials="">
    <w:p w14:paraId="0D671DC6"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Confidence in results for the researchers themselves (PIs, etc.), the reviewers (easier/quicker review process), the readers, and for the advancement of science or conservation, with lower risk of errors that could poterntially lead to a publication retraction, or harmful conservation decisions, for example.</w:t>
      </w:r>
    </w:p>
  </w:comment>
  <w:comment w:id="18" w:author="Christie, Mark R" w:date="2023-07-11T10:17:00Z" w:initials="MC">
    <w:p w14:paraId="6DD52EAA" w14:textId="77777777" w:rsidR="00367E56" w:rsidRDefault="00367E56" w:rsidP="00367E56">
      <w:pPr>
        <w:pStyle w:val="CommentText"/>
      </w:pPr>
      <w:r>
        <w:rPr>
          <w:rStyle w:val="CommentReference"/>
        </w:rPr>
        <w:annotationRef/>
      </w:r>
      <w:r>
        <w:t xml:space="preserve">Correction for HWE is a strange beast. Unlike most statistical tests, you retain non-significant results for HWE; if you do a multiple correction then you end of retaining way more loci (opposite to the goals of multiple correction). </w:t>
      </w:r>
    </w:p>
  </w:comment>
  <w:comment w:id="19" w:author="Grummer, Jared" w:date="2023-07-14T17:15:00Z" w:initials="MOU">
    <w:p w14:paraId="266C2BFE" w14:textId="77777777" w:rsidR="00367E56" w:rsidRDefault="00367E56" w:rsidP="00367E56">
      <w:r>
        <w:rPr>
          <w:rStyle w:val="CommentReference"/>
        </w:rPr>
        <w:annotationRef/>
      </w:r>
      <w:r>
        <w:rPr>
          <w:sz w:val="20"/>
          <w:szCs w:val="20"/>
        </w:rPr>
        <w:t>Still 160 words too long!</w:t>
      </w:r>
    </w:p>
  </w:comment>
  <w:comment w:id="23" w:author="Hemstrom, William Beryl" w:date="2023-07-14T21:04:00Z" w:initials="HWB">
    <w:p w14:paraId="0D58AF9F" w14:textId="77777777" w:rsidR="007C334C" w:rsidRDefault="007C334C" w:rsidP="00D74E31">
      <w:pPr>
        <w:pStyle w:val="CommentText"/>
        <w:ind w:firstLine="0"/>
      </w:pPr>
      <w:r>
        <w:rPr>
          <w:rStyle w:val="CommentReference"/>
        </w:rPr>
        <w:annotationRef/>
      </w:r>
      <w:r>
        <w:t>Some SFS stuff, like demographic reconstruction, usually wants an LD filter--maybe just drop to Tajima's D?</w:t>
      </w:r>
    </w:p>
  </w:comment>
  <w:comment w:id="24" w:author="Hemstrom, William Beryl" w:date="2023-07-14T21:02:00Z" w:initials="HWB">
    <w:p w14:paraId="000E3D6E" w14:textId="329EFF2D" w:rsidR="007C334C" w:rsidRDefault="007C334C" w:rsidP="00421499">
      <w:pPr>
        <w:pStyle w:val="CommentText"/>
        <w:ind w:firstLine="0"/>
      </w:pPr>
      <w:r>
        <w:rPr>
          <w:rStyle w:val="CommentReference"/>
        </w:rPr>
        <w:annotationRef/>
      </w:r>
      <w:r>
        <w:t>You mentioned Lou et al--is that one still appropriate here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BC6C6E" w15:done="0"/>
  <w15:commentEx w15:paraId="37989566" w15:done="0"/>
  <w15:commentEx w15:paraId="73A830EF" w15:done="0"/>
  <w15:commentEx w15:paraId="166A3A96" w15:done="0"/>
  <w15:commentEx w15:paraId="0456466A" w15:done="0"/>
  <w15:commentEx w15:paraId="7CD813A4" w15:done="0"/>
  <w15:commentEx w15:paraId="42E12CF5" w15:done="0"/>
  <w15:commentEx w15:paraId="37EDB147" w15:done="0"/>
  <w15:commentEx w15:paraId="34B6CA8F" w15:done="0"/>
  <w15:commentEx w15:paraId="63859AA7" w15:done="0"/>
  <w15:commentEx w15:paraId="178AD62E" w15:done="0"/>
  <w15:commentEx w15:paraId="44477090" w15:done="0"/>
  <w15:commentEx w15:paraId="03B61397" w15:done="0"/>
  <w15:commentEx w15:paraId="7B1A4212" w15:done="0"/>
  <w15:commentEx w15:paraId="3965B1EA" w15:done="0"/>
  <w15:commentEx w15:paraId="0D671DC6" w15:done="0"/>
  <w15:commentEx w15:paraId="6DD52EAA" w15:done="0"/>
  <w15:commentEx w15:paraId="266C2BFE" w15:done="0"/>
  <w15:commentEx w15:paraId="0D58AF9F" w15:done="0"/>
  <w15:commentEx w15:paraId="000E3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7AAC0" w16cex:dateUtc="2023-07-11T14:17:00Z"/>
  <w16cex:commentExtensible w16cex:durableId="285C0122" w16cex:dateUtc="2023-07-14T23:15:00Z"/>
  <w16cex:commentExtensible w16cex:durableId="285C36DA" w16cex:dateUtc="2023-07-15T04:04:00Z"/>
  <w16cex:commentExtensible w16cex:durableId="285C364A" w16cex:dateUtc="2023-07-15T0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BC6C6E" w16cid:durableId="285BFE8C"/>
  <w16cid:commentId w16cid:paraId="37989566" w16cid:durableId="285BFE8D"/>
  <w16cid:commentId w16cid:paraId="73A830EF" w16cid:durableId="285BFE8E"/>
  <w16cid:commentId w16cid:paraId="166A3A96" w16cid:durableId="285BFE8F"/>
  <w16cid:commentId w16cid:paraId="0456466A" w16cid:durableId="285BFE90"/>
  <w16cid:commentId w16cid:paraId="7CD813A4" w16cid:durableId="285BFE91"/>
  <w16cid:commentId w16cid:paraId="42E12CF5" w16cid:durableId="285BFE92"/>
  <w16cid:commentId w16cid:paraId="37EDB147" w16cid:durableId="285BFE93"/>
  <w16cid:commentId w16cid:paraId="34B6CA8F" w16cid:durableId="285BFE94"/>
  <w16cid:commentId w16cid:paraId="63859AA7" w16cid:durableId="285BFE95"/>
  <w16cid:commentId w16cid:paraId="178AD62E" w16cid:durableId="285BFE96"/>
  <w16cid:commentId w16cid:paraId="44477090" w16cid:durableId="285BFE97"/>
  <w16cid:commentId w16cid:paraId="03B61397" w16cid:durableId="285BFE98"/>
  <w16cid:commentId w16cid:paraId="7B1A4212" w16cid:durableId="285BFE99"/>
  <w16cid:commentId w16cid:paraId="3965B1EA" w16cid:durableId="285BFE9A"/>
  <w16cid:commentId w16cid:paraId="0D671DC6" w16cid:durableId="285BFE9B"/>
  <w16cid:commentId w16cid:paraId="6DD52EAA" w16cid:durableId="2857AAC0"/>
  <w16cid:commentId w16cid:paraId="266C2BFE" w16cid:durableId="285C0122"/>
  <w16cid:commentId w16cid:paraId="0D58AF9F" w16cid:durableId="285C36DA"/>
  <w16cid:commentId w16cid:paraId="000E3D6E" w16cid:durableId="285C36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2EA40" w14:textId="77777777" w:rsidR="001410B7" w:rsidRDefault="001410B7">
      <w:pPr>
        <w:spacing w:before="0" w:after="0" w:line="240" w:lineRule="auto"/>
      </w:pPr>
      <w:r>
        <w:separator/>
      </w:r>
    </w:p>
  </w:endnote>
  <w:endnote w:type="continuationSeparator" w:id="0">
    <w:p w14:paraId="6BB2C8C1" w14:textId="77777777" w:rsidR="001410B7" w:rsidRDefault="001410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9470" w14:textId="77777777" w:rsidR="00367E56" w:rsidRDefault="00367E56">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D873" w14:textId="77777777" w:rsidR="00367E56" w:rsidRDefault="00367E5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FA42" w14:textId="77777777" w:rsidR="00AB68AB" w:rsidRDefault="00000000">
    <w:pPr>
      <w:jc w:val="right"/>
    </w:pPr>
    <w:r>
      <w:fldChar w:fldCharType="begin"/>
    </w:r>
    <w:r>
      <w:instrText>PAGE</w:instrText>
    </w:r>
    <w:r>
      <w:fldChar w:fldCharType="separate"/>
    </w:r>
    <w:r w:rsidR="00367E56">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CC6E0" w14:textId="77777777" w:rsidR="00AB68AB" w:rsidRDefault="00AB68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A6B7A" w14:textId="77777777" w:rsidR="001410B7" w:rsidRDefault="001410B7">
      <w:pPr>
        <w:spacing w:before="0" w:after="0" w:line="240" w:lineRule="auto"/>
      </w:pPr>
      <w:r>
        <w:separator/>
      </w:r>
    </w:p>
  </w:footnote>
  <w:footnote w:type="continuationSeparator" w:id="0">
    <w:p w14:paraId="60C2B85B" w14:textId="77777777" w:rsidR="001410B7" w:rsidRDefault="001410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B3C15"/>
    <w:multiLevelType w:val="multilevel"/>
    <w:tmpl w:val="7BC82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5E4F14"/>
    <w:multiLevelType w:val="multilevel"/>
    <w:tmpl w:val="D60AE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F6230F"/>
    <w:multiLevelType w:val="multilevel"/>
    <w:tmpl w:val="4756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5848504">
    <w:abstractNumId w:val="0"/>
  </w:num>
  <w:num w:numId="2" w16cid:durableId="396782137">
    <w:abstractNumId w:val="1"/>
  </w:num>
  <w:num w:numId="3" w16cid:durableId="3758608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e, Mark R">
    <w15:presenceInfo w15:providerId="AD" w15:userId="S::christ99@purdue.edu::1030e2b3-6d82-4b1d-a5d5-bc09261b73d6"/>
  </w15:person>
  <w15:person w15:author="Grummer, Jared">
    <w15:presenceInfo w15:providerId="AD" w15:userId="S::jared.grummer@flbsad.umt.edu::b3d38184-4d46-4af9-ae5c-d4a46bb0ddf6"/>
  </w15:person>
  <w15:person w15:author="Hemstrom, William Beryl">
    <w15:presenceInfo w15:providerId="AD" w15:userId="S::whemstro@purdue.edu::919baf96-2b94-4e61-b9db-422ac6360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8AB"/>
    <w:rsid w:val="001410B7"/>
    <w:rsid w:val="002E40A1"/>
    <w:rsid w:val="00367E56"/>
    <w:rsid w:val="00535255"/>
    <w:rsid w:val="005F6A90"/>
    <w:rsid w:val="006A6885"/>
    <w:rsid w:val="00717BCE"/>
    <w:rsid w:val="007C334C"/>
    <w:rsid w:val="0083149F"/>
    <w:rsid w:val="009C58B5"/>
    <w:rsid w:val="00AB68AB"/>
    <w:rsid w:val="00B85545"/>
    <w:rsid w:val="00BF108F"/>
    <w:rsid w:val="00BF39FE"/>
    <w:rsid w:val="00C977DD"/>
    <w:rsid w:val="00DA7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7C90"/>
  <w15:docId w15:val="{6DD48522-6BC8-41B0-912D-7FB3DC98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367E56"/>
    <w:pPr>
      <w:tabs>
        <w:tab w:val="left" w:pos="504"/>
      </w:tabs>
      <w:spacing w:after="0"/>
      <w:ind w:left="504" w:hanging="504"/>
    </w:pPr>
  </w:style>
  <w:style w:type="character" w:styleId="Hyperlink">
    <w:name w:val="Hyperlink"/>
    <w:basedOn w:val="DefaultParagraphFont"/>
    <w:uiPriority w:val="99"/>
    <w:unhideWhenUsed/>
    <w:rsid w:val="00367E56"/>
    <w:rPr>
      <w:color w:val="0000FF" w:themeColor="hyperlink"/>
      <w:u w:val="single"/>
    </w:rPr>
  </w:style>
  <w:style w:type="character" w:styleId="UnresolvedMention">
    <w:name w:val="Unresolved Mention"/>
    <w:basedOn w:val="DefaultParagraphFont"/>
    <w:uiPriority w:val="99"/>
    <w:semiHidden/>
    <w:unhideWhenUsed/>
    <w:rsid w:val="00367E56"/>
    <w:rPr>
      <w:color w:val="605E5C"/>
      <w:shd w:val="clear" w:color="auto" w:fill="E1DFDD"/>
    </w:rPr>
  </w:style>
  <w:style w:type="character" w:styleId="LineNumber">
    <w:name w:val="line number"/>
    <w:basedOn w:val="DefaultParagraphFont"/>
    <w:uiPriority w:val="99"/>
    <w:semiHidden/>
    <w:unhideWhenUsed/>
    <w:rsid w:val="00367E56"/>
  </w:style>
  <w:style w:type="table" w:styleId="TableGrid">
    <w:name w:val="Table Grid"/>
    <w:basedOn w:val="TableNormal"/>
    <w:uiPriority w:val="39"/>
    <w:rsid w:val="00367E56"/>
    <w:pPr>
      <w:spacing w:before="0" w:after="0" w:line="240" w:lineRule="auto"/>
      <w:ind w:firstLine="0"/>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40A1"/>
    <w:rPr>
      <w:color w:val="808080"/>
    </w:rPr>
  </w:style>
  <w:style w:type="paragraph" w:styleId="CommentSubject">
    <w:name w:val="annotation subject"/>
    <w:basedOn w:val="CommentText"/>
    <w:next w:val="CommentText"/>
    <w:link w:val="CommentSubjectChar"/>
    <w:uiPriority w:val="99"/>
    <w:semiHidden/>
    <w:unhideWhenUsed/>
    <w:rsid w:val="007C334C"/>
    <w:rPr>
      <w:b/>
      <w:bCs/>
    </w:rPr>
  </w:style>
  <w:style w:type="character" w:customStyle="1" w:styleId="CommentSubjectChar">
    <w:name w:val="Comment Subject Char"/>
    <w:basedOn w:val="CommentTextChar"/>
    <w:link w:val="CommentSubject"/>
    <w:uiPriority w:val="99"/>
    <w:semiHidden/>
    <w:rsid w:val="007C33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717070">
      <w:bodyDiv w:val="1"/>
      <w:marLeft w:val="0"/>
      <w:marRight w:val="0"/>
      <w:marTop w:val="0"/>
      <w:marBottom w:val="0"/>
      <w:divBdr>
        <w:top w:val="none" w:sz="0" w:space="0" w:color="auto"/>
        <w:left w:val="none" w:sz="0" w:space="0" w:color="auto"/>
        <w:bottom w:val="none" w:sz="0" w:space="0" w:color="auto"/>
        <w:right w:val="none" w:sz="0" w:space="0" w:color="auto"/>
      </w:divBdr>
    </w:div>
    <w:div w:id="1154447821">
      <w:bodyDiv w:val="1"/>
      <w:marLeft w:val="0"/>
      <w:marRight w:val="0"/>
      <w:marTop w:val="0"/>
      <w:marBottom w:val="0"/>
      <w:divBdr>
        <w:top w:val="none" w:sz="0" w:space="0" w:color="auto"/>
        <w:left w:val="none" w:sz="0" w:space="0" w:color="auto"/>
        <w:bottom w:val="none" w:sz="0" w:space="0" w:color="auto"/>
        <w:right w:val="none" w:sz="0" w:space="0" w:color="auto"/>
      </w:divBdr>
    </w:div>
    <w:div w:id="1178160425">
      <w:bodyDiv w:val="1"/>
      <w:marLeft w:val="0"/>
      <w:marRight w:val="0"/>
      <w:marTop w:val="0"/>
      <w:marBottom w:val="0"/>
      <w:divBdr>
        <w:top w:val="none" w:sz="0" w:space="0" w:color="auto"/>
        <w:left w:val="none" w:sz="0" w:space="0" w:color="auto"/>
        <w:bottom w:val="none" w:sz="0" w:space="0" w:color="auto"/>
        <w:right w:val="none" w:sz="0" w:space="0" w:color="auto"/>
      </w:divBdr>
    </w:div>
    <w:div w:id="1317609833">
      <w:bodyDiv w:val="1"/>
      <w:marLeft w:val="0"/>
      <w:marRight w:val="0"/>
      <w:marTop w:val="0"/>
      <w:marBottom w:val="0"/>
      <w:divBdr>
        <w:top w:val="none" w:sz="0" w:space="0" w:color="auto"/>
        <w:left w:val="none" w:sz="0" w:space="0" w:color="auto"/>
        <w:bottom w:val="none" w:sz="0" w:space="0" w:color="auto"/>
        <w:right w:val="none" w:sz="0" w:space="0" w:color="auto"/>
      </w:divBdr>
    </w:div>
    <w:div w:id="1770272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whemstro@purdue.edu" TargetMode="External"/><Relationship Id="rId13" Type="http://schemas.openxmlformats.org/officeDocument/2006/relationships/image" Target="media/image1.png"/><Relationship Id="rId18" Type="http://schemas.openxmlformats.org/officeDocument/2006/relationships/footer" Target="foot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E2E0F-0ABD-4547-9E4A-F036ADF9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58033</Words>
  <Characters>330791</Characters>
  <Application>Microsoft Office Word</Application>
  <DocSecurity>0</DocSecurity>
  <Lines>2756</Lines>
  <Paragraphs>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3</cp:revision>
  <dcterms:created xsi:type="dcterms:W3CDTF">2023-07-15T04:06:00Z</dcterms:created>
  <dcterms:modified xsi:type="dcterms:W3CDTF">2023-07-15T04:07:00Z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{"style":{"styleID":"http://www.zotero.org/styles/nature-reviews-genetics","hasBibliography":true,"bibliographyStyleHasBeenSet":true},"prefs":{"fieldType":"Field","automaticJournalAbbreviations":true,"delayCitationUpdates":false,"noteType":0,"dontAskDelay</vt:lpwstr>
  </property>
  <property fmtid="{D5CDD505-2E9C-101B-9397-08002B2CF9AE}" pid="3" name="ZOTERO_PREF_2">
    <vt:lpwstr>CitationUpdates":true},"sessionID":"ttQi3pPg","zoteroVersion":"6.0.26","dataVersion":4}</vt:lpwstr>
  </property>
  <property fmtid="{D5CDD505-2E9C-101B-9397-08002B2CF9AE}" pid="4" name="MSIP_Label_4044bd30-2ed7-4c9d-9d12-46200872a97b_Enabled">
    <vt:lpwstr>true</vt:lpwstr>
  </property>
  <property fmtid="{D5CDD505-2E9C-101B-9397-08002B2CF9AE}" pid="5" name="MSIP_Label_4044bd30-2ed7-4c9d-9d12-46200872a97b_SetDate">
    <vt:lpwstr>2023-07-15T04:05:22Z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8046509a-20e4-47a0-863e-6b34ade5839c</vt:lpwstr>
  </property>
  <property fmtid="{D5CDD505-2E9C-101B-9397-08002B2CF9AE}" pid="10" name="MSIP_Label_4044bd30-2ed7-4c9d-9d12-46200872a97b_ContentBits">
    <vt:lpwstr>0</vt:lpwstr>
  </property>
</Properties>
</file>